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C439" w14:textId="77777777" w:rsidR="00AA3DD8" w:rsidRPr="00AA3DD8" w:rsidRDefault="00AA3DD8" w:rsidP="00AA3DD8">
      <w:pPr>
        <w:pStyle w:val="NoSpacing"/>
        <w:jc w:val="center"/>
        <w:rPr>
          <w:rFonts w:ascii="Arial" w:hAnsi="Arial" w:cs="Arial"/>
        </w:rPr>
      </w:pPr>
    </w:p>
    <w:p w14:paraId="763E6DC9" w14:textId="77777777" w:rsidR="001F0BD1" w:rsidRDefault="001F0BD1" w:rsidP="00AA3DD8">
      <w:pPr>
        <w:pStyle w:val="NoSpacing"/>
        <w:jc w:val="center"/>
        <w:rPr>
          <w:rFonts w:ascii="Arial" w:hAnsi="Arial" w:cs="Arial"/>
          <w:b/>
          <w:sz w:val="24"/>
        </w:rPr>
      </w:pPr>
    </w:p>
    <w:p w14:paraId="1D8DAB48" w14:textId="1A70D8EB" w:rsidR="00AA3DD8" w:rsidRPr="00AA3DD8" w:rsidRDefault="00AA3DD8" w:rsidP="00AA3DD8">
      <w:pPr>
        <w:pStyle w:val="NoSpacing"/>
        <w:jc w:val="center"/>
        <w:rPr>
          <w:rFonts w:ascii="Arial" w:hAnsi="Arial" w:cs="Arial"/>
          <w:b/>
          <w:sz w:val="24"/>
        </w:rPr>
      </w:pPr>
      <w:bookmarkStart w:id="0" w:name="_Hlk216772457"/>
      <w:r w:rsidRPr="00AA3DD8">
        <w:rPr>
          <w:rFonts w:ascii="Arial" w:hAnsi="Arial" w:cs="Arial"/>
          <w:b/>
          <w:sz w:val="24"/>
        </w:rPr>
        <w:t xml:space="preserve">Characterizing </w:t>
      </w:r>
      <w:r w:rsidR="008E0D77">
        <w:rPr>
          <w:rFonts w:ascii="Arial" w:hAnsi="Arial" w:cs="Arial"/>
          <w:b/>
          <w:sz w:val="24"/>
        </w:rPr>
        <w:t xml:space="preserve">the Use of </w:t>
      </w:r>
      <w:r w:rsidRPr="00AA3DD8">
        <w:rPr>
          <w:rFonts w:ascii="Arial" w:hAnsi="Arial" w:cs="Arial"/>
          <w:b/>
          <w:sz w:val="24"/>
        </w:rPr>
        <w:t>Home Care Services Among U.S. Cancer Survivors</w:t>
      </w:r>
    </w:p>
    <w:p w14:paraId="5EF0A433" w14:textId="77777777" w:rsidR="00AA3DD8" w:rsidRPr="00AA3DD8" w:rsidRDefault="00AA3DD8" w:rsidP="00AA3DD8">
      <w:pPr>
        <w:pStyle w:val="NoSpacing"/>
        <w:jc w:val="center"/>
        <w:rPr>
          <w:rFonts w:ascii="Arial" w:hAnsi="Arial" w:cs="Arial"/>
          <w:b/>
        </w:rPr>
      </w:pPr>
    </w:p>
    <w:p w14:paraId="21A385D1" w14:textId="77777777" w:rsidR="001F0BD1" w:rsidRDefault="001F0BD1" w:rsidP="00AA3DD8">
      <w:pPr>
        <w:pStyle w:val="NoSpacing"/>
        <w:jc w:val="center"/>
        <w:rPr>
          <w:rFonts w:ascii="Arial" w:hAnsi="Arial" w:cs="Arial"/>
        </w:rPr>
      </w:pPr>
      <w:bookmarkStart w:id="1" w:name="_heading=h.gjdgxs" w:colFirst="0" w:colLast="0"/>
      <w:bookmarkEnd w:id="1"/>
    </w:p>
    <w:p w14:paraId="0D08E908" w14:textId="55FBFA16" w:rsidR="00AA3DD8" w:rsidRPr="00AA3DD8" w:rsidRDefault="00AA3DD8" w:rsidP="00D7344E">
      <w:pPr>
        <w:pStyle w:val="NoSpacing"/>
        <w:jc w:val="center"/>
        <w:rPr>
          <w:rFonts w:ascii="Arial" w:hAnsi="Arial" w:cs="Arial"/>
          <w:lang w:val="fr-FR"/>
        </w:rPr>
      </w:pPr>
      <w:r w:rsidRPr="00AA3DD8">
        <w:rPr>
          <w:rFonts w:ascii="Arial" w:hAnsi="Arial" w:cs="Arial"/>
        </w:rPr>
        <w:t>Naveen Premnath</w:t>
      </w:r>
      <w:r w:rsidR="00665C07">
        <w:rPr>
          <w:rFonts w:ascii="Arial" w:hAnsi="Arial" w:cs="Arial"/>
          <w:vertAlign w:val="superscript"/>
        </w:rPr>
        <w:t>1</w:t>
      </w:r>
      <w:r w:rsidRPr="00AA3DD8">
        <w:rPr>
          <w:rFonts w:ascii="Arial" w:hAnsi="Arial" w:cs="Arial"/>
        </w:rPr>
        <w:t>, MD</w:t>
      </w:r>
      <w:r w:rsidR="007F56BD">
        <w:rPr>
          <w:rFonts w:ascii="Arial" w:hAnsi="Arial" w:cs="Arial"/>
        </w:rPr>
        <w:t>*</w:t>
      </w:r>
      <w:r w:rsidRPr="00AA3DD8">
        <w:rPr>
          <w:rFonts w:ascii="Arial" w:hAnsi="Arial" w:cs="Arial"/>
        </w:rPr>
        <w:t>;</w:t>
      </w:r>
      <w:ins w:id="2" w:author="Naveen Premnath" w:date="2026-01-06T10:29:00Z">
        <w:r w:rsidR="00FD0815">
          <w:rPr>
            <w:rFonts w:ascii="Arial" w:hAnsi="Arial" w:cs="Arial"/>
          </w:rPr>
          <w:t xml:space="preserve"> </w:t>
        </w:r>
        <w:commentRangeStart w:id="3"/>
        <w:r w:rsidR="00FD0815">
          <w:rPr>
            <w:rFonts w:ascii="Arial" w:hAnsi="Arial" w:cs="Arial"/>
          </w:rPr>
          <w:t>Adrien Le</w:t>
        </w:r>
      </w:ins>
      <w:commentRangeEnd w:id="3"/>
      <w:ins w:id="4" w:author="Naveen Premnath" w:date="2026-01-06T10:30:00Z">
        <w:r w:rsidR="00FD0815">
          <w:rPr>
            <w:rStyle w:val="CommentReference"/>
            <w:rFonts w:ascii="Arial" w:hAnsi="Arial" w:cs="Arial"/>
            <w:sz w:val="22"/>
            <w:szCs w:val="22"/>
          </w:rPr>
          <w:commentReference w:id="3"/>
        </w:r>
      </w:ins>
      <w:ins w:id="5" w:author="Naveen Premnath" w:date="2026-01-06T10:29:00Z">
        <w:r w:rsidR="00FD0815">
          <w:rPr>
            <w:rFonts w:ascii="Arial" w:hAnsi="Arial" w:cs="Arial"/>
          </w:rPr>
          <w:t xml:space="preserve">, </w:t>
        </w:r>
      </w:ins>
      <w:r w:rsidR="00AC377E" w:rsidRPr="00AC377E">
        <w:rPr>
          <w:rFonts w:ascii="Arial" w:hAnsi="Arial" w:cs="Arial"/>
        </w:rPr>
        <w:t xml:space="preserve"> B.S. in Data and Statistical Science</w:t>
      </w:r>
      <w:r w:rsidR="00AC377E">
        <w:rPr>
          <w:rFonts w:ascii="Arial" w:hAnsi="Arial" w:cs="Arial"/>
          <w:vertAlign w:val="superscript"/>
        </w:rPr>
        <w:t>1</w:t>
      </w:r>
      <w:r w:rsidR="00AC377E">
        <w:rPr>
          <w:rFonts w:ascii="Arial" w:hAnsi="Arial" w:cs="Arial"/>
        </w:rPr>
        <w:t>;</w:t>
      </w:r>
      <w:r w:rsidR="003E6F0B" w:rsidRPr="003E6F0B">
        <w:rPr>
          <w:rFonts w:ascii="Arial" w:hAnsi="Arial" w:cs="Arial"/>
        </w:rPr>
        <w:t xml:space="preserve"> Qasim Hussaini</w:t>
      </w:r>
      <w:r w:rsidR="00BB27E7">
        <w:rPr>
          <w:rFonts w:ascii="Arial" w:hAnsi="Arial" w:cs="Arial"/>
          <w:vertAlign w:val="superscript"/>
        </w:rPr>
        <w:t>2</w:t>
      </w:r>
      <w:r w:rsidR="003E6F0B">
        <w:rPr>
          <w:rFonts w:ascii="Arial" w:hAnsi="Arial" w:cs="Arial"/>
        </w:rPr>
        <w:t>,</w:t>
      </w:r>
      <w:r w:rsidR="003A34F0">
        <w:rPr>
          <w:rFonts w:ascii="Arial" w:hAnsi="Arial" w:cs="Arial"/>
        </w:rPr>
        <w:t xml:space="preserve"> </w:t>
      </w:r>
      <w:r w:rsidR="003E6F0B">
        <w:rPr>
          <w:rFonts w:ascii="Arial" w:hAnsi="Arial" w:cs="Arial"/>
        </w:rPr>
        <w:t>MD;</w:t>
      </w:r>
      <w:r w:rsidR="007E350F">
        <w:rPr>
          <w:rFonts w:ascii="Arial" w:hAnsi="Arial" w:cs="Arial"/>
        </w:rPr>
        <w:t xml:space="preserve"> </w:t>
      </w:r>
      <w:r w:rsidR="007E350F" w:rsidRPr="007E350F">
        <w:rPr>
          <w:rFonts w:ascii="Arial" w:hAnsi="Arial" w:cs="Arial"/>
        </w:rPr>
        <w:t>Ramy Sedhom</w:t>
      </w:r>
      <w:r w:rsidR="00BB27E7">
        <w:rPr>
          <w:rFonts w:ascii="Arial" w:hAnsi="Arial" w:cs="Arial"/>
          <w:vertAlign w:val="superscript"/>
        </w:rPr>
        <w:t>3</w:t>
      </w:r>
      <w:r w:rsidR="007E350F">
        <w:rPr>
          <w:rFonts w:ascii="Arial" w:hAnsi="Arial" w:cs="Arial"/>
        </w:rPr>
        <w:t xml:space="preserve">, MD; </w:t>
      </w:r>
      <w:r w:rsidRPr="00AA3DD8">
        <w:rPr>
          <w:rFonts w:ascii="Arial" w:hAnsi="Arial" w:cs="Arial"/>
          <w:lang w:val="fr-FR"/>
        </w:rPr>
        <w:t xml:space="preserve">Anne H. </w:t>
      </w:r>
      <w:r w:rsidR="008E0D77">
        <w:rPr>
          <w:rFonts w:ascii="Arial" w:hAnsi="Arial" w:cs="Arial"/>
          <w:lang w:val="fr-FR"/>
        </w:rPr>
        <w:t>Blaes</w:t>
      </w:r>
      <w:r w:rsidR="00665C07">
        <w:rPr>
          <w:rFonts w:ascii="Arial" w:hAnsi="Arial" w:cs="Arial"/>
          <w:vertAlign w:val="superscript"/>
          <w:lang w:val="fr-FR"/>
        </w:rPr>
        <w:t>1</w:t>
      </w:r>
      <w:r w:rsidR="008E0D77">
        <w:rPr>
          <w:rFonts w:ascii="Arial" w:hAnsi="Arial" w:cs="Arial"/>
          <w:lang w:val="fr-FR"/>
        </w:rPr>
        <w:t xml:space="preserve">, MD, MS; </w:t>
      </w:r>
      <w:r w:rsidR="00140BF4" w:rsidRPr="00AA3DD8">
        <w:rPr>
          <w:rFonts w:ascii="Arial" w:hAnsi="Arial" w:cs="Arial"/>
        </w:rPr>
        <w:t>Helen M. Parsons, PhD, MPH;</w:t>
      </w:r>
      <w:r w:rsidR="00140BF4">
        <w:rPr>
          <w:rFonts w:ascii="Arial" w:hAnsi="Arial" w:cs="Arial"/>
          <w:lang w:val="fr-FR"/>
        </w:rPr>
        <w:t xml:space="preserve"> </w:t>
      </w:r>
      <w:r w:rsidR="008E0D77">
        <w:rPr>
          <w:rFonts w:ascii="Arial" w:hAnsi="Arial" w:cs="Arial"/>
          <w:lang w:val="fr-FR"/>
        </w:rPr>
        <w:t>Arjun Gupta</w:t>
      </w:r>
      <w:r w:rsidR="00665C07">
        <w:rPr>
          <w:rFonts w:ascii="Arial" w:hAnsi="Arial" w:cs="Arial"/>
          <w:vertAlign w:val="superscript"/>
          <w:lang w:val="fr-FR"/>
        </w:rPr>
        <w:t>1</w:t>
      </w:r>
      <w:r w:rsidR="007F56BD">
        <w:rPr>
          <w:rFonts w:ascii="Arial" w:hAnsi="Arial" w:cs="Arial"/>
          <w:lang w:val="fr-FR"/>
        </w:rPr>
        <w:t>, MD</w:t>
      </w:r>
    </w:p>
    <w:p w14:paraId="29E07F3F" w14:textId="77777777" w:rsidR="00AA3DD8" w:rsidRPr="00AA3DD8" w:rsidRDefault="00AA3DD8" w:rsidP="00AA3DD8">
      <w:pPr>
        <w:pStyle w:val="NoSpacing"/>
        <w:jc w:val="center"/>
        <w:rPr>
          <w:rFonts w:ascii="Arial" w:hAnsi="Arial" w:cs="Arial"/>
          <w:lang w:val="fr-FR"/>
        </w:rPr>
      </w:pPr>
      <w:bookmarkStart w:id="6" w:name="_heading=h.30j0zll" w:colFirst="0" w:colLast="0"/>
      <w:bookmarkStart w:id="7" w:name="_heading=h.1fob9te" w:colFirst="0" w:colLast="0"/>
      <w:bookmarkEnd w:id="6"/>
      <w:bookmarkEnd w:id="7"/>
    </w:p>
    <w:p w14:paraId="247E553A" w14:textId="605391A9" w:rsidR="00AA3DD8" w:rsidRDefault="00AA3DD8" w:rsidP="00AA3DD8">
      <w:pPr>
        <w:pStyle w:val="NoSpacing"/>
        <w:jc w:val="center"/>
        <w:rPr>
          <w:rFonts w:ascii="Arial" w:hAnsi="Arial" w:cs="Arial"/>
        </w:rPr>
      </w:pPr>
      <w:bookmarkStart w:id="8" w:name="_heading=h.3znysh7" w:colFirst="0" w:colLast="0"/>
      <w:bookmarkEnd w:id="8"/>
      <w:r w:rsidRPr="00AA3DD8">
        <w:rPr>
          <w:rFonts w:ascii="Arial" w:hAnsi="Arial" w:cs="Arial"/>
          <w:vertAlign w:val="superscript"/>
        </w:rPr>
        <w:t>1</w:t>
      </w:r>
      <w:r w:rsidRPr="00AA3DD8">
        <w:rPr>
          <w:rFonts w:ascii="Arial" w:hAnsi="Arial" w:cs="Arial"/>
        </w:rPr>
        <w:t>University of Minnesota, Minneapolis, MN</w:t>
      </w:r>
    </w:p>
    <w:p w14:paraId="41EB3097" w14:textId="013F04D2" w:rsidR="0077146D" w:rsidRDefault="0077146D" w:rsidP="00AA3DD8">
      <w:pPr>
        <w:pStyle w:val="NoSpacing"/>
        <w:jc w:val="center"/>
        <w:rPr>
          <w:rFonts w:ascii="Arial" w:hAnsi="Arial" w:cs="Arial"/>
        </w:rPr>
      </w:pPr>
      <w:r>
        <w:rPr>
          <w:rFonts w:ascii="Arial" w:hAnsi="Arial" w:cs="Arial"/>
          <w:vertAlign w:val="superscript"/>
        </w:rPr>
        <w:t>2</w:t>
      </w:r>
      <w:r>
        <w:rPr>
          <w:rFonts w:ascii="Arial" w:hAnsi="Arial" w:cs="Arial"/>
        </w:rPr>
        <w:t>University of Alabam</w:t>
      </w:r>
      <w:r w:rsidR="00665C07">
        <w:rPr>
          <w:rFonts w:ascii="Arial" w:hAnsi="Arial" w:cs="Arial"/>
        </w:rPr>
        <w:t xml:space="preserve">a at </w:t>
      </w:r>
      <w:r>
        <w:rPr>
          <w:rFonts w:ascii="Arial" w:hAnsi="Arial" w:cs="Arial"/>
        </w:rPr>
        <w:t>Birmingham,</w:t>
      </w:r>
      <w:r w:rsidR="00665C07">
        <w:rPr>
          <w:rFonts w:ascii="Arial" w:hAnsi="Arial" w:cs="Arial"/>
        </w:rPr>
        <w:t xml:space="preserve"> </w:t>
      </w:r>
      <w:r w:rsidR="00665C07" w:rsidRPr="00665C07">
        <w:rPr>
          <w:rFonts w:ascii="Arial" w:hAnsi="Arial" w:cs="Arial"/>
        </w:rPr>
        <w:t>Birmingham, AL</w:t>
      </w:r>
      <w:r>
        <w:rPr>
          <w:rFonts w:ascii="Arial" w:hAnsi="Arial" w:cs="Arial"/>
        </w:rPr>
        <w:t xml:space="preserve"> </w:t>
      </w:r>
    </w:p>
    <w:p w14:paraId="59E907C6" w14:textId="77777777" w:rsidR="00665C07" w:rsidRDefault="00665C07" w:rsidP="00AA3DD8">
      <w:pPr>
        <w:pStyle w:val="NoSpacing"/>
        <w:jc w:val="center"/>
        <w:rPr>
          <w:rFonts w:ascii="Arial" w:hAnsi="Arial" w:cs="Arial"/>
        </w:rPr>
      </w:pPr>
      <w:r>
        <w:rPr>
          <w:rFonts w:ascii="Arial" w:hAnsi="Arial" w:cs="Arial"/>
          <w:vertAlign w:val="superscript"/>
        </w:rPr>
        <w:t>3</w:t>
      </w:r>
      <w:r w:rsidRPr="00665C07">
        <w:rPr>
          <w:rFonts w:ascii="Arial" w:hAnsi="Arial" w:cs="Arial"/>
        </w:rPr>
        <w:t xml:space="preserve">University of Pennsylvania, Philadelphia, PA </w:t>
      </w:r>
    </w:p>
    <w:p w14:paraId="1B6A209A" w14:textId="58ABAF58" w:rsidR="00BB27E7" w:rsidRPr="00BB27E7" w:rsidRDefault="00BB27E7" w:rsidP="00AA3DD8">
      <w:pPr>
        <w:pStyle w:val="NoSpacing"/>
        <w:jc w:val="center"/>
        <w:rPr>
          <w:rFonts w:ascii="Arial" w:hAnsi="Arial" w:cs="Arial"/>
        </w:rPr>
      </w:pPr>
    </w:p>
    <w:p w14:paraId="1D985489" w14:textId="77777777" w:rsidR="00AA3DD8" w:rsidRDefault="00AA3DD8" w:rsidP="00AA3DD8">
      <w:pPr>
        <w:pStyle w:val="NoSpacing"/>
        <w:rPr>
          <w:rFonts w:ascii="Arial" w:hAnsi="Arial" w:cs="Arial"/>
        </w:rPr>
      </w:pPr>
      <w:bookmarkStart w:id="9" w:name="_heading=h.2et92p0" w:colFirst="0" w:colLast="0"/>
      <w:bookmarkStart w:id="10" w:name="_heading=h.f9kb5v6wpyey" w:colFirst="0" w:colLast="0"/>
      <w:bookmarkStart w:id="11" w:name="_heading=h.3dy6vkm" w:colFirst="0" w:colLast="0"/>
      <w:bookmarkStart w:id="12" w:name="_heading=h.1t3h5sf" w:colFirst="0" w:colLast="0"/>
      <w:bookmarkEnd w:id="9"/>
      <w:bookmarkEnd w:id="10"/>
      <w:bookmarkEnd w:id="11"/>
      <w:bookmarkEnd w:id="12"/>
    </w:p>
    <w:p w14:paraId="77EFC3AA" w14:textId="77777777" w:rsidR="00AA3DD8" w:rsidRDefault="00AA3DD8" w:rsidP="00AA3DD8">
      <w:pPr>
        <w:pStyle w:val="NoSpacing"/>
        <w:rPr>
          <w:rFonts w:ascii="Arial" w:hAnsi="Arial" w:cs="Arial"/>
        </w:rPr>
      </w:pPr>
    </w:p>
    <w:p w14:paraId="44323DEE" w14:textId="77777777" w:rsidR="00AA3DD8" w:rsidRPr="00AA3DD8" w:rsidRDefault="00AA3DD8" w:rsidP="00AA3DD8">
      <w:pPr>
        <w:pStyle w:val="NoSpacing"/>
        <w:rPr>
          <w:rFonts w:ascii="Arial" w:hAnsi="Arial" w:cs="Arial"/>
        </w:rPr>
      </w:pPr>
    </w:p>
    <w:p w14:paraId="567E9FF6" w14:textId="26A7F94C" w:rsidR="00AA3DD8" w:rsidRPr="00AA3DD8" w:rsidRDefault="00AA3DD8" w:rsidP="00AA3DD8">
      <w:pPr>
        <w:pStyle w:val="NoSpacing"/>
        <w:rPr>
          <w:rFonts w:ascii="Arial" w:hAnsi="Arial" w:cs="Arial"/>
          <w:b/>
          <w:color w:val="000000"/>
        </w:rPr>
      </w:pPr>
      <w:bookmarkStart w:id="13" w:name="_heading=h.4d34og8" w:colFirst="0" w:colLast="0"/>
      <w:bookmarkEnd w:id="13"/>
      <w:r w:rsidRPr="00AA3DD8">
        <w:rPr>
          <w:rFonts w:ascii="Arial" w:hAnsi="Arial" w:cs="Arial"/>
          <w:b/>
          <w:color w:val="000000"/>
        </w:rPr>
        <w:t>*Corresponding author:</w:t>
      </w:r>
    </w:p>
    <w:p w14:paraId="52CB8BAA" w14:textId="01687EF4" w:rsidR="00AA3DD8" w:rsidRPr="00AA3DD8" w:rsidRDefault="007F56BD" w:rsidP="00AA3DD8">
      <w:pPr>
        <w:pStyle w:val="NoSpacing"/>
        <w:rPr>
          <w:rFonts w:ascii="Arial" w:hAnsi="Arial" w:cs="Arial"/>
          <w:lang w:val="fr-FR"/>
        </w:rPr>
      </w:pPr>
      <w:r>
        <w:rPr>
          <w:rFonts w:ascii="Arial" w:hAnsi="Arial" w:cs="Arial"/>
          <w:lang w:val="fr-FR"/>
        </w:rPr>
        <w:t>Naveen Premnath</w:t>
      </w:r>
      <w:r w:rsidR="00AA3DD8" w:rsidRPr="00AA3DD8">
        <w:rPr>
          <w:rFonts w:ascii="Arial" w:hAnsi="Arial" w:cs="Arial"/>
          <w:lang w:val="fr-FR"/>
        </w:rPr>
        <w:t xml:space="preserve">, MD </w:t>
      </w:r>
    </w:p>
    <w:p w14:paraId="65B9D6CA" w14:textId="77777777" w:rsidR="00AA3DD8" w:rsidRPr="00AA3DD8" w:rsidRDefault="00AA3DD8" w:rsidP="00AA3DD8">
      <w:pPr>
        <w:pStyle w:val="NoSpacing"/>
        <w:rPr>
          <w:rFonts w:ascii="Arial" w:hAnsi="Arial" w:cs="Arial"/>
          <w:lang w:val="fr-FR"/>
        </w:rPr>
      </w:pPr>
      <w:r w:rsidRPr="00AA3DD8">
        <w:rPr>
          <w:rFonts w:ascii="Arial" w:hAnsi="Arial" w:cs="Arial"/>
          <w:lang w:val="fr-FR"/>
        </w:rPr>
        <w:t>Assistant Professor,</w:t>
      </w:r>
    </w:p>
    <w:p w14:paraId="25720203" w14:textId="77777777" w:rsidR="00AA3DD8" w:rsidRPr="00AA3DD8" w:rsidRDefault="00AA3DD8" w:rsidP="00AA3DD8">
      <w:pPr>
        <w:pStyle w:val="NoSpacing"/>
        <w:rPr>
          <w:rFonts w:ascii="Arial" w:hAnsi="Arial" w:cs="Arial"/>
        </w:rPr>
      </w:pPr>
      <w:r w:rsidRPr="00AA3DD8">
        <w:rPr>
          <w:rFonts w:ascii="Arial" w:hAnsi="Arial" w:cs="Arial"/>
        </w:rPr>
        <w:t xml:space="preserve">Division of Hematology, Oncology, and Transplantation, </w:t>
      </w:r>
    </w:p>
    <w:p w14:paraId="21C405E2" w14:textId="77777777" w:rsidR="00AA3DD8" w:rsidRPr="00AA3DD8" w:rsidRDefault="00AA3DD8" w:rsidP="00AA3DD8">
      <w:pPr>
        <w:pStyle w:val="NoSpacing"/>
        <w:rPr>
          <w:rFonts w:ascii="Arial" w:hAnsi="Arial" w:cs="Arial"/>
        </w:rPr>
      </w:pPr>
      <w:r w:rsidRPr="00AA3DD8">
        <w:rPr>
          <w:rFonts w:ascii="Arial" w:hAnsi="Arial" w:cs="Arial"/>
        </w:rPr>
        <w:t>University of Minnesota</w:t>
      </w:r>
    </w:p>
    <w:p w14:paraId="78226BF1" w14:textId="61805B3A" w:rsidR="00AA3DD8" w:rsidRPr="00AA3DD8" w:rsidRDefault="007F56BD" w:rsidP="00AA3DD8">
      <w:pPr>
        <w:pStyle w:val="NoSpacing"/>
        <w:rPr>
          <w:rFonts w:ascii="Arial" w:hAnsi="Arial" w:cs="Arial"/>
        </w:rPr>
      </w:pPr>
      <w:r>
        <w:rPr>
          <w:rFonts w:ascii="Arial" w:hAnsi="Arial" w:cs="Arial"/>
        </w:rPr>
        <w:t>420</w:t>
      </w:r>
      <w:r w:rsidR="00AA3DD8" w:rsidRPr="00AA3DD8">
        <w:rPr>
          <w:rFonts w:ascii="Arial" w:hAnsi="Arial" w:cs="Arial"/>
        </w:rPr>
        <w:t xml:space="preserve"> Delaware Street SE, MMC 480, PWB 14-100, Minneapolis, MN 55455</w:t>
      </w:r>
    </w:p>
    <w:p w14:paraId="5B93E945" w14:textId="510AC804" w:rsidR="00AA3DD8" w:rsidRPr="00AA3DD8" w:rsidRDefault="00AA3DD8" w:rsidP="00AA3DD8">
      <w:pPr>
        <w:pStyle w:val="NoSpacing"/>
        <w:rPr>
          <w:rFonts w:ascii="Arial" w:hAnsi="Arial" w:cs="Arial"/>
        </w:rPr>
      </w:pPr>
      <w:r w:rsidRPr="00AA3DD8">
        <w:rPr>
          <w:rFonts w:ascii="Arial" w:hAnsi="Arial" w:cs="Arial"/>
        </w:rPr>
        <w:t xml:space="preserve">Email: </w:t>
      </w:r>
      <w:r w:rsidR="007F56BD">
        <w:rPr>
          <w:rFonts w:ascii="Arial" w:hAnsi="Arial" w:cs="Arial"/>
        </w:rPr>
        <w:t>premn007</w:t>
      </w:r>
      <w:r w:rsidRPr="00AA3DD8">
        <w:rPr>
          <w:rFonts w:ascii="Arial" w:hAnsi="Arial" w:cs="Arial"/>
        </w:rPr>
        <w:t>@umn.edu</w:t>
      </w:r>
    </w:p>
    <w:p w14:paraId="5468EB7C" w14:textId="77777777" w:rsidR="00AA3DD8" w:rsidRDefault="00AA3DD8" w:rsidP="00AA3DD8">
      <w:pPr>
        <w:pStyle w:val="NoSpacing"/>
        <w:rPr>
          <w:rFonts w:ascii="Arial" w:hAnsi="Arial" w:cs="Arial"/>
        </w:rPr>
      </w:pPr>
      <w:bookmarkStart w:id="14" w:name="_heading=h.2s8eyo1" w:colFirst="0" w:colLast="0"/>
      <w:bookmarkEnd w:id="14"/>
    </w:p>
    <w:p w14:paraId="581ED1B5" w14:textId="77777777" w:rsidR="00AA3DD8" w:rsidRPr="00AA3DD8" w:rsidRDefault="00AA3DD8" w:rsidP="00AA3DD8">
      <w:pPr>
        <w:pStyle w:val="NoSpacing"/>
        <w:rPr>
          <w:rFonts w:ascii="Arial" w:hAnsi="Arial" w:cs="Arial"/>
        </w:rPr>
      </w:pPr>
    </w:p>
    <w:p w14:paraId="315FE88B" w14:textId="35D4DAE9" w:rsidR="00AA3DD8" w:rsidRPr="00AA3DD8" w:rsidRDefault="00AA3DD8" w:rsidP="003C1625">
      <w:pPr>
        <w:pStyle w:val="NoSpacing"/>
        <w:rPr>
          <w:rFonts w:ascii="Arial" w:hAnsi="Arial" w:cs="Arial"/>
          <w:color w:val="000000"/>
        </w:rPr>
      </w:pPr>
      <w:bookmarkStart w:id="15" w:name="_heading=h.17dp8vu" w:colFirst="0" w:colLast="0"/>
      <w:bookmarkEnd w:id="15"/>
      <w:r w:rsidRPr="00AA3DD8">
        <w:rPr>
          <w:rFonts w:ascii="Arial" w:hAnsi="Arial" w:cs="Arial"/>
          <w:b/>
          <w:color w:val="000000"/>
        </w:rPr>
        <w:t>Funding:</w:t>
      </w:r>
      <w:r w:rsidRPr="00AA3DD8">
        <w:rPr>
          <w:rFonts w:ascii="Arial" w:hAnsi="Arial" w:cs="Arial"/>
          <w:color w:val="000000"/>
        </w:rPr>
        <w:t xml:space="preserve"> This work is supported in part by grants from the Minnesota Colorectal Cancer Research Foundation, the Pancreatic Cancer Action Network, </w:t>
      </w:r>
      <w:r w:rsidR="003C1625">
        <w:rPr>
          <w:rFonts w:ascii="Arial" w:hAnsi="Arial" w:cs="Arial"/>
          <w:color w:val="000000"/>
        </w:rPr>
        <w:t>the National Cancer Institute grant #</w:t>
      </w:r>
      <w:r w:rsidR="003C1625" w:rsidRPr="003C1625">
        <w:rPr>
          <w:rFonts w:ascii="Arial" w:hAnsi="Arial" w:cs="Arial"/>
          <w:color w:val="000000"/>
        </w:rPr>
        <w:t xml:space="preserve"> P30 CA77598 </w:t>
      </w:r>
      <w:r w:rsidR="003C1625">
        <w:rPr>
          <w:rFonts w:ascii="Arial" w:hAnsi="Arial" w:cs="Arial"/>
          <w:color w:val="000000"/>
        </w:rPr>
        <w:t xml:space="preserve">to the Masonic Cancer Center (AHB, HMP), </w:t>
      </w:r>
      <w:r w:rsidRPr="00AA3DD8">
        <w:rPr>
          <w:rFonts w:ascii="Arial" w:hAnsi="Arial" w:cs="Arial"/>
          <w:color w:val="000000"/>
        </w:rPr>
        <w:t>and</w:t>
      </w:r>
      <w:r w:rsidR="003C1625">
        <w:rPr>
          <w:rFonts w:ascii="Arial" w:hAnsi="Arial" w:cs="Arial"/>
          <w:color w:val="000000"/>
        </w:rPr>
        <w:t xml:space="preserve"> an</w:t>
      </w:r>
      <w:r w:rsidRPr="00AA3DD8">
        <w:rPr>
          <w:rFonts w:ascii="Arial" w:hAnsi="Arial" w:cs="Arial"/>
          <w:color w:val="000000"/>
        </w:rPr>
        <w:t xml:space="preserve"> Institutional Research Grant #129819-IRG-21-049-61-IRG138 from the American Cancer Society awarded to AG.</w:t>
      </w:r>
    </w:p>
    <w:p w14:paraId="4768E387" w14:textId="77777777" w:rsidR="00AA3DD8" w:rsidRDefault="00AA3DD8" w:rsidP="00AA3DD8">
      <w:pPr>
        <w:pStyle w:val="NoSpacing"/>
        <w:rPr>
          <w:rFonts w:ascii="Arial" w:hAnsi="Arial" w:cs="Arial"/>
          <w:color w:val="000000"/>
        </w:rPr>
      </w:pPr>
    </w:p>
    <w:p w14:paraId="1DED9361" w14:textId="77777777" w:rsidR="00AA3DD8" w:rsidRPr="00AA3DD8" w:rsidRDefault="00AA3DD8" w:rsidP="00AA3DD8">
      <w:pPr>
        <w:pStyle w:val="NoSpacing"/>
        <w:rPr>
          <w:rFonts w:ascii="Arial" w:hAnsi="Arial" w:cs="Arial"/>
          <w:color w:val="000000"/>
        </w:rPr>
      </w:pPr>
    </w:p>
    <w:p w14:paraId="3E3BA1D7" w14:textId="77777777" w:rsidR="00AA3DD8" w:rsidRPr="00AA3DD8" w:rsidRDefault="00AA3DD8" w:rsidP="00AA3DD8">
      <w:pPr>
        <w:pStyle w:val="NoSpacing"/>
        <w:rPr>
          <w:rFonts w:ascii="Arial" w:hAnsi="Arial" w:cs="Arial"/>
          <w:color w:val="000000"/>
        </w:rPr>
      </w:pPr>
      <w:r w:rsidRPr="00AA3DD8">
        <w:rPr>
          <w:rFonts w:ascii="Arial" w:hAnsi="Arial" w:cs="Arial"/>
          <w:b/>
          <w:color w:val="000000"/>
        </w:rPr>
        <w:t>Conflicts of interest:</w:t>
      </w:r>
      <w:r w:rsidRPr="00AA3DD8">
        <w:rPr>
          <w:rFonts w:ascii="Arial" w:hAnsi="Arial" w:cs="Arial"/>
          <w:color w:val="000000"/>
        </w:rPr>
        <w:t xml:space="preserve"> Authors have disclosed all relevant conflicts of interest.</w:t>
      </w:r>
    </w:p>
    <w:p w14:paraId="10BC9863" w14:textId="77777777" w:rsidR="00AA3DD8" w:rsidRDefault="00AA3DD8" w:rsidP="00AA3DD8">
      <w:pPr>
        <w:pStyle w:val="NoSpacing"/>
        <w:rPr>
          <w:rFonts w:ascii="Arial" w:hAnsi="Arial" w:cs="Arial"/>
          <w:b/>
        </w:rPr>
      </w:pPr>
    </w:p>
    <w:p w14:paraId="569F911B" w14:textId="537C1678" w:rsidR="00AA3DD8" w:rsidRPr="00AA3DD8" w:rsidRDefault="00AA3DD8" w:rsidP="00AA3DD8">
      <w:pPr>
        <w:pStyle w:val="NoSpacing"/>
        <w:rPr>
          <w:rFonts w:ascii="Arial" w:hAnsi="Arial" w:cs="Arial"/>
          <w:b/>
        </w:rPr>
      </w:pPr>
      <w:r w:rsidRPr="00AA3DD8">
        <w:rPr>
          <w:rFonts w:ascii="Arial" w:hAnsi="Arial" w:cs="Arial"/>
          <w:b/>
        </w:rPr>
        <w:t xml:space="preserve">Prior presentation: </w:t>
      </w:r>
      <w:r w:rsidRPr="00AA3DD8">
        <w:rPr>
          <w:rFonts w:ascii="Arial" w:hAnsi="Arial" w:cs="Arial"/>
        </w:rPr>
        <w:t xml:space="preserve">We presented this work in abstract form at the 2023 ASCO Quality Care Symposium </w:t>
      </w:r>
      <w:r w:rsidR="008E0D77">
        <w:rPr>
          <w:rFonts w:ascii="Arial" w:hAnsi="Arial" w:cs="Arial"/>
        </w:rPr>
        <w:t xml:space="preserve">held </w:t>
      </w:r>
      <w:r w:rsidRPr="00AA3DD8">
        <w:rPr>
          <w:rFonts w:ascii="Arial" w:hAnsi="Arial" w:cs="Arial"/>
        </w:rPr>
        <w:t>in Boston, MA, USA in October 2023.</w:t>
      </w:r>
    </w:p>
    <w:p w14:paraId="723260C2" w14:textId="77777777" w:rsidR="00AA3DD8" w:rsidRPr="00AA3DD8" w:rsidRDefault="00AA3DD8" w:rsidP="00AA3DD8">
      <w:pPr>
        <w:pStyle w:val="NoSpacing"/>
        <w:rPr>
          <w:rFonts w:ascii="Arial" w:hAnsi="Arial" w:cs="Arial"/>
          <w:b/>
        </w:rPr>
      </w:pPr>
    </w:p>
    <w:p w14:paraId="11B6F142" w14:textId="66D95BBE" w:rsidR="00AA3DD8" w:rsidRPr="00AA3DD8" w:rsidRDefault="00AA3DD8" w:rsidP="00AA3DD8">
      <w:pPr>
        <w:pStyle w:val="NoSpacing"/>
        <w:rPr>
          <w:rFonts w:ascii="Arial" w:hAnsi="Arial" w:cs="Arial"/>
          <w:color w:val="000000"/>
        </w:rPr>
      </w:pPr>
      <w:bookmarkStart w:id="16" w:name="_heading=h.3rdcrjn" w:colFirst="0" w:colLast="0"/>
      <w:bookmarkEnd w:id="16"/>
      <w:r w:rsidRPr="00AA3DD8">
        <w:rPr>
          <w:rFonts w:ascii="Arial" w:hAnsi="Arial" w:cs="Arial"/>
          <w:b/>
          <w:color w:val="000000"/>
        </w:rPr>
        <w:t>Abstract word count</w:t>
      </w:r>
      <w:r w:rsidRPr="00AA3DD8">
        <w:rPr>
          <w:rFonts w:ascii="Arial" w:hAnsi="Arial" w:cs="Arial"/>
          <w:color w:val="000000"/>
        </w:rPr>
        <w:t xml:space="preserve">: </w:t>
      </w:r>
      <w:r w:rsidR="00E20075" w:rsidRPr="00AA3DD8">
        <w:rPr>
          <w:rFonts w:ascii="Arial" w:hAnsi="Arial" w:cs="Arial"/>
        </w:rPr>
        <w:t>2</w:t>
      </w:r>
      <w:r w:rsidR="00E20075">
        <w:rPr>
          <w:rFonts w:ascii="Arial" w:hAnsi="Arial" w:cs="Arial"/>
        </w:rPr>
        <w:t>85</w:t>
      </w:r>
    </w:p>
    <w:p w14:paraId="32523157" w14:textId="2812069F" w:rsidR="00AA3DD8" w:rsidRPr="00AA3DD8" w:rsidRDefault="00AA3DD8" w:rsidP="00AA3DD8">
      <w:pPr>
        <w:pStyle w:val="NoSpacing"/>
        <w:rPr>
          <w:rFonts w:ascii="Arial" w:hAnsi="Arial" w:cs="Arial"/>
          <w:color w:val="000000"/>
        </w:rPr>
      </w:pPr>
      <w:r w:rsidRPr="00AA3DD8">
        <w:rPr>
          <w:rFonts w:ascii="Arial" w:hAnsi="Arial" w:cs="Arial"/>
          <w:b/>
          <w:color w:val="000000"/>
        </w:rPr>
        <w:t>Manuscript word count</w:t>
      </w:r>
      <w:r w:rsidRPr="00AA3DD8">
        <w:rPr>
          <w:rFonts w:ascii="Arial" w:hAnsi="Arial" w:cs="Arial"/>
          <w:color w:val="000000"/>
        </w:rPr>
        <w:t xml:space="preserve">: </w:t>
      </w:r>
      <w:r w:rsidR="00260821">
        <w:rPr>
          <w:rFonts w:ascii="Arial" w:hAnsi="Arial" w:cs="Arial"/>
          <w:color w:val="000000"/>
        </w:rPr>
        <w:t>3008</w:t>
      </w:r>
    </w:p>
    <w:p w14:paraId="163BB192" w14:textId="0D56ED07" w:rsidR="00AA3DD8" w:rsidRPr="00AA3DD8" w:rsidRDefault="00AA3DD8" w:rsidP="00AA3DD8">
      <w:pPr>
        <w:pStyle w:val="NoSpacing"/>
        <w:rPr>
          <w:rFonts w:ascii="Arial" w:hAnsi="Arial" w:cs="Arial"/>
          <w:b/>
          <w:color w:val="000000"/>
          <w:lang w:val="fr-FR"/>
        </w:rPr>
      </w:pPr>
      <w:r w:rsidRPr="00AA3DD8">
        <w:rPr>
          <w:rFonts w:ascii="Arial" w:hAnsi="Arial" w:cs="Arial"/>
          <w:b/>
          <w:color w:val="000000"/>
          <w:lang w:val="fr-FR"/>
        </w:rPr>
        <w:t xml:space="preserve">Tables / Figures: </w:t>
      </w:r>
      <w:r w:rsidR="003D3A5C">
        <w:rPr>
          <w:rFonts w:ascii="Arial" w:hAnsi="Arial" w:cs="Arial"/>
          <w:lang w:val="fr-FR"/>
        </w:rPr>
        <w:t>3</w:t>
      </w:r>
      <w:r w:rsidRPr="00AA3DD8">
        <w:rPr>
          <w:rFonts w:ascii="Arial" w:hAnsi="Arial" w:cs="Arial"/>
          <w:lang w:val="fr-FR"/>
        </w:rPr>
        <w:t>/2</w:t>
      </w:r>
    </w:p>
    <w:p w14:paraId="0B17F526" w14:textId="03279B3B" w:rsidR="00AA3DD8" w:rsidRPr="00AA3DD8" w:rsidRDefault="00AA3DD8" w:rsidP="00AA3DD8">
      <w:pPr>
        <w:pStyle w:val="NoSpacing"/>
        <w:rPr>
          <w:rFonts w:ascii="Arial" w:hAnsi="Arial" w:cs="Arial"/>
          <w:b/>
          <w:color w:val="000000"/>
          <w:lang w:val="fr-FR"/>
        </w:rPr>
      </w:pPr>
      <w:r w:rsidRPr="00AA3DD8">
        <w:rPr>
          <w:rFonts w:ascii="Arial" w:hAnsi="Arial" w:cs="Arial"/>
          <w:b/>
          <w:color w:val="000000"/>
          <w:lang w:val="fr-FR"/>
        </w:rPr>
        <w:t>Supplementary Tables/ Figures</w:t>
      </w:r>
      <w:r w:rsidR="003D3A5C">
        <w:rPr>
          <w:rFonts w:ascii="Arial" w:hAnsi="Arial" w:cs="Arial"/>
          <w:bCs/>
          <w:color w:val="000000"/>
          <w:lang w:val="fr-FR"/>
        </w:rPr>
        <w:t>: 4</w:t>
      </w:r>
      <w:r w:rsidRPr="00AA3DD8">
        <w:rPr>
          <w:rFonts w:ascii="Arial" w:hAnsi="Arial" w:cs="Arial"/>
          <w:bCs/>
          <w:color w:val="000000"/>
          <w:lang w:val="fr-FR"/>
        </w:rPr>
        <w:t>/</w:t>
      </w:r>
      <w:r w:rsidR="003D3A5C">
        <w:rPr>
          <w:rFonts w:ascii="Arial" w:hAnsi="Arial" w:cs="Arial"/>
          <w:bCs/>
          <w:color w:val="000000"/>
          <w:lang w:val="fr-FR"/>
        </w:rPr>
        <w:t>1</w:t>
      </w:r>
    </w:p>
    <w:p w14:paraId="312474BE" w14:textId="11EE88B1" w:rsidR="00AA3DD8" w:rsidRPr="00AA3DD8" w:rsidRDefault="00AA3DD8" w:rsidP="00AA3DD8">
      <w:pPr>
        <w:pStyle w:val="NoSpacing"/>
        <w:rPr>
          <w:rFonts w:ascii="Arial" w:hAnsi="Arial" w:cs="Arial"/>
          <w:color w:val="000000"/>
        </w:rPr>
      </w:pPr>
      <w:r w:rsidRPr="00AA3DD8">
        <w:rPr>
          <w:rFonts w:ascii="Arial" w:hAnsi="Arial" w:cs="Arial"/>
          <w:b/>
          <w:color w:val="000000"/>
        </w:rPr>
        <w:t>References:</w:t>
      </w:r>
      <w:r w:rsidRPr="00AA3DD8">
        <w:rPr>
          <w:rFonts w:ascii="Arial" w:hAnsi="Arial" w:cs="Arial"/>
          <w:color w:val="000000"/>
        </w:rPr>
        <w:t xml:space="preserve"> </w:t>
      </w:r>
      <w:r w:rsidR="00EE29D5">
        <w:rPr>
          <w:rFonts w:ascii="Arial" w:hAnsi="Arial" w:cs="Arial"/>
        </w:rPr>
        <w:t>3</w:t>
      </w:r>
      <w:r w:rsidR="00260821">
        <w:rPr>
          <w:rFonts w:ascii="Arial" w:hAnsi="Arial" w:cs="Arial"/>
        </w:rPr>
        <w:t>7</w:t>
      </w:r>
    </w:p>
    <w:p w14:paraId="5E9F70DE" w14:textId="77777777" w:rsidR="00AA3DD8" w:rsidRPr="00AA3DD8" w:rsidRDefault="00AA3DD8" w:rsidP="00AA3DD8">
      <w:pPr>
        <w:pStyle w:val="NoSpacing"/>
        <w:rPr>
          <w:rFonts w:ascii="Arial" w:hAnsi="Arial" w:cs="Arial"/>
          <w:b/>
          <w:color w:val="000000"/>
        </w:rPr>
      </w:pPr>
    </w:p>
    <w:p w14:paraId="25B9D84E" w14:textId="2A4A1F70" w:rsidR="00AA3DD8" w:rsidRPr="00AA3DD8" w:rsidRDefault="00AA3DD8" w:rsidP="00AA3DD8">
      <w:pPr>
        <w:pStyle w:val="NoSpacing"/>
        <w:rPr>
          <w:rFonts w:ascii="Arial" w:hAnsi="Arial" w:cs="Arial"/>
          <w:b/>
          <w:color w:val="000000"/>
        </w:rPr>
      </w:pPr>
      <w:commentRangeStart w:id="17"/>
      <w:r w:rsidRPr="00AA3DD8">
        <w:rPr>
          <w:rFonts w:ascii="Arial" w:hAnsi="Arial" w:cs="Arial"/>
          <w:b/>
          <w:color w:val="000000"/>
        </w:rPr>
        <w:t>Author contributions</w:t>
      </w:r>
      <w:commentRangeEnd w:id="17"/>
      <w:r w:rsidR="00AB175A" w:rsidRPr="00AA3DD8">
        <w:rPr>
          <w:rStyle w:val="CommentReference"/>
          <w:rFonts w:ascii="Arial" w:hAnsi="Arial" w:cs="Arial"/>
          <w:b/>
          <w:color w:val="000000"/>
          <w:sz w:val="22"/>
          <w:szCs w:val="22"/>
        </w:rPr>
        <w:commentReference w:id="17"/>
      </w:r>
      <w:r w:rsidRPr="00AA3DD8">
        <w:rPr>
          <w:rFonts w:ascii="Arial" w:hAnsi="Arial" w:cs="Arial"/>
          <w:b/>
          <w:color w:val="000000"/>
        </w:rPr>
        <w:t xml:space="preserve">: </w:t>
      </w:r>
      <w:r w:rsidRPr="00AA3DD8">
        <w:rPr>
          <w:rFonts w:ascii="Arial" w:hAnsi="Arial" w:cs="Arial"/>
          <w:color w:val="000000"/>
        </w:rPr>
        <w:t xml:space="preserve">Conceptualization/design: </w:t>
      </w:r>
      <w:r w:rsidR="00DB3A67">
        <w:rPr>
          <w:rFonts w:ascii="Arial" w:hAnsi="Arial" w:cs="Arial"/>
          <w:color w:val="000000"/>
        </w:rPr>
        <w:t>all authors</w:t>
      </w:r>
      <w:r w:rsidRPr="00AA3DD8">
        <w:rPr>
          <w:rFonts w:ascii="Arial" w:hAnsi="Arial" w:cs="Arial"/>
          <w:color w:val="000000"/>
        </w:rPr>
        <w:t xml:space="preserve">; Provision of study material or patients: </w:t>
      </w:r>
      <w:r>
        <w:rPr>
          <w:rFonts w:ascii="Arial" w:hAnsi="Arial" w:cs="Arial"/>
          <w:color w:val="000000"/>
        </w:rPr>
        <w:t>NP, AG</w:t>
      </w:r>
      <w:r w:rsidRPr="00AA3DD8">
        <w:rPr>
          <w:rFonts w:ascii="Arial" w:hAnsi="Arial" w:cs="Arial"/>
          <w:color w:val="000000"/>
        </w:rPr>
        <w:t xml:space="preserve">; Collection and/or assembly of data: </w:t>
      </w:r>
      <w:r>
        <w:rPr>
          <w:rFonts w:ascii="Arial" w:hAnsi="Arial" w:cs="Arial"/>
          <w:color w:val="000000"/>
        </w:rPr>
        <w:t>NP, AG</w:t>
      </w:r>
      <w:r w:rsidRPr="00AA3DD8">
        <w:rPr>
          <w:rFonts w:ascii="Arial" w:hAnsi="Arial" w:cs="Arial"/>
          <w:color w:val="000000"/>
        </w:rPr>
        <w:t xml:space="preserve">; Data analysis and interpretation: all authors; Manuscript writing - original draft: </w:t>
      </w:r>
      <w:r>
        <w:rPr>
          <w:rFonts w:ascii="Arial" w:hAnsi="Arial" w:cs="Arial"/>
          <w:color w:val="000000"/>
        </w:rPr>
        <w:t>NP, AG</w:t>
      </w:r>
      <w:r w:rsidRPr="00AA3DD8">
        <w:rPr>
          <w:rFonts w:ascii="Arial" w:hAnsi="Arial" w:cs="Arial"/>
          <w:color w:val="000000"/>
        </w:rPr>
        <w:t>; Writing - review &amp; editing: all authors; Final approval of manuscript: all authors.</w:t>
      </w:r>
    </w:p>
    <w:p w14:paraId="65ABF223" w14:textId="77777777" w:rsidR="00AA3DD8" w:rsidRPr="00AA3DD8" w:rsidRDefault="00AA3DD8" w:rsidP="00AA3DD8">
      <w:pPr>
        <w:pStyle w:val="NoSpacing"/>
        <w:rPr>
          <w:rFonts w:ascii="Arial" w:hAnsi="Arial" w:cs="Arial"/>
          <w:b/>
          <w:color w:val="000000"/>
        </w:rPr>
      </w:pPr>
    </w:p>
    <w:p w14:paraId="107525B3" w14:textId="77777777" w:rsidR="00AA3DD8" w:rsidRPr="00AA3DD8" w:rsidRDefault="00AA3DD8" w:rsidP="00AA3DD8">
      <w:pPr>
        <w:pStyle w:val="NoSpacing"/>
        <w:rPr>
          <w:rFonts w:ascii="Arial" w:hAnsi="Arial" w:cs="Arial"/>
          <w:color w:val="000000"/>
        </w:rPr>
      </w:pPr>
      <w:r w:rsidRPr="00AA3DD8">
        <w:rPr>
          <w:rFonts w:ascii="Arial" w:hAnsi="Arial" w:cs="Arial"/>
          <w:b/>
          <w:color w:val="000000"/>
        </w:rPr>
        <w:t>Running title</w:t>
      </w:r>
      <w:r w:rsidRPr="00AA3DD8">
        <w:rPr>
          <w:rFonts w:ascii="Arial" w:hAnsi="Arial" w:cs="Arial"/>
          <w:color w:val="000000"/>
        </w:rPr>
        <w:t xml:space="preserve">: </w:t>
      </w:r>
      <w:r>
        <w:rPr>
          <w:rFonts w:ascii="Arial" w:hAnsi="Arial" w:cs="Arial"/>
        </w:rPr>
        <w:t>Home care services use by cancer survivors</w:t>
      </w:r>
    </w:p>
    <w:p w14:paraId="7933F69A" w14:textId="77777777" w:rsidR="00AA3DD8" w:rsidRPr="00AA3DD8" w:rsidRDefault="00AA3DD8" w:rsidP="00AA3DD8">
      <w:pPr>
        <w:pStyle w:val="NoSpacing"/>
        <w:rPr>
          <w:rFonts w:ascii="Arial" w:hAnsi="Arial" w:cs="Arial"/>
          <w:color w:val="000000"/>
        </w:rPr>
      </w:pPr>
    </w:p>
    <w:p w14:paraId="59886316" w14:textId="77777777" w:rsidR="00AA3DD8" w:rsidRPr="00AA3DD8" w:rsidRDefault="00AA3DD8" w:rsidP="00AA3DD8">
      <w:pPr>
        <w:pStyle w:val="NoSpacing"/>
        <w:rPr>
          <w:rFonts w:ascii="Arial" w:hAnsi="Arial" w:cs="Arial"/>
          <w:color w:val="000000"/>
        </w:rPr>
        <w:sectPr w:rsidR="00AA3DD8" w:rsidRPr="00AA3DD8" w:rsidSect="0066112A">
          <w:headerReference w:type="default" r:id="rId11"/>
          <w:footerReference w:type="even" r:id="rId12"/>
          <w:footerReference w:type="default" r:id="rId13"/>
          <w:pgSz w:w="12240" w:h="15840"/>
          <w:pgMar w:top="1440" w:right="1440" w:bottom="1440" w:left="1440" w:header="720" w:footer="720" w:gutter="0"/>
          <w:pgNumType w:start="1"/>
          <w:cols w:space="720"/>
        </w:sectPr>
      </w:pPr>
      <w:r w:rsidRPr="00AA3DD8">
        <w:rPr>
          <w:rFonts w:ascii="Arial" w:hAnsi="Arial" w:cs="Arial"/>
          <w:b/>
          <w:color w:val="000000"/>
        </w:rPr>
        <w:t>Keywords</w:t>
      </w:r>
      <w:r w:rsidRPr="00AA3DD8">
        <w:rPr>
          <w:rFonts w:ascii="Arial" w:hAnsi="Arial" w:cs="Arial"/>
          <w:color w:val="000000"/>
        </w:rPr>
        <w:t xml:space="preserve">: </w:t>
      </w:r>
      <w:r>
        <w:rPr>
          <w:rFonts w:ascii="Arial" w:hAnsi="Arial" w:cs="Arial"/>
          <w:color w:val="000000"/>
        </w:rPr>
        <w:t>home care; home services; cancer survivors</w:t>
      </w:r>
    </w:p>
    <w:bookmarkEnd w:id="0"/>
    <w:p w14:paraId="3152D66E" w14:textId="221FCA5B" w:rsidR="0004386E" w:rsidRPr="0004386E" w:rsidRDefault="0004386E" w:rsidP="0004386E">
      <w:pPr>
        <w:spacing w:line="360" w:lineRule="auto"/>
        <w:rPr>
          <w:rFonts w:ascii="Arial" w:hAnsi="Arial" w:cs="Arial"/>
          <w:b/>
        </w:rPr>
      </w:pPr>
      <w:r w:rsidRPr="0004386E">
        <w:rPr>
          <w:rFonts w:ascii="Arial" w:hAnsi="Arial" w:cs="Arial"/>
          <w:b/>
        </w:rPr>
        <w:lastRenderedPageBreak/>
        <w:t>Abstract:</w:t>
      </w:r>
    </w:p>
    <w:p w14:paraId="58B650F5" w14:textId="12B09C0A" w:rsidR="0004386E" w:rsidRPr="0004386E" w:rsidRDefault="0004386E" w:rsidP="0004386E">
      <w:pPr>
        <w:spacing w:line="360" w:lineRule="auto"/>
        <w:rPr>
          <w:rFonts w:ascii="Arial" w:hAnsi="Arial" w:cs="Arial"/>
          <w:b/>
        </w:rPr>
      </w:pPr>
      <w:r w:rsidRPr="0004386E">
        <w:rPr>
          <w:rFonts w:ascii="Arial" w:hAnsi="Arial" w:cs="Arial"/>
          <w:b/>
        </w:rPr>
        <w:t xml:space="preserve">Background: </w:t>
      </w:r>
      <w:r w:rsidR="0061737A" w:rsidRPr="0061737A">
        <w:rPr>
          <w:rFonts w:ascii="Arial" w:hAnsi="Arial" w:cs="Arial"/>
        </w:rPr>
        <w:t xml:space="preserve">Cancer survivors often require home care services, but accessibility barriers </w:t>
      </w:r>
      <w:r w:rsidR="00E51145">
        <w:rPr>
          <w:rFonts w:ascii="Arial" w:hAnsi="Arial" w:cs="Arial"/>
        </w:rPr>
        <w:t>can limit</w:t>
      </w:r>
      <w:r w:rsidR="0061737A" w:rsidRPr="0061737A">
        <w:rPr>
          <w:rFonts w:ascii="Arial" w:hAnsi="Arial" w:cs="Arial"/>
        </w:rPr>
        <w:t xml:space="preserve"> patients and care partners from harnessing their full benefit. We sought to characterize home care services use among cancer survivors in the United States. </w:t>
      </w:r>
    </w:p>
    <w:p w14:paraId="590C49F7" w14:textId="0618ABE5" w:rsidR="0061737A" w:rsidRPr="0061737A" w:rsidRDefault="0004386E" w:rsidP="0004386E">
      <w:pPr>
        <w:spacing w:line="360" w:lineRule="auto"/>
        <w:rPr>
          <w:rFonts w:ascii="Arial" w:hAnsi="Arial" w:cs="Arial"/>
          <w:bCs/>
        </w:rPr>
      </w:pPr>
      <w:r w:rsidRPr="0004386E">
        <w:rPr>
          <w:rFonts w:ascii="Arial" w:hAnsi="Arial" w:cs="Arial"/>
          <w:b/>
        </w:rPr>
        <w:t xml:space="preserve">Methods: </w:t>
      </w:r>
      <w:r w:rsidR="0061737A" w:rsidRPr="0061737A">
        <w:rPr>
          <w:rFonts w:ascii="Arial" w:hAnsi="Arial" w:cs="Arial"/>
          <w:bCs/>
        </w:rPr>
        <w:t xml:space="preserve">We identified patients with and without </w:t>
      </w:r>
      <w:r w:rsidR="00124F29">
        <w:rPr>
          <w:rFonts w:ascii="Arial" w:hAnsi="Arial" w:cs="Arial"/>
          <w:bCs/>
        </w:rPr>
        <w:t xml:space="preserve">a </w:t>
      </w:r>
      <w:r w:rsidR="0061737A" w:rsidRPr="0061737A">
        <w:rPr>
          <w:rFonts w:ascii="Arial" w:hAnsi="Arial" w:cs="Arial"/>
          <w:bCs/>
        </w:rPr>
        <w:t xml:space="preserve">history of cancer from 2016 to 2019 in the Medical Expenditure Panel Survey (MEPS). We </w:t>
      </w:r>
      <w:r w:rsidR="003C1625">
        <w:rPr>
          <w:rFonts w:ascii="Arial" w:hAnsi="Arial" w:cs="Arial"/>
          <w:bCs/>
        </w:rPr>
        <w:t xml:space="preserve">identified individuals eligible </w:t>
      </w:r>
      <w:r w:rsidR="0061737A">
        <w:rPr>
          <w:rFonts w:ascii="Arial" w:hAnsi="Arial" w:cs="Arial"/>
          <w:bCs/>
        </w:rPr>
        <w:t>for</w:t>
      </w:r>
      <w:r w:rsidR="0061737A" w:rsidRPr="0061737A">
        <w:rPr>
          <w:rFonts w:ascii="Arial" w:hAnsi="Arial" w:cs="Arial"/>
          <w:bCs/>
        </w:rPr>
        <w:t xml:space="preserve"> home care </w:t>
      </w:r>
      <w:r w:rsidR="0061737A">
        <w:rPr>
          <w:rFonts w:ascii="Arial" w:hAnsi="Arial" w:cs="Arial"/>
          <w:bCs/>
        </w:rPr>
        <w:t>(</w:t>
      </w:r>
      <w:r w:rsidR="00E51145">
        <w:rPr>
          <w:rFonts w:ascii="Arial" w:hAnsi="Arial" w:cs="Arial"/>
          <w:bCs/>
        </w:rPr>
        <w:t>self-reported</w:t>
      </w:r>
      <w:r w:rsidR="0061737A" w:rsidRPr="0061737A">
        <w:rPr>
          <w:rFonts w:ascii="Arial" w:hAnsi="Arial" w:cs="Arial"/>
          <w:bCs/>
        </w:rPr>
        <w:t xml:space="preserve"> </w:t>
      </w:r>
      <w:r w:rsidR="00E51145">
        <w:rPr>
          <w:rFonts w:ascii="Arial" w:hAnsi="Arial" w:cs="Arial"/>
          <w:bCs/>
        </w:rPr>
        <w:t xml:space="preserve">inability </w:t>
      </w:r>
      <w:r w:rsidR="0061737A" w:rsidRPr="0061737A">
        <w:rPr>
          <w:rFonts w:ascii="Arial" w:hAnsi="Arial" w:cs="Arial"/>
          <w:bCs/>
        </w:rPr>
        <w:t>to do any activity, limitations doing housework, or dependen</w:t>
      </w:r>
      <w:r w:rsidR="0061737A">
        <w:rPr>
          <w:rFonts w:ascii="Arial" w:hAnsi="Arial" w:cs="Arial"/>
          <w:bCs/>
        </w:rPr>
        <w:t>t on activities of daily living) and</w:t>
      </w:r>
      <w:r w:rsidR="003C1625">
        <w:rPr>
          <w:rFonts w:ascii="Arial" w:hAnsi="Arial" w:cs="Arial"/>
          <w:bCs/>
        </w:rPr>
        <w:t>, among eligible,</w:t>
      </w:r>
      <w:r w:rsidR="0061737A" w:rsidRPr="0061737A">
        <w:rPr>
          <w:rFonts w:ascii="Arial" w:hAnsi="Arial" w:cs="Arial"/>
          <w:bCs/>
        </w:rPr>
        <w:t xml:space="preserve"> </w:t>
      </w:r>
      <w:r w:rsidR="003C1625">
        <w:rPr>
          <w:rFonts w:ascii="Arial" w:hAnsi="Arial" w:cs="Arial"/>
          <w:bCs/>
        </w:rPr>
        <w:t>characterize</w:t>
      </w:r>
      <w:r w:rsidR="00124F29">
        <w:rPr>
          <w:rFonts w:ascii="Arial" w:hAnsi="Arial" w:cs="Arial"/>
          <w:bCs/>
        </w:rPr>
        <w:t>d</w:t>
      </w:r>
      <w:r w:rsidR="003C1625">
        <w:rPr>
          <w:rFonts w:ascii="Arial" w:hAnsi="Arial" w:cs="Arial"/>
          <w:bCs/>
        </w:rPr>
        <w:t xml:space="preserve"> utilization of home care services</w:t>
      </w:r>
      <w:r w:rsidR="0061737A">
        <w:rPr>
          <w:rFonts w:ascii="Arial" w:hAnsi="Arial" w:cs="Arial"/>
          <w:bCs/>
        </w:rPr>
        <w:t>.</w:t>
      </w:r>
      <w:r w:rsidR="0061737A" w:rsidRPr="0061737A">
        <w:rPr>
          <w:rFonts w:ascii="Arial" w:hAnsi="Arial" w:cs="Arial"/>
          <w:bCs/>
        </w:rPr>
        <w:t xml:space="preserve"> We used multivariable logistic regression to identify factors associated with eligibility for and receipt of home care services.</w:t>
      </w:r>
    </w:p>
    <w:p w14:paraId="1B8F8ACF" w14:textId="57E257F1" w:rsidR="0004386E" w:rsidRPr="0061111B" w:rsidRDefault="0004386E" w:rsidP="0004386E">
      <w:pPr>
        <w:spacing w:line="360" w:lineRule="auto"/>
        <w:rPr>
          <w:rFonts w:ascii="Arial" w:hAnsi="Arial" w:cs="Arial"/>
        </w:rPr>
      </w:pPr>
      <w:r w:rsidRPr="0004386E">
        <w:rPr>
          <w:rFonts w:ascii="Arial" w:hAnsi="Arial" w:cs="Arial"/>
          <w:b/>
        </w:rPr>
        <w:t xml:space="preserve">Results: </w:t>
      </w:r>
      <w:r w:rsidRPr="0004386E">
        <w:rPr>
          <w:rFonts w:ascii="Arial" w:hAnsi="Arial" w:cs="Arial"/>
        </w:rPr>
        <w:t xml:space="preserve">We included </w:t>
      </w:r>
      <w:r w:rsidR="002A4C16">
        <w:rPr>
          <w:rFonts w:ascii="Arial" w:hAnsi="Arial" w:cs="Arial"/>
        </w:rPr>
        <w:t>9</w:t>
      </w:r>
      <w:r w:rsidR="002877B5">
        <w:rPr>
          <w:rFonts w:ascii="Arial" w:hAnsi="Arial" w:cs="Arial"/>
        </w:rPr>
        <w:t>,</w:t>
      </w:r>
      <w:r w:rsidR="002A4C16">
        <w:rPr>
          <w:rFonts w:ascii="Arial" w:hAnsi="Arial" w:cs="Arial"/>
        </w:rPr>
        <w:t>398</w:t>
      </w:r>
      <w:r w:rsidRPr="0004386E">
        <w:rPr>
          <w:rFonts w:ascii="Arial" w:hAnsi="Arial" w:cs="Arial"/>
        </w:rPr>
        <w:t xml:space="preserve"> </w:t>
      </w:r>
      <w:r w:rsidR="002A4C16">
        <w:rPr>
          <w:rFonts w:ascii="Arial" w:hAnsi="Arial" w:cs="Arial"/>
        </w:rPr>
        <w:t>cancer survivors</w:t>
      </w:r>
      <w:r w:rsidR="00F2533C">
        <w:rPr>
          <w:rFonts w:ascii="Arial" w:hAnsi="Arial" w:cs="Arial"/>
        </w:rPr>
        <w:t xml:space="preserve"> (</w:t>
      </w:r>
      <w:r w:rsidR="00DB3A67">
        <w:rPr>
          <w:rFonts w:ascii="Arial" w:hAnsi="Arial" w:cs="Arial"/>
        </w:rPr>
        <w:t>medi</w:t>
      </w:r>
      <w:r w:rsidR="00F2533C">
        <w:rPr>
          <w:rFonts w:ascii="Arial" w:hAnsi="Arial" w:cs="Arial"/>
        </w:rPr>
        <w:t>a</w:t>
      </w:r>
      <w:r w:rsidR="00DB3A67">
        <w:rPr>
          <w:rFonts w:ascii="Arial" w:hAnsi="Arial" w:cs="Arial"/>
        </w:rPr>
        <w:t>n</w:t>
      </w:r>
      <w:r w:rsidR="00F2533C">
        <w:rPr>
          <w:rFonts w:ascii="Arial" w:hAnsi="Arial" w:cs="Arial"/>
        </w:rPr>
        <w:t xml:space="preserve"> age 68 years, 57.5% female, 16.8% breast cancer)</w:t>
      </w:r>
      <w:r w:rsidRPr="0004386E">
        <w:rPr>
          <w:rFonts w:ascii="Arial" w:hAnsi="Arial" w:cs="Arial"/>
        </w:rPr>
        <w:t xml:space="preserve">. </w:t>
      </w:r>
      <w:r w:rsidR="00F95365">
        <w:rPr>
          <w:rFonts w:ascii="Arial" w:hAnsi="Arial" w:cs="Arial"/>
        </w:rPr>
        <w:t xml:space="preserve"> Of these, </w:t>
      </w:r>
      <w:r w:rsidR="00AB29D8">
        <w:rPr>
          <w:rFonts w:ascii="Arial" w:hAnsi="Arial" w:cs="Arial"/>
        </w:rPr>
        <w:t>1</w:t>
      </w:r>
      <w:r w:rsidR="0061111B">
        <w:rPr>
          <w:rFonts w:ascii="Arial" w:hAnsi="Arial" w:cs="Arial"/>
        </w:rPr>
        <w:t>,</w:t>
      </w:r>
      <w:r w:rsidR="00AB29D8">
        <w:rPr>
          <w:rFonts w:ascii="Arial" w:hAnsi="Arial" w:cs="Arial"/>
        </w:rPr>
        <w:t>984 (21.1%) were eligible for ho</w:t>
      </w:r>
      <w:r w:rsidR="0061111B">
        <w:rPr>
          <w:rFonts w:ascii="Arial" w:hAnsi="Arial" w:cs="Arial"/>
        </w:rPr>
        <w:t>me health care</w:t>
      </w:r>
      <w:r w:rsidR="00615DAE">
        <w:rPr>
          <w:rFonts w:ascii="Arial" w:hAnsi="Arial" w:cs="Arial"/>
        </w:rPr>
        <w:t xml:space="preserve">, of which only </w:t>
      </w:r>
      <w:r w:rsidR="00F95365">
        <w:rPr>
          <w:rFonts w:ascii="Arial" w:hAnsi="Arial" w:cs="Arial"/>
        </w:rPr>
        <w:t>928 (</w:t>
      </w:r>
      <w:r w:rsidR="00615DAE">
        <w:rPr>
          <w:rFonts w:ascii="Arial" w:hAnsi="Arial" w:cs="Arial"/>
        </w:rPr>
        <w:t>46.8%</w:t>
      </w:r>
      <w:r w:rsidR="00F95365">
        <w:rPr>
          <w:rFonts w:ascii="Arial" w:hAnsi="Arial" w:cs="Arial"/>
        </w:rPr>
        <w:t xml:space="preserve"> of eligible, 9.9% of total)</w:t>
      </w:r>
      <w:r w:rsidR="00615DAE">
        <w:rPr>
          <w:rFonts w:ascii="Arial" w:hAnsi="Arial" w:cs="Arial"/>
        </w:rPr>
        <w:t xml:space="preserve"> received home health care services</w:t>
      </w:r>
      <w:r w:rsidR="0061111B">
        <w:rPr>
          <w:rFonts w:ascii="Arial" w:hAnsi="Arial" w:cs="Arial"/>
        </w:rPr>
        <w:t xml:space="preserve">. </w:t>
      </w:r>
      <w:r w:rsidR="00DB3A67">
        <w:rPr>
          <w:rFonts w:ascii="Arial" w:hAnsi="Arial" w:cs="Arial"/>
        </w:rPr>
        <w:t xml:space="preserve">Among cancer survivors receiving home health care, the mean and median days of service in a calendar year were 85.6 and 25.5 days; most </w:t>
      </w:r>
      <w:r w:rsidR="0091484F">
        <w:rPr>
          <w:rFonts w:ascii="Arial" w:hAnsi="Arial" w:cs="Arial"/>
        </w:rPr>
        <w:t xml:space="preserve">home </w:t>
      </w:r>
      <w:r w:rsidR="00DB3A67">
        <w:rPr>
          <w:rFonts w:ascii="Arial" w:hAnsi="Arial" w:cs="Arial"/>
        </w:rPr>
        <w:t>care</w:t>
      </w:r>
      <w:r w:rsidR="0091484F">
        <w:rPr>
          <w:rFonts w:ascii="Arial" w:hAnsi="Arial" w:cs="Arial"/>
        </w:rPr>
        <w:t xml:space="preserve"> services</w:t>
      </w:r>
      <w:r w:rsidR="00DB3A67">
        <w:rPr>
          <w:rFonts w:ascii="Arial" w:hAnsi="Arial" w:cs="Arial"/>
        </w:rPr>
        <w:t xml:space="preserve"> </w:t>
      </w:r>
      <w:r w:rsidR="001F0BD1">
        <w:rPr>
          <w:rFonts w:ascii="Arial" w:hAnsi="Arial" w:cs="Arial"/>
        </w:rPr>
        <w:t xml:space="preserve">(mean 66.5 days) </w:t>
      </w:r>
      <w:r w:rsidR="0091484F">
        <w:rPr>
          <w:rFonts w:ascii="Arial" w:hAnsi="Arial" w:cs="Arial"/>
        </w:rPr>
        <w:t>were</w:t>
      </w:r>
      <w:r w:rsidR="001F0BD1">
        <w:rPr>
          <w:rFonts w:ascii="Arial" w:hAnsi="Arial" w:cs="Arial"/>
        </w:rPr>
        <w:t xml:space="preserve"> provided by formal agencies. The annual percentage o</w:t>
      </w:r>
      <w:r w:rsidR="001F0BD1" w:rsidRPr="00D7344E">
        <w:rPr>
          <w:rFonts w:ascii="Arial" w:hAnsi="Arial" w:cs="Arial"/>
        </w:rPr>
        <w:t xml:space="preserve">f cancer survivors receiving home health care remained stable over the study period (p </w:t>
      </w:r>
      <w:r w:rsidR="000873E9" w:rsidRPr="00D7344E">
        <w:rPr>
          <w:rFonts w:ascii="Arial" w:hAnsi="Arial" w:cs="Arial"/>
        </w:rPr>
        <w:t xml:space="preserve">= </w:t>
      </w:r>
      <w:r w:rsidR="006605DF" w:rsidRPr="00D7344E">
        <w:rPr>
          <w:rFonts w:ascii="Arial" w:hAnsi="Arial" w:cs="Arial"/>
        </w:rPr>
        <w:t>0.25</w:t>
      </w:r>
      <w:r w:rsidR="001F0BD1" w:rsidRPr="00D7344E">
        <w:rPr>
          <w:rFonts w:ascii="Arial" w:hAnsi="Arial" w:cs="Arial"/>
        </w:rPr>
        <w:t xml:space="preserve">). </w:t>
      </w:r>
      <w:r w:rsidR="00AB29D8" w:rsidRPr="00D7344E">
        <w:rPr>
          <w:rFonts w:ascii="Arial" w:hAnsi="Arial" w:cs="Arial"/>
        </w:rPr>
        <w:t xml:space="preserve">In multivariable </w:t>
      </w:r>
      <w:r w:rsidR="00DB3A67" w:rsidRPr="00D7344E">
        <w:rPr>
          <w:rFonts w:ascii="Arial" w:hAnsi="Arial" w:cs="Arial"/>
        </w:rPr>
        <w:t xml:space="preserve">adjusted </w:t>
      </w:r>
      <w:r w:rsidR="00AB29D8" w:rsidRPr="00D7344E">
        <w:rPr>
          <w:rFonts w:ascii="Arial" w:hAnsi="Arial" w:cs="Arial"/>
        </w:rPr>
        <w:t>analysis</w:t>
      </w:r>
      <w:r w:rsidR="00DB3A67" w:rsidRPr="00D7344E">
        <w:rPr>
          <w:rFonts w:ascii="Arial" w:hAnsi="Arial" w:cs="Arial"/>
        </w:rPr>
        <w:t>, higher</w:t>
      </w:r>
      <w:r w:rsidR="00AB29D8" w:rsidRPr="00D7344E">
        <w:rPr>
          <w:rFonts w:ascii="Arial" w:hAnsi="Arial" w:cs="Arial"/>
        </w:rPr>
        <w:t xml:space="preserve"> age, </w:t>
      </w:r>
      <w:r w:rsidR="00EF2786">
        <w:rPr>
          <w:rFonts w:ascii="Arial" w:hAnsi="Arial" w:cs="Arial"/>
        </w:rPr>
        <w:t xml:space="preserve">more </w:t>
      </w:r>
      <w:r w:rsidR="00AB29D8" w:rsidRPr="00D7344E">
        <w:rPr>
          <w:rFonts w:ascii="Arial" w:hAnsi="Arial" w:cs="Arial"/>
        </w:rPr>
        <w:t>comorbidities, lower income</w:t>
      </w:r>
      <w:r w:rsidR="000873E9" w:rsidRPr="00D7344E">
        <w:rPr>
          <w:rFonts w:ascii="Arial" w:hAnsi="Arial" w:cs="Arial"/>
        </w:rPr>
        <w:t xml:space="preserve"> level</w:t>
      </w:r>
      <w:r w:rsidR="00DB3A67" w:rsidRPr="00D7344E">
        <w:rPr>
          <w:rFonts w:ascii="Arial" w:hAnsi="Arial" w:cs="Arial"/>
        </w:rPr>
        <w:t>,</w:t>
      </w:r>
      <w:r w:rsidR="00AB29D8" w:rsidRPr="00D7344E">
        <w:rPr>
          <w:rFonts w:ascii="Arial" w:hAnsi="Arial" w:cs="Arial"/>
        </w:rPr>
        <w:t xml:space="preserve"> </w:t>
      </w:r>
      <w:r w:rsidR="00EF2786">
        <w:rPr>
          <w:rFonts w:ascii="Arial" w:hAnsi="Arial" w:cs="Arial"/>
        </w:rPr>
        <w:t xml:space="preserve">lower education level, </w:t>
      </w:r>
      <w:r w:rsidR="00D7344E" w:rsidRPr="00D7344E">
        <w:rPr>
          <w:rFonts w:ascii="Arial" w:hAnsi="Arial" w:cs="Arial"/>
        </w:rPr>
        <w:t>being unemployed</w:t>
      </w:r>
      <w:r w:rsidR="00EF2786">
        <w:rPr>
          <w:rFonts w:ascii="Arial" w:hAnsi="Arial" w:cs="Arial"/>
        </w:rPr>
        <w:t>, and living without a spouse in the same residence</w:t>
      </w:r>
      <w:r w:rsidR="00AB29D8" w:rsidRPr="00D7344E">
        <w:rPr>
          <w:rFonts w:ascii="Arial" w:hAnsi="Arial" w:cs="Arial"/>
        </w:rPr>
        <w:t xml:space="preserve"> </w:t>
      </w:r>
      <w:r w:rsidR="00EF2786">
        <w:rPr>
          <w:rFonts w:ascii="Arial" w:hAnsi="Arial" w:cs="Arial"/>
        </w:rPr>
        <w:t>were</w:t>
      </w:r>
      <w:r w:rsidR="00615DAE" w:rsidRPr="00D7344E">
        <w:rPr>
          <w:rFonts w:ascii="Arial" w:hAnsi="Arial" w:cs="Arial"/>
        </w:rPr>
        <w:t xml:space="preserve"> </w:t>
      </w:r>
      <w:r w:rsidR="00AB29D8" w:rsidRPr="00D7344E">
        <w:rPr>
          <w:rFonts w:ascii="Arial" w:hAnsi="Arial" w:cs="Arial"/>
        </w:rPr>
        <w:t>associated with receipt of home care</w:t>
      </w:r>
      <w:r w:rsidR="000873E9" w:rsidRPr="00D7344E">
        <w:rPr>
          <w:rFonts w:ascii="Arial" w:hAnsi="Arial" w:cs="Arial"/>
        </w:rPr>
        <w:t xml:space="preserve"> among </w:t>
      </w:r>
      <w:r w:rsidR="00D7344E" w:rsidRPr="00D7344E">
        <w:rPr>
          <w:rFonts w:ascii="Arial" w:hAnsi="Arial" w:cs="Arial"/>
        </w:rPr>
        <w:t xml:space="preserve">all </w:t>
      </w:r>
      <w:r w:rsidR="000873E9" w:rsidRPr="00D7344E">
        <w:rPr>
          <w:rFonts w:ascii="Arial" w:hAnsi="Arial" w:cs="Arial"/>
        </w:rPr>
        <w:t xml:space="preserve">cancer </w:t>
      </w:r>
      <w:r w:rsidR="00D7344E" w:rsidRPr="00D7344E">
        <w:rPr>
          <w:rFonts w:ascii="Arial" w:hAnsi="Arial" w:cs="Arial"/>
        </w:rPr>
        <w:t>survivors</w:t>
      </w:r>
      <w:r w:rsidR="00AB29D8" w:rsidRPr="00D7344E">
        <w:rPr>
          <w:rFonts w:ascii="Arial" w:hAnsi="Arial" w:cs="Arial"/>
        </w:rPr>
        <w:t xml:space="preserve">. </w:t>
      </w:r>
    </w:p>
    <w:p w14:paraId="6CCCE144" w14:textId="345A8D18" w:rsidR="0004386E" w:rsidRDefault="0004386E" w:rsidP="0004386E">
      <w:pPr>
        <w:spacing w:line="360" w:lineRule="auto"/>
        <w:rPr>
          <w:rFonts w:ascii="Arial" w:hAnsi="Arial" w:cs="Arial"/>
        </w:rPr>
      </w:pPr>
      <w:r w:rsidRPr="0004386E">
        <w:rPr>
          <w:rFonts w:ascii="Arial" w:hAnsi="Arial" w:cs="Arial"/>
          <w:b/>
        </w:rPr>
        <w:t xml:space="preserve">Conclusion: </w:t>
      </w:r>
      <w:r w:rsidR="0061737A" w:rsidRPr="0061737A">
        <w:rPr>
          <w:rFonts w:ascii="Arial" w:hAnsi="Arial" w:cs="Arial"/>
        </w:rPr>
        <w:t>In this nationally representative study, we found that only 10% of US cancer survivors</w:t>
      </w:r>
      <w:r w:rsidR="0061737A">
        <w:rPr>
          <w:rFonts w:ascii="Arial" w:hAnsi="Arial" w:cs="Arial"/>
        </w:rPr>
        <w:t>, and less than half of eligible survivors,</w:t>
      </w:r>
      <w:r w:rsidR="0061737A" w:rsidRPr="0061737A">
        <w:rPr>
          <w:rFonts w:ascii="Arial" w:hAnsi="Arial" w:cs="Arial"/>
        </w:rPr>
        <w:t xml:space="preserve"> received home care services, with notable sociodemographic variability. </w:t>
      </w:r>
      <w:r w:rsidR="0061737A">
        <w:rPr>
          <w:rFonts w:ascii="Arial" w:hAnsi="Arial" w:cs="Arial"/>
        </w:rPr>
        <w:t xml:space="preserve">These </w:t>
      </w:r>
      <w:r w:rsidR="0061737A" w:rsidRPr="0061737A">
        <w:rPr>
          <w:rFonts w:ascii="Arial" w:hAnsi="Arial" w:cs="Arial"/>
        </w:rPr>
        <w:t xml:space="preserve">data highlight an urgent need to understand </w:t>
      </w:r>
      <w:r w:rsidR="0061737A">
        <w:rPr>
          <w:rFonts w:ascii="Arial" w:hAnsi="Arial" w:cs="Arial"/>
        </w:rPr>
        <w:t>if these represent</w:t>
      </w:r>
      <w:r w:rsidR="0061737A" w:rsidRPr="0061737A">
        <w:rPr>
          <w:rFonts w:ascii="Arial" w:hAnsi="Arial" w:cs="Arial"/>
        </w:rPr>
        <w:t xml:space="preserve"> capacity, incen</w:t>
      </w:r>
      <w:r w:rsidR="0061737A">
        <w:rPr>
          <w:rFonts w:ascii="Arial" w:hAnsi="Arial" w:cs="Arial"/>
        </w:rPr>
        <w:t xml:space="preserve">tive, or implementation </w:t>
      </w:r>
      <w:r w:rsidR="00E51145">
        <w:rPr>
          <w:rFonts w:ascii="Arial" w:hAnsi="Arial" w:cs="Arial"/>
        </w:rPr>
        <w:t>issues</w:t>
      </w:r>
      <w:r w:rsidR="0061737A">
        <w:rPr>
          <w:rFonts w:ascii="Arial" w:hAnsi="Arial" w:cs="Arial"/>
        </w:rPr>
        <w:t>.</w:t>
      </w:r>
    </w:p>
    <w:p w14:paraId="0AEAE524" w14:textId="77777777" w:rsidR="0004386E" w:rsidRDefault="0004386E" w:rsidP="0004386E">
      <w:pPr>
        <w:spacing w:line="360" w:lineRule="auto"/>
        <w:rPr>
          <w:rFonts w:ascii="Arial" w:hAnsi="Arial" w:cs="Arial"/>
        </w:rPr>
      </w:pPr>
    </w:p>
    <w:p w14:paraId="70655E3B" w14:textId="77777777" w:rsidR="0004386E" w:rsidRDefault="0004386E" w:rsidP="0004386E">
      <w:pPr>
        <w:spacing w:line="360" w:lineRule="auto"/>
        <w:rPr>
          <w:rFonts w:ascii="Arial" w:hAnsi="Arial" w:cs="Arial"/>
        </w:rPr>
      </w:pPr>
    </w:p>
    <w:p w14:paraId="7BDCFA8F" w14:textId="77777777" w:rsidR="0004386E" w:rsidRDefault="0004386E" w:rsidP="0004386E">
      <w:pPr>
        <w:spacing w:line="360" w:lineRule="auto"/>
        <w:rPr>
          <w:rFonts w:ascii="Arial" w:hAnsi="Arial" w:cs="Arial"/>
          <w:b/>
        </w:rPr>
        <w:sectPr w:rsidR="0004386E" w:rsidSect="0066112A">
          <w:pgSz w:w="12240" w:h="15840"/>
          <w:pgMar w:top="1440" w:right="1440" w:bottom="1440" w:left="1440" w:header="720" w:footer="720" w:gutter="0"/>
          <w:pgNumType w:start="1"/>
          <w:cols w:space="720"/>
        </w:sectPr>
      </w:pPr>
    </w:p>
    <w:p w14:paraId="7FF4D326" w14:textId="4F29D044" w:rsidR="0004386E" w:rsidRPr="0004386E" w:rsidRDefault="0004386E" w:rsidP="0004386E">
      <w:pPr>
        <w:spacing w:line="360" w:lineRule="auto"/>
        <w:rPr>
          <w:rFonts w:ascii="Arial" w:hAnsi="Arial" w:cs="Arial"/>
          <w:b/>
        </w:rPr>
      </w:pPr>
      <w:r w:rsidRPr="0004386E">
        <w:rPr>
          <w:rFonts w:ascii="Arial" w:hAnsi="Arial" w:cs="Arial"/>
          <w:b/>
        </w:rPr>
        <w:lastRenderedPageBreak/>
        <w:t>Implications for Practice:</w:t>
      </w:r>
      <w:r w:rsidR="008F1ADB">
        <w:rPr>
          <w:rFonts w:ascii="Arial" w:hAnsi="Arial" w:cs="Arial"/>
          <w:b/>
          <w:color w:val="FF0000"/>
        </w:rPr>
        <w:t xml:space="preserve"> </w:t>
      </w:r>
    </w:p>
    <w:p w14:paraId="7F5E6147" w14:textId="3E6C8351" w:rsidR="009C6B50" w:rsidRDefault="000C35F7" w:rsidP="0004386E">
      <w:pPr>
        <w:spacing w:line="360" w:lineRule="auto"/>
        <w:ind w:firstLine="720"/>
        <w:rPr>
          <w:rFonts w:ascii="Arial" w:hAnsi="Arial" w:cs="Arial"/>
        </w:rPr>
      </w:pPr>
      <w:r>
        <w:rPr>
          <w:rFonts w:ascii="Arial" w:hAnsi="Arial" w:cs="Arial"/>
        </w:rPr>
        <w:t>In this nationally representative study of US cancer survivors, less than 10% of US adult cancer survivors used home health care services</w:t>
      </w:r>
      <w:r w:rsidR="009C6B50">
        <w:rPr>
          <w:rFonts w:ascii="Arial" w:hAnsi="Arial" w:cs="Arial"/>
        </w:rPr>
        <w:t xml:space="preserve"> from 2016- 2019</w:t>
      </w:r>
      <w:r>
        <w:rPr>
          <w:rFonts w:ascii="Arial" w:hAnsi="Arial" w:cs="Arial"/>
        </w:rPr>
        <w:t xml:space="preserve">. </w:t>
      </w:r>
      <w:r w:rsidR="009C6B50">
        <w:rPr>
          <w:rFonts w:ascii="Arial" w:hAnsi="Arial" w:cs="Arial"/>
        </w:rPr>
        <w:t xml:space="preserve">Additionally, less than half of eligible cancer survivors received home health care services, with notable sociodemographic variability, and no increase in access over the study period. With the increasing numbers of older cancer survivors </w:t>
      </w:r>
      <w:r w:rsidR="001A539F">
        <w:rPr>
          <w:rFonts w:ascii="Arial" w:hAnsi="Arial" w:cs="Arial"/>
        </w:rPr>
        <w:t xml:space="preserve">coupled with growing rates of </w:t>
      </w:r>
      <w:r w:rsidR="009C6B50">
        <w:rPr>
          <w:rFonts w:ascii="Arial" w:hAnsi="Arial" w:cs="Arial"/>
        </w:rPr>
        <w:t xml:space="preserve">multimorbidity and functional limitations, payer incentives to </w:t>
      </w:r>
      <w:r w:rsidR="00D7344E">
        <w:rPr>
          <w:rFonts w:ascii="Arial" w:hAnsi="Arial" w:cs="Arial"/>
        </w:rPr>
        <w:t>move</w:t>
      </w:r>
      <w:r w:rsidR="009C6B50">
        <w:rPr>
          <w:rFonts w:ascii="Arial" w:hAnsi="Arial" w:cs="Arial"/>
        </w:rPr>
        <w:t xml:space="preserve"> care into the home, and overburdened care partners, </w:t>
      </w:r>
      <w:r w:rsidR="00D7344E">
        <w:rPr>
          <w:rFonts w:ascii="Arial" w:hAnsi="Arial" w:cs="Arial"/>
        </w:rPr>
        <w:t>home care services are expected to play a major role in cancer care delivery. These</w:t>
      </w:r>
      <w:r w:rsidR="009C6B50" w:rsidRPr="009C6B50">
        <w:rPr>
          <w:rFonts w:ascii="Arial" w:hAnsi="Arial" w:cs="Arial"/>
        </w:rPr>
        <w:t xml:space="preserve"> data highlight an urgent need to understand underlying market factors</w:t>
      </w:r>
      <w:r w:rsidR="00124F29">
        <w:rPr>
          <w:rFonts w:ascii="Arial" w:hAnsi="Arial" w:cs="Arial"/>
        </w:rPr>
        <w:t xml:space="preserve"> driving low home healthcare usage</w:t>
      </w:r>
      <w:r w:rsidR="009C6B50" w:rsidRPr="009C6B50">
        <w:rPr>
          <w:rFonts w:ascii="Arial" w:hAnsi="Arial" w:cs="Arial"/>
        </w:rPr>
        <w:t xml:space="preserve">, and whether these data reflect a capacity, incentive, or implementation problem. Policy level efforts from the recent American Rescue Plan Act and Cancer Moonshot initiatives should </w:t>
      </w:r>
      <w:r w:rsidR="001A539F">
        <w:rPr>
          <w:rFonts w:ascii="Arial" w:hAnsi="Arial" w:cs="Arial"/>
        </w:rPr>
        <w:t>explore models to expand access to and utilization of</w:t>
      </w:r>
      <w:r w:rsidR="009C6B50" w:rsidRPr="009C6B50">
        <w:rPr>
          <w:rFonts w:ascii="Arial" w:hAnsi="Arial" w:cs="Arial"/>
        </w:rPr>
        <w:t xml:space="preserve"> home-based care programs.</w:t>
      </w:r>
    </w:p>
    <w:p w14:paraId="4858B05A" w14:textId="77777777" w:rsidR="00E76532" w:rsidRDefault="00E76532" w:rsidP="0004386E">
      <w:pPr>
        <w:spacing w:line="360" w:lineRule="auto"/>
        <w:ind w:firstLine="720"/>
        <w:rPr>
          <w:rFonts w:ascii="Arial" w:hAnsi="Arial" w:cs="Arial"/>
        </w:rPr>
        <w:sectPr w:rsidR="00E76532" w:rsidSect="0066112A">
          <w:pgSz w:w="12240" w:h="15840"/>
          <w:pgMar w:top="1440" w:right="1440" w:bottom="1440" w:left="1440" w:header="720" w:footer="720" w:gutter="0"/>
          <w:cols w:space="720"/>
          <w:docGrid w:linePitch="360"/>
        </w:sectPr>
      </w:pPr>
    </w:p>
    <w:p w14:paraId="7C036565" w14:textId="4F8F5264" w:rsidR="00E76532" w:rsidRDefault="00E76532" w:rsidP="0004386E">
      <w:pPr>
        <w:spacing w:line="360" w:lineRule="auto"/>
        <w:ind w:firstLine="720"/>
        <w:rPr>
          <w:rFonts w:ascii="Arial" w:hAnsi="Arial" w:cs="Arial"/>
        </w:rPr>
      </w:pPr>
    </w:p>
    <w:p w14:paraId="5CC88216" w14:textId="77777777" w:rsidR="0054642E" w:rsidRPr="00AA3DD8" w:rsidRDefault="0054642E" w:rsidP="00C758DF">
      <w:pPr>
        <w:spacing w:line="480" w:lineRule="auto"/>
        <w:rPr>
          <w:rFonts w:ascii="Arial" w:hAnsi="Arial" w:cs="Arial"/>
          <w:b/>
        </w:rPr>
      </w:pPr>
      <w:r w:rsidRPr="00AA3DD8">
        <w:rPr>
          <w:rFonts w:ascii="Arial" w:hAnsi="Arial" w:cs="Arial"/>
          <w:b/>
        </w:rPr>
        <w:t xml:space="preserve">Introduction: </w:t>
      </w:r>
    </w:p>
    <w:p w14:paraId="39D587AA" w14:textId="68C37E37" w:rsidR="00BD2020" w:rsidRDefault="00200449" w:rsidP="0004386E">
      <w:pPr>
        <w:spacing w:line="480" w:lineRule="auto"/>
        <w:ind w:firstLine="720"/>
        <w:rPr>
          <w:rFonts w:ascii="Arial" w:hAnsi="Arial" w:cs="Arial"/>
          <w:strike/>
        </w:rPr>
      </w:pPr>
      <w:r w:rsidRPr="00AA3DD8">
        <w:rPr>
          <w:rFonts w:ascii="Arial" w:hAnsi="Arial" w:cs="Arial"/>
        </w:rPr>
        <w:t>Home health care</w:t>
      </w:r>
      <w:r w:rsidR="00183658">
        <w:rPr>
          <w:rFonts w:ascii="Arial" w:hAnsi="Arial" w:cs="Arial"/>
        </w:rPr>
        <w:t xml:space="preserve"> </w:t>
      </w:r>
      <w:r w:rsidRPr="00AA3DD8">
        <w:rPr>
          <w:rFonts w:ascii="Arial" w:hAnsi="Arial" w:cs="Arial"/>
        </w:rPr>
        <w:t>services w</w:t>
      </w:r>
      <w:r w:rsidR="00E51145">
        <w:rPr>
          <w:rFonts w:ascii="Arial" w:hAnsi="Arial" w:cs="Arial"/>
        </w:rPr>
        <w:t>ere</w:t>
      </w:r>
      <w:r w:rsidRPr="00AA3DD8">
        <w:rPr>
          <w:rFonts w:ascii="Arial" w:hAnsi="Arial" w:cs="Arial"/>
        </w:rPr>
        <w:t xml:space="preserve"> </w:t>
      </w:r>
      <w:r w:rsidR="00F95365">
        <w:rPr>
          <w:rFonts w:ascii="Arial" w:hAnsi="Arial" w:cs="Arial"/>
        </w:rPr>
        <w:t xml:space="preserve">initially </w:t>
      </w:r>
      <w:r w:rsidRPr="00AA3DD8">
        <w:rPr>
          <w:rFonts w:ascii="Arial" w:hAnsi="Arial" w:cs="Arial"/>
        </w:rPr>
        <w:t xml:space="preserve">launched to </w:t>
      </w:r>
      <w:r w:rsidR="00D7344E">
        <w:rPr>
          <w:rFonts w:ascii="Arial" w:hAnsi="Arial" w:cs="Arial"/>
        </w:rPr>
        <w:t>address care gaps</w:t>
      </w:r>
      <w:r w:rsidRPr="00AA3DD8">
        <w:rPr>
          <w:rFonts w:ascii="Arial" w:hAnsi="Arial" w:cs="Arial"/>
        </w:rPr>
        <w:t xml:space="preserve"> </w:t>
      </w:r>
      <w:r w:rsidR="00D7344E">
        <w:rPr>
          <w:rFonts w:ascii="Arial" w:hAnsi="Arial" w:cs="Arial"/>
        </w:rPr>
        <w:t xml:space="preserve">for </w:t>
      </w:r>
      <w:r w:rsidR="000419E9">
        <w:rPr>
          <w:rFonts w:ascii="Arial" w:hAnsi="Arial" w:cs="Arial"/>
        </w:rPr>
        <w:t xml:space="preserve">“homebound” </w:t>
      </w:r>
      <w:r w:rsidR="00D7344E">
        <w:rPr>
          <w:rFonts w:ascii="Arial" w:hAnsi="Arial" w:cs="Arial"/>
        </w:rPr>
        <w:t>individuals and those that</w:t>
      </w:r>
      <w:r w:rsidR="000419E9">
        <w:rPr>
          <w:rFonts w:ascii="Arial" w:hAnsi="Arial" w:cs="Arial"/>
        </w:rPr>
        <w:t xml:space="preserve"> </w:t>
      </w:r>
      <w:r w:rsidRPr="00AA3DD8">
        <w:rPr>
          <w:rFonts w:ascii="Arial" w:hAnsi="Arial" w:cs="Arial"/>
        </w:rPr>
        <w:t>need intermittent</w:t>
      </w:r>
      <w:r w:rsidR="004C0B9D" w:rsidRPr="00AA3DD8">
        <w:rPr>
          <w:rFonts w:ascii="Arial" w:hAnsi="Arial" w:cs="Arial"/>
        </w:rPr>
        <w:t xml:space="preserve"> skilled services</w:t>
      </w:r>
      <w:r w:rsidR="00C72577">
        <w:rPr>
          <w:rFonts w:ascii="Arial" w:hAnsi="Arial" w:cs="Arial"/>
        </w:rPr>
        <w:fldChar w:fldCharType="begin"/>
      </w:r>
      <w:r w:rsidR="0026203F">
        <w:rPr>
          <w:rFonts w:ascii="Arial" w:hAnsi="Arial" w:cs="Arial"/>
        </w:rPr>
        <w:instrText xml:space="preserve"> ADDIN EN.CITE &lt;EndNote&gt;&lt;Cite ExcludeAuth="1" ExcludeYear="1"&gt;&lt;Year&gt;2017&lt;/Year&gt;&lt;RecNum&gt;530&lt;/RecNum&gt;&lt;DisplayText&gt;&lt;style face="superscript"&gt;1&lt;/style&gt;&lt;/DisplayText&gt;&lt;record&gt;&lt;rec-number&gt;530&lt;/rec-number&gt;&lt;foreign-keys&gt;&lt;key app="EN" db-id="taexf0x20xpt2mewadwvw9sqw2dzvwzex2dw" timestamp="1712174334" guid="7255aae4-87ea-4393-b579-a95c104f456c"&gt;530&lt;/key&gt;&lt;/foreign-keys&gt;&lt;ref-type name="Legal Rule or Regulation"&gt;50&lt;/ref-type&gt;&lt;contributors&gt;&lt;/contributors&gt;&lt;titles&gt;&lt;title&gt;Medicare and Medicaid Program: Conditions of Participation for Home Health Agencies&lt;/title&gt;&lt;/titles&gt;&lt;dates&gt;&lt;year&gt;2017&lt;/year&gt;&lt;/dates&gt;&lt;urls&gt;&lt;related-urls&gt;&lt;url&gt;https://www.federalregister.gov/d/2017-00283&lt;/url&gt;&lt;/related-urls&gt;&lt;/urls&gt;&lt;/record&gt;&lt;/Cite&gt;&lt;/EndNote&gt;</w:instrText>
      </w:r>
      <w:r w:rsidR="00C72577">
        <w:rPr>
          <w:rFonts w:ascii="Arial" w:hAnsi="Arial" w:cs="Arial"/>
        </w:rPr>
        <w:fldChar w:fldCharType="separate"/>
      </w:r>
      <w:r w:rsidR="00C72577" w:rsidRPr="00C72577">
        <w:rPr>
          <w:rFonts w:ascii="Arial" w:hAnsi="Arial" w:cs="Arial"/>
          <w:noProof/>
          <w:vertAlign w:val="superscript"/>
        </w:rPr>
        <w:t>1</w:t>
      </w:r>
      <w:r w:rsidR="00C72577">
        <w:rPr>
          <w:rFonts w:ascii="Arial" w:hAnsi="Arial" w:cs="Arial"/>
        </w:rPr>
        <w:fldChar w:fldCharType="end"/>
      </w:r>
      <w:r w:rsidR="000419E9">
        <w:rPr>
          <w:rFonts w:ascii="Arial" w:hAnsi="Arial" w:cs="Arial"/>
        </w:rPr>
        <w:t>. “H</w:t>
      </w:r>
      <w:r w:rsidRPr="00AA3DD8">
        <w:rPr>
          <w:rFonts w:ascii="Arial" w:hAnsi="Arial" w:cs="Arial"/>
        </w:rPr>
        <w:t xml:space="preserve">omebound” </w:t>
      </w:r>
      <w:r w:rsidR="00F95365">
        <w:rPr>
          <w:rFonts w:ascii="Arial" w:hAnsi="Arial" w:cs="Arial"/>
        </w:rPr>
        <w:t>individuals were individuals</w:t>
      </w:r>
      <w:r w:rsidR="00D7344E">
        <w:rPr>
          <w:rFonts w:ascii="Arial" w:hAnsi="Arial" w:cs="Arial"/>
        </w:rPr>
        <w:t xml:space="preserve"> </w:t>
      </w:r>
      <w:r w:rsidR="000419E9">
        <w:rPr>
          <w:rFonts w:ascii="Arial" w:hAnsi="Arial" w:cs="Arial"/>
        </w:rPr>
        <w:t>having</w:t>
      </w:r>
      <w:r w:rsidRPr="00AA3DD8">
        <w:rPr>
          <w:rFonts w:ascii="Arial" w:hAnsi="Arial" w:cs="Arial"/>
        </w:rPr>
        <w:t xml:space="preserve"> difficulty or tr</w:t>
      </w:r>
      <w:r w:rsidR="004C0B9D" w:rsidRPr="00AA3DD8">
        <w:rPr>
          <w:rFonts w:ascii="Arial" w:hAnsi="Arial" w:cs="Arial"/>
        </w:rPr>
        <w:t xml:space="preserve">ouble leaving </w:t>
      </w:r>
      <w:r w:rsidR="00D7344E">
        <w:rPr>
          <w:rFonts w:ascii="Arial" w:hAnsi="Arial" w:cs="Arial"/>
        </w:rPr>
        <w:t xml:space="preserve">the </w:t>
      </w:r>
      <w:r w:rsidR="004C0B9D" w:rsidRPr="00AA3DD8">
        <w:rPr>
          <w:rFonts w:ascii="Arial" w:hAnsi="Arial" w:cs="Arial"/>
        </w:rPr>
        <w:t>home without help (</w:t>
      </w:r>
      <w:r w:rsidR="001A539F">
        <w:rPr>
          <w:rFonts w:ascii="Arial" w:hAnsi="Arial" w:cs="Arial"/>
        </w:rPr>
        <w:t>e.g.,</w:t>
      </w:r>
      <w:r w:rsidR="001A539F" w:rsidRPr="00AA3DD8">
        <w:rPr>
          <w:rFonts w:ascii="Arial" w:hAnsi="Arial" w:cs="Arial"/>
        </w:rPr>
        <w:t xml:space="preserve"> </w:t>
      </w:r>
      <w:r w:rsidRPr="00AA3DD8">
        <w:rPr>
          <w:rFonts w:ascii="Arial" w:hAnsi="Arial" w:cs="Arial"/>
        </w:rPr>
        <w:t>using</w:t>
      </w:r>
      <w:r w:rsidR="00D7344E">
        <w:rPr>
          <w:rFonts w:ascii="Arial" w:hAnsi="Arial" w:cs="Arial"/>
        </w:rPr>
        <w:t xml:space="preserve"> a</w:t>
      </w:r>
      <w:r w:rsidRPr="00AA3DD8">
        <w:rPr>
          <w:rFonts w:ascii="Arial" w:hAnsi="Arial" w:cs="Arial"/>
        </w:rPr>
        <w:t xml:space="preserve"> cane, wheelchair, walker or help from another person</w:t>
      </w:r>
      <w:r w:rsidR="004C0B9D" w:rsidRPr="00AA3DD8">
        <w:rPr>
          <w:rFonts w:ascii="Arial" w:hAnsi="Arial" w:cs="Arial"/>
        </w:rPr>
        <w:t>)</w:t>
      </w:r>
      <w:r w:rsidRPr="00AA3DD8">
        <w:rPr>
          <w:rFonts w:ascii="Arial" w:hAnsi="Arial" w:cs="Arial"/>
        </w:rPr>
        <w:t xml:space="preserve"> because of an illness or injury</w:t>
      </w:r>
      <w:r w:rsidR="005C5FDE" w:rsidRPr="00AA3DD8">
        <w:rPr>
          <w:rFonts w:ascii="Arial" w:hAnsi="Arial" w:cs="Arial"/>
        </w:rPr>
        <w:fldChar w:fldCharType="begin"/>
      </w:r>
      <w:r w:rsidR="0026203F">
        <w:rPr>
          <w:rFonts w:ascii="Arial" w:hAnsi="Arial" w:cs="Arial"/>
        </w:rPr>
        <w:instrText xml:space="preserve"> ADDIN EN.CITE &lt;EndNote&gt;&lt;Cite&gt;&lt;Author&gt;Benjamin&lt;/Author&gt;&lt;Year&gt;1993&lt;/Year&gt;&lt;RecNum&gt;517&lt;/RecNum&gt;&lt;DisplayText&gt;&lt;style face="superscript"&gt;2&lt;/style&gt;&lt;/DisplayText&gt;&lt;record&gt;&lt;rec-number&gt;517&lt;/rec-number&gt;&lt;foreign-keys&gt;&lt;key app="EN" db-id="taexf0x20xpt2mewadwvw9sqw2dzvwzex2dw" timestamp="1708759970" guid="e4882294-66f6-4d7a-b310-2241d54023c7"&gt;517&lt;/key&gt;&lt;/foreign-keys&gt;&lt;ref-type name="Journal Article"&gt;17&lt;/ref-type&gt;&lt;contributors&gt;&lt;authors&gt;&lt;author&gt;Benjamin, A. E.&lt;/author&gt;&lt;/authors&gt;&lt;/contributors&gt;&lt;titles&gt;&lt;title&gt;An Historical Perspective on Home Care Policy&lt;/title&gt;&lt;secondary-title&gt;The Milbank Quarterly&lt;/secondary-title&gt;&lt;/titles&gt;&lt;periodical&gt;&lt;full-title&gt;The Milbank Quarterly&lt;/full-title&gt;&lt;/periodical&gt;&lt;pages&gt;129-166&lt;/pages&gt;&lt;volume&gt;71&lt;/volume&gt;&lt;number&gt;1&lt;/number&gt;&lt;dates&gt;&lt;year&gt;1993&lt;/year&gt;&lt;/dates&gt;&lt;publisher&gt;[Wiley, Milbank Memorial Fund]&lt;/publisher&gt;&lt;isbn&gt;0887378X&lt;/isbn&gt;&lt;urls&gt;&lt;related-urls&gt;&lt;url&gt;http://www.jstor.org/stable/3350277&lt;/url&gt;&lt;/related-urls&gt;&lt;/urls&gt;&lt;custom1&gt;Full publication date: 1993&lt;/custom1&gt;&lt;electronic-resource-num&gt;10.2307/3350277&lt;/electronic-resource-num&gt;&lt;remote-database-name&gt;JSTOR&lt;/remote-database-name&gt;&lt;access-date&gt;2024/02/24/&lt;/access-date&gt;&lt;/record&gt;&lt;/Cite&gt;&lt;/EndNote&gt;</w:instrText>
      </w:r>
      <w:r w:rsidR="005C5FDE" w:rsidRPr="00AA3DD8">
        <w:rPr>
          <w:rFonts w:ascii="Arial" w:hAnsi="Arial" w:cs="Arial"/>
        </w:rPr>
        <w:fldChar w:fldCharType="separate"/>
      </w:r>
      <w:r w:rsidR="00C72577" w:rsidRPr="00C72577">
        <w:rPr>
          <w:rFonts w:ascii="Arial" w:hAnsi="Arial" w:cs="Arial"/>
          <w:noProof/>
          <w:vertAlign w:val="superscript"/>
        </w:rPr>
        <w:t>2</w:t>
      </w:r>
      <w:r w:rsidR="005C5FDE" w:rsidRPr="00AA3DD8">
        <w:rPr>
          <w:rFonts w:ascii="Arial" w:hAnsi="Arial" w:cs="Arial"/>
        </w:rPr>
        <w:fldChar w:fldCharType="end"/>
      </w:r>
      <w:r w:rsidRPr="00AA3DD8">
        <w:rPr>
          <w:rFonts w:ascii="Arial" w:hAnsi="Arial" w:cs="Arial"/>
        </w:rPr>
        <w:t>.</w:t>
      </w:r>
      <w:r w:rsidR="009B68AC">
        <w:rPr>
          <w:rFonts w:ascii="Arial" w:hAnsi="Arial" w:cs="Arial"/>
        </w:rPr>
        <w:t xml:space="preserve"> These services include medically necessary intermittent skilled care like wound care for pressures or surgical wound, intravenous or nutrition therapy, injections, speech language pathology services, durable medical equipment, medical supplies for use at home,  disposable negative </w:t>
      </w:r>
      <w:r w:rsidR="0026203F">
        <w:rPr>
          <w:rFonts w:ascii="Arial" w:hAnsi="Arial" w:cs="Arial"/>
        </w:rPr>
        <w:t xml:space="preserve">pressure wound therapy devices, intermittent home health aide care, </w:t>
      </w:r>
      <w:r w:rsidR="009B68AC">
        <w:rPr>
          <w:rFonts w:ascii="Arial" w:hAnsi="Arial" w:cs="Arial"/>
        </w:rPr>
        <w:t>physical</w:t>
      </w:r>
      <w:r w:rsidR="0026203F">
        <w:rPr>
          <w:rFonts w:ascii="Arial" w:hAnsi="Arial" w:cs="Arial"/>
        </w:rPr>
        <w:t xml:space="preserve"> and </w:t>
      </w:r>
      <w:r w:rsidR="009B68AC">
        <w:rPr>
          <w:rFonts w:ascii="Arial" w:hAnsi="Arial" w:cs="Arial"/>
        </w:rPr>
        <w:t>occupational therapy</w:t>
      </w:r>
      <w:r w:rsidR="0026203F">
        <w:rPr>
          <w:rFonts w:ascii="Arial" w:hAnsi="Arial" w:cs="Arial"/>
        </w:rPr>
        <w:fldChar w:fldCharType="begin"/>
      </w:r>
      <w:r w:rsidR="0026203F">
        <w:rPr>
          <w:rFonts w:ascii="Arial" w:hAnsi="Arial" w:cs="Arial"/>
        </w:rPr>
        <w:instrText xml:space="preserve"> ADDIN EN.CITE &lt;EndNote&gt;&lt;Cite&gt;&lt;RecNum&gt;562&lt;/RecNum&gt;&lt;DisplayText&gt;&lt;style face="superscript"&gt;3&lt;/style&gt;&lt;/DisplayText&gt;&lt;record&gt;&lt;rec-number&gt;562&lt;/rec-number&gt;&lt;foreign-keys&gt;&lt;key app="EN" db-id="taexf0x20xpt2mewadwvw9sqw2dzvwzex2dw" timestamp="1727569975"&gt;562&lt;/key&gt;&lt;/foreign-keys&gt;&lt;ref-type name="Web Page"&gt;12&lt;/ref-type&gt;&lt;contributors&gt;&lt;/contributors&gt;&lt;titles&gt;&lt;/titles&gt;&lt;dates&gt;&lt;/dates&gt;&lt;urls&gt;&lt;related-urls&gt;&lt;url&gt;https://www.medicare.gov/coverage/home-health-services&lt;/url&gt;&lt;/related-urls&gt;&lt;/urls&gt;&lt;/record&gt;&lt;/Cite&gt;&lt;/EndNote&gt;</w:instrText>
      </w:r>
      <w:r w:rsidR="0026203F">
        <w:rPr>
          <w:rFonts w:ascii="Arial" w:hAnsi="Arial" w:cs="Arial"/>
        </w:rPr>
        <w:fldChar w:fldCharType="separate"/>
      </w:r>
      <w:r w:rsidR="0026203F" w:rsidRPr="0026203F">
        <w:rPr>
          <w:rFonts w:ascii="Arial" w:hAnsi="Arial" w:cs="Arial"/>
          <w:noProof/>
          <w:vertAlign w:val="superscript"/>
        </w:rPr>
        <w:t>3</w:t>
      </w:r>
      <w:r w:rsidR="0026203F">
        <w:rPr>
          <w:rFonts w:ascii="Arial" w:hAnsi="Arial" w:cs="Arial"/>
        </w:rPr>
        <w:fldChar w:fldCharType="end"/>
      </w:r>
      <w:r w:rsidRPr="00AA3DD8">
        <w:rPr>
          <w:rFonts w:ascii="Arial" w:hAnsi="Arial" w:cs="Arial"/>
        </w:rPr>
        <w:t xml:space="preserve"> </w:t>
      </w:r>
      <w:r w:rsidR="009E41D5" w:rsidRPr="00AA3DD8">
        <w:rPr>
          <w:rFonts w:ascii="Arial" w:hAnsi="Arial" w:cs="Arial"/>
        </w:rPr>
        <w:t xml:space="preserve">With the enactment of Older Americans Act in 1965, federal programs </w:t>
      </w:r>
      <w:r w:rsidR="00D7344E">
        <w:rPr>
          <w:rFonts w:ascii="Arial" w:hAnsi="Arial" w:cs="Arial"/>
        </w:rPr>
        <w:t>such as</w:t>
      </w:r>
      <w:r w:rsidR="009E41D5" w:rsidRPr="00AA3DD8">
        <w:rPr>
          <w:rFonts w:ascii="Arial" w:hAnsi="Arial" w:cs="Arial"/>
        </w:rPr>
        <w:t xml:space="preserve"> Medicare and Medicaid </w:t>
      </w:r>
      <w:r w:rsidR="001A539F">
        <w:rPr>
          <w:rFonts w:ascii="Arial" w:hAnsi="Arial" w:cs="Arial"/>
        </w:rPr>
        <w:t>began</w:t>
      </w:r>
      <w:r w:rsidR="001A539F" w:rsidRPr="00AA3DD8">
        <w:rPr>
          <w:rFonts w:ascii="Arial" w:hAnsi="Arial" w:cs="Arial"/>
        </w:rPr>
        <w:t xml:space="preserve"> </w:t>
      </w:r>
      <w:r w:rsidR="004C0B9D" w:rsidRPr="00AA3DD8">
        <w:rPr>
          <w:rFonts w:ascii="Arial" w:hAnsi="Arial" w:cs="Arial"/>
        </w:rPr>
        <w:t xml:space="preserve">covering </w:t>
      </w:r>
      <w:r w:rsidR="0014314A">
        <w:rPr>
          <w:rFonts w:ascii="Arial" w:hAnsi="Arial" w:cs="Arial"/>
        </w:rPr>
        <w:t>home health care</w:t>
      </w:r>
      <w:r w:rsidR="0014314A" w:rsidRPr="00AA3DD8">
        <w:rPr>
          <w:rFonts w:ascii="Arial" w:hAnsi="Arial" w:cs="Arial"/>
        </w:rPr>
        <w:t xml:space="preserve"> </w:t>
      </w:r>
      <w:r w:rsidR="009E41D5" w:rsidRPr="00AA3DD8">
        <w:rPr>
          <w:rFonts w:ascii="Arial" w:hAnsi="Arial" w:cs="Arial"/>
        </w:rPr>
        <w:t>to decrease the burden on hospital</w:t>
      </w:r>
      <w:r w:rsidR="00D7344E">
        <w:rPr>
          <w:rFonts w:ascii="Arial" w:hAnsi="Arial" w:cs="Arial"/>
        </w:rPr>
        <w:t>s</w:t>
      </w:r>
      <w:r w:rsidR="009E41D5" w:rsidRPr="00AA3DD8">
        <w:rPr>
          <w:rFonts w:ascii="Arial" w:hAnsi="Arial" w:cs="Arial"/>
        </w:rPr>
        <w:t xml:space="preserve"> and health system</w:t>
      </w:r>
      <w:r w:rsidR="00D7344E">
        <w:rPr>
          <w:rFonts w:ascii="Arial" w:hAnsi="Arial" w:cs="Arial"/>
        </w:rPr>
        <w:t>s</w:t>
      </w:r>
      <w:r w:rsidR="009E41D5" w:rsidRPr="00AA3DD8">
        <w:rPr>
          <w:rFonts w:ascii="Arial" w:hAnsi="Arial" w:cs="Arial"/>
        </w:rPr>
        <w:t xml:space="preserve">. </w:t>
      </w:r>
      <w:r w:rsidR="00E51145">
        <w:rPr>
          <w:rFonts w:ascii="Arial" w:hAnsi="Arial" w:cs="Arial"/>
        </w:rPr>
        <w:t xml:space="preserve">Expanding </w:t>
      </w:r>
      <w:r w:rsidR="00D7344E">
        <w:rPr>
          <w:rFonts w:ascii="Arial" w:hAnsi="Arial" w:cs="Arial"/>
        </w:rPr>
        <w:t xml:space="preserve">federal coverage led to </w:t>
      </w:r>
      <w:r w:rsidR="004C0B9D" w:rsidRPr="00AA3DD8">
        <w:rPr>
          <w:rFonts w:ascii="Arial" w:hAnsi="Arial" w:cs="Arial"/>
        </w:rPr>
        <w:t xml:space="preserve">an increase </w:t>
      </w:r>
      <w:r w:rsidR="00D7344E">
        <w:rPr>
          <w:rFonts w:ascii="Arial" w:hAnsi="Arial" w:cs="Arial"/>
        </w:rPr>
        <w:t xml:space="preserve">in the </w:t>
      </w:r>
      <w:r w:rsidR="009D32EC">
        <w:rPr>
          <w:rFonts w:ascii="Arial" w:hAnsi="Arial" w:cs="Arial"/>
        </w:rPr>
        <w:t xml:space="preserve">number of </w:t>
      </w:r>
      <w:r w:rsidR="00E51145">
        <w:rPr>
          <w:rFonts w:ascii="Arial" w:hAnsi="Arial" w:cs="Arial"/>
        </w:rPr>
        <w:t>Medicare</w:t>
      </w:r>
      <w:r w:rsidR="009D32EC">
        <w:rPr>
          <w:rFonts w:ascii="Arial" w:hAnsi="Arial" w:cs="Arial"/>
        </w:rPr>
        <w:t xml:space="preserve"> certified</w:t>
      </w:r>
      <w:r w:rsidR="004C0B9D" w:rsidRPr="00AA3DD8">
        <w:rPr>
          <w:rFonts w:ascii="Arial" w:hAnsi="Arial" w:cs="Arial"/>
        </w:rPr>
        <w:t xml:space="preserve"> </w:t>
      </w:r>
      <w:r w:rsidR="00EC14C3">
        <w:rPr>
          <w:rFonts w:ascii="Arial" w:hAnsi="Arial" w:cs="Arial"/>
        </w:rPr>
        <w:t xml:space="preserve">home health </w:t>
      </w:r>
      <w:r w:rsidR="0014314A">
        <w:rPr>
          <w:rFonts w:ascii="Arial" w:hAnsi="Arial" w:cs="Arial"/>
        </w:rPr>
        <w:t>care</w:t>
      </w:r>
      <w:r w:rsidR="00E51145">
        <w:rPr>
          <w:rFonts w:ascii="Arial" w:hAnsi="Arial" w:cs="Arial"/>
        </w:rPr>
        <w:t xml:space="preserve"> agencies from approximately </w:t>
      </w:r>
      <w:r w:rsidR="009D32EC">
        <w:rPr>
          <w:rFonts w:ascii="Arial" w:hAnsi="Arial" w:cs="Arial"/>
        </w:rPr>
        <w:t xml:space="preserve">2900 in </w:t>
      </w:r>
      <w:r w:rsidR="00F95365">
        <w:rPr>
          <w:rFonts w:ascii="Arial" w:hAnsi="Arial" w:cs="Arial"/>
        </w:rPr>
        <w:t xml:space="preserve">the </w:t>
      </w:r>
      <w:r w:rsidR="009D32EC">
        <w:rPr>
          <w:rFonts w:ascii="Arial" w:hAnsi="Arial" w:cs="Arial"/>
        </w:rPr>
        <w:t xml:space="preserve">1980’s to </w:t>
      </w:r>
      <w:r w:rsidR="00DB16B5">
        <w:rPr>
          <w:rFonts w:ascii="Arial" w:hAnsi="Arial" w:cs="Arial"/>
        </w:rPr>
        <w:t>10000 by 1997</w:t>
      </w:r>
      <w:r w:rsidR="004C0B9D" w:rsidRPr="00AA3DD8">
        <w:rPr>
          <w:rFonts w:ascii="Arial" w:hAnsi="Arial" w:cs="Arial"/>
        </w:rPr>
        <w:fldChar w:fldCharType="begin">
          <w:fldData xml:space="preserve">PEVuZE5vdGU+PENpdGU+PEF1dGhvcj5CeXJuZTwvQXV0aG9yPjxZZWFyPjIwMDk8L1llYXI+PFJl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</w:fldData>
        </w:fldChar>
      </w:r>
      <w:r w:rsidR="0026203F">
        <w:rPr>
          <w:rFonts w:ascii="Arial" w:hAnsi="Arial" w:cs="Arial"/>
        </w:rPr>
        <w:instrText xml:space="preserve"> ADDIN EN.CITE </w:instrText>
      </w:r>
      <w:r w:rsidR="0026203F">
        <w:rPr>
          <w:rFonts w:ascii="Arial" w:hAnsi="Arial" w:cs="Arial"/>
        </w:rPr>
        <w:fldChar w:fldCharType="begin">
          <w:fldData xml:space="preserve">PEVuZE5vdGU+PENpdGU+PEF1dGhvcj5CeXJuZTwvQXV0aG9yPjxZZWFyPjIwMDk8L1llYXI+PFJl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</w:fldData>
        </w:fldChar>
      </w:r>
      <w:r w:rsidR="0026203F">
        <w:rPr>
          <w:rFonts w:ascii="Arial" w:hAnsi="Arial" w:cs="Arial"/>
        </w:rPr>
        <w:instrText xml:space="preserve"> ADDIN EN.CITE.DATA </w:instrText>
      </w:r>
      <w:r w:rsidR="0026203F">
        <w:rPr>
          <w:rFonts w:ascii="Arial" w:hAnsi="Arial" w:cs="Arial"/>
        </w:rPr>
      </w:r>
      <w:r w:rsidR="0026203F">
        <w:rPr>
          <w:rFonts w:ascii="Arial" w:hAnsi="Arial" w:cs="Arial"/>
        </w:rPr>
        <w:fldChar w:fldCharType="end"/>
      </w:r>
      <w:r w:rsidR="004C0B9D" w:rsidRPr="00AA3DD8">
        <w:rPr>
          <w:rFonts w:ascii="Arial" w:hAnsi="Arial" w:cs="Arial"/>
        </w:rPr>
      </w:r>
      <w:r w:rsidR="004C0B9D" w:rsidRPr="00AA3DD8">
        <w:rPr>
          <w:rFonts w:ascii="Arial" w:hAnsi="Arial" w:cs="Arial"/>
        </w:rPr>
        <w:fldChar w:fldCharType="separate"/>
      </w:r>
      <w:r w:rsidR="0026203F" w:rsidRPr="0026203F">
        <w:rPr>
          <w:rFonts w:ascii="Arial" w:hAnsi="Arial" w:cs="Arial"/>
          <w:noProof/>
          <w:vertAlign w:val="superscript"/>
        </w:rPr>
        <w:t>4,5</w:t>
      </w:r>
      <w:r w:rsidR="004C0B9D" w:rsidRPr="00AA3DD8">
        <w:rPr>
          <w:rFonts w:ascii="Arial" w:hAnsi="Arial" w:cs="Arial"/>
        </w:rPr>
        <w:fldChar w:fldCharType="end"/>
      </w:r>
      <w:r w:rsidR="004C0B9D" w:rsidRPr="00AA3DD8">
        <w:rPr>
          <w:rFonts w:ascii="Arial" w:hAnsi="Arial" w:cs="Arial"/>
        </w:rPr>
        <w:t xml:space="preserve">. </w:t>
      </w:r>
      <w:r w:rsidR="00BD2020" w:rsidRPr="00AA3DD8">
        <w:rPr>
          <w:rFonts w:ascii="Arial" w:hAnsi="Arial" w:cs="Arial"/>
        </w:rPr>
        <w:t>The</w:t>
      </w:r>
      <w:r w:rsidR="005C5FDE" w:rsidRPr="00AA3DD8">
        <w:rPr>
          <w:rFonts w:ascii="Arial" w:hAnsi="Arial" w:cs="Arial"/>
        </w:rPr>
        <w:t xml:space="preserve"> 2022</w:t>
      </w:r>
      <w:r w:rsidR="00D7344E">
        <w:rPr>
          <w:rFonts w:ascii="Arial" w:hAnsi="Arial" w:cs="Arial"/>
        </w:rPr>
        <w:t xml:space="preserve"> National Health E</w:t>
      </w:r>
      <w:r w:rsidR="00D7344E" w:rsidRPr="00AA3DD8">
        <w:rPr>
          <w:rFonts w:ascii="Arial" w:hAnsi="Arial" w:cs="Arial"/>
        </w:rPr>
        <w:t>xpenditure</w:t>
      </w:r>
      <w:r w:rsidR="00D7344E">
        <w:rPr>
          <w:rFonts w:ascii="Arial" w:hAnsi="Arial" w:cs="Arial"/>
        </w:rPr>
        <w:t xml:space="preserve"> Report</w:t>
      </w:r>
      <w:r w:rsidR="005C5FDE" w:rsidRPr="00AA3DD8">
        <w:rPr>
          <w:rFonts w:ascii="Arial" w:hAnsi="Arial" w:cs="Arial"/>
        </w:rPr>
        <w:t xml:space="preserve"> notes that</w:t>
      </w:r>
      <w:r w:rsidR="00BD2020" w:rsidRPr="00AA3DD8">
        <w:rPr>
          <w:rFonts w:ascii="Arial" w:hAnsi="Arial" w:cs="Arial"/>
        </w:rPr>
        <w:t xml:space="preserve"> </w:t>
      </w:r>
      <w:r w:rsidR="00D7344E">
        <w:rPr>
          <w:rFonts w:ascii="Arial" w:hAnsi="Arial" w:cs="Arial"/>
        </w:rPr>
        <w:t>spending</w:t>
      </w:r>
      <w:r w:rsidR="00BD2020" w:rsidRPr="00AA3DD8">
        <w:rPr>
          <w:rFonts w:ascii="Arial" w:hAnsi="Arial" w:cs="Arial"/>
        </w:rPr>
        <w:t xml:space="preserve"> on </w:t>
      </w:r>
      <w:r w:rsidR="0014314A">
        <w:rPr>
          <w:rFonts w:ascii="Arial" w:hAnsi="Arial" w:cs="Arial"/>
        </w:rPr>
        <w:t>home health care</w:t>
      </w:r>
      <w:r w:rsidR="00075C5D">
        <w:rPr>
          <w:rFonts w:ascii="Arial" w:hAnsi="Arial" w:cs="Arial"/>
        </w:rPr>
        <w:t xml:space="preserve"> as a percentage </w:t>
      </w:r>
      <w:r w:rsidR="000F7F73">
        <w:rPr>
          <w:rFonts w:ascii="Arial" w:hAnsi="Arial" w:cs="Arial"/>
        </w:rPr>
        <w:t xml:space="preserve">of </w:t>
      </w:r>
      <w:r w:rsidR="00075C5D">
        <w:rPr>
          <w:rFonts w:ascii="Arial" w:hAnsi="Arial" w:cs="Arial"/>
        </w:rPr>
        <w:t>all healthcare spending</w:t>
      </w:r>
      <w:r w:rsidR="0014314A" w:rsidRPr="00AA3DD8">
        <w:rPr>
          <w:rFonts w:ascii="Arial" w:hAnsi="Arial" w:cs="Arial"/>
        </w:rPr>
        <w:t xml:space="preserve"> </w:t>
      </w:r>
      <w:r w:rsidR="00BD2020" w:rsidRPr="00AA3DD8">
        <w:rPr>
          <w:rFonts w:ascii="Arial" w:hAnsi="Arial" w:cs="Arial"/>
        </w:rPr>
        <w:t xml:space="preserve">has steadily increased from 0.2% </w:t>
      </w:r>
      <w:r w:rsidR="00075C5D">
        <w:rPr>
          <w:rFonts w:ascii="Arial" w:hAnsi="Arial" w:cs="Arial"/>
        </w:rPr>
        <w:t>in the</w:t>
      </w:r>
      <w:r w:rsidR="00BD2020" w:rsidRPr="00AA3DD8">
        <w:rPr>
          <w:rFonts w:ascii="Arial" w:hAnsi="Arial" w:cs="Arial"/>
        </w:rPr>
        <w:t xml:space="preserve"> 1960’s</w:t>
      </w:r>
      <w:r w:rsidR="00D7344E">
        <w:rPr>
          <w:rFonts w:ascii="Arial" w:hAnsi="Arial" w:cs="Arial"/>
        </w:rPr>
        <w:t>,</w:t>
      </w:r>
      <w:r w:rsidR="00BD2020" w:rsidRPr="00AA3DD8">
        <w:rPr>
          <w:rFonts w:ascii="Arial" w:hAnsi="Arial" w:cs="Arial"/>
        </w:rPr>
        <w:t xml:space="preserve"> to 3% in 2019</w:t>
      </w:r>
      <w:r w:rsidR="00D7344E">
        <w:rPr>
          <w:rFonts w:ascii="Arial" w:hAnsi="Arial" w:cs="Arial"/>
        </w:rPr>
        <w:t>,</w:t>
      </w:r>
      <w:r w:rsidR="005C5FDE" w:rsidRPr="00AA3DD8">
        <w:rPr>
          <w:rFonts w:ascii="Arial" w:hAnsi="Arial" w:cs="Arial"/>
        </w:rPr>
        <w:fldChar w:fldCharType="begin"/>
      </w:r>
      <w:r w:rsidR="0026203F">
        <w:rPr>
          <w:rFonts w:ascii="Arial" w:hAnsi="Arial" w:cs="Arial"/>
        </w:rPr>
        <w:instrText xml:space="preserve"> ADDIN EN.CITE &lt;EndNote&gt;&lt;Cite&gt;&lt;RecNum&gt;509&lt;/RecNum&gt;&lt;DisplayText&gt;&lt;style face="superscript"&gt;6&lt;/style&gt;&lt;/DisplayText&gt;&lt;record&gt;&lt;rec-number&gt;509&lt;/rec-number&gt;&lt;foreign-keys&gt;&lt;key app="EN" db-id="taexf0x20xpt2mewadwvw9sqw2dzvwzex2dw" timestamp="1700174225" guid="45a58c19-78c0-41ea-82a2-ec7e5485cdbc"&gt;509&lt;/key&gt;&lt;/foreign-keys&gt;&lt;ref-type name="Web Page"&gt;12&lt;/ref-type&gt;&lt;contributors&gt;&lt;/contributors&gt;&lt;titles&gt;&lt;title&gt;National health expenditures, average annual percent change, and percent distribution, by type of expenditure: United States, selected years 1960–2019&lt;/title&gt;&lt;/titles&gt;&lt;dates&gt;&lt;/dates&gt;&lt;urls&gt;&lt;related-urls&gt;&lt;url&gt;https://www.cdc.gov/nchs/data/hus/2020-2021/HExpType.pdf&lt;/url&gt;&lt;/related-urls&gt;&lt;/urls&gt;&lt;/record&gt;&lt;/Cite&gt;&lt;/EndNote&gt;</w:instrText>
      </w:r>
      <w:r w:rsidR="005C5FDE" w:rsidRPr="00AA3DD8">
        <w:rPr>
          <w:rFonts w:ascii="Arial" w:hAnsi="Arial" w:cs="Arial"/>
        </w:rPr>
        <w:fldChar w:fldCharType="separate"/>
      </w:r>
      <w:r w:rsidR="0026203F" w:rsidRPr="0026203F">
        <w:rPr>
          <w:rFonts w:ascii="Arial" w:hAnsi="Arial" w:cs="Arial"/>
          <w:noProof/>
          <w:vertAlign w:val="superscript"/>
        </w:rPr>
        <w:t>6</w:t>
      </w:r>
      <w:r w:rsidR="005C5FDE" w:rsidRPr="00AA3DD8">
        <w:rPr>
          <w:rFonts w:ascii="Arial" w:hAnsi="Arial" w:cs="Arial"/>
        </w:rPr>
        <w:fldChar w:fldCharType="end"/>
      </w:r>
      <w:r w:rsidR="005C5FDE" w:rsidRPr="00AA3DD8">
        <w:rPr>
          <w:rFonts w:ascii="Arial" w:hAnsi="Arial" w:cs="Arial"/>
        </w:rPr>
        <w:t xml:space="preserve"> and 6% in 2022</w:t>
      </w:r>
      <w:r w:rsidR="00D7344E">
        <w:rPr>
          <w:rFonts w:ascii="Arial" w:hAnsi="Arial" w:cs="Arial"/>
        </w:rPr>
        <w:t>,</w:t>
      </w:r>
      <w:r w:rsidR="00BD2020" w:rsidRPr="00AA3DD8">
        <w:rPr>
          <w:rFonts w:ascii="Arial" w:hAnsi="Arial" w:cs="Arial"/>
        </w:rPr>
        <w:t xml:space="preserve"> </w:t>
      </w:r>
      <w:r w:rsidR="00075C5D">
        <w:rPr>
          <w:rFonts w:ascii="Arial" w:hAnsi="Arial" w:cs="Arial"/>
        </w:rPr>
        <w:t>translating</w:t>
      </w:r>
      <w:r w:rsidR="00BD2020" w:rsidRPr="00AA3DD8">
        <w:rPr>
          <w:rFonts w:ascii="Arial" w:hAnsi="Arial" w:cs="Arial"/>
        </w:rPr>
        <w:t xml:space="preserve"> to </w:t>
      </w:r>
      <w:r w:rsidR="00B6560F">
        <w:rPr>
          <w:rFonts w:ascii="Arial" w:hAnsi="Arial" w:cs="Arial"/>
        </w:rPr>
        <w:t>$</w:t>
      </w:r>
      <w:r w:rsidR="005C5FDE" w:rsidRPr="00AA3DD8">
        <w:rPr>
          <w:rFonts w:ascii="Arial" w:hAnsi="Arial" w:cs="Arial"/>
        </w:rPr>
        <w:t>132.9</w:t>
      </w:r>
      <w:r w:rsidR="00BD2020" w:rsidRPr="00AA3DD8">
        <w:rPr>
          <w:rFonts w:ascii="Arial" w:hAnsi="Arial" w:cs="Arial"/>
        </w:rPr>
        <w:t xml:space="preserve"> billion of the </w:t>
      </w:r>
      <w:r w:rsidR="00B6560F">
        <w:rPr>
          <w:rFonts w:ascii="Arial" w:hAnsi="Arial" w:cs="Arial"/>
        </w:rPr>
        <w:t>$4.5</w:t>
      </w:r>
      <w:r w:rsidR="00242A01" w:rsidRPr="00AA3DD8">
        <w:rPr>
          <w:rFonts w:ascii="Arial" w:hAnsi="Arial" w:cs="Arial"/>
        </w:rPr>
        <w:t xml:space="preserve"> trillion </w:t>
      </w:r>
      <w:r w:rsidR="00BD2020" w:rsidRPr="00AA3DD8">
        <w:rPr>
          <w:rFonts w:ascii="Arial" w:hAnsi="Arial" w:cs="Arial"/>
        </w:rPr>
        <w:t>annual budget</w:t>
      </w:r>
      <w:r w:rsidR="00242A01" w:rsidRPr="00AA3DD8">
        <w:rPr>
          <w:rFonts w:ascii="Arial" w:hAnsi="Arial" w:cs="Arial"/>
        </w:rPr>
        <w:fldChar w:fldCharType="begin"/>
      </w:r>
      <w:r w:rsidR="0026203F">
        <w:rPr>
          <w:rFonts w:ascii="Arial" w:hAnsi="Arial" w:cs="Arial"/>
        </w:rPr>
        <w:instrText xml:space="preserve"> ADDIN EN.CITE &lt;EndNote&gt;&lt;Cite&gt;&lt;RecNum&gt;518&lt;/RecNum&gt;&lt;DisplayText&gt;&lt;style face="superscript"&gt;7&lt;/style&gt;&lt;/DisplayText&gt;&lt;record&gt;&lt;rec-number&gt;518&lt;/rec-number&gt;&lt;foreign-keys&gt;&lt;key app="EN" db-id="taexf0x20xpt2mewadwvw9sqw2dzvwzex2dw" timestamp="1708760555" guid="940f73ba-b45e-4947-a3be-cbd6bc6acd52"&gt;518&lt;/key&gt;&lt;/foreign-keys&gt;&lt;ref-type name="Web Page"&gt;12&lt;/ref-type&gt;&lt;contributors&gt;&lt;/contributors&gt;&lt;titles&gt;&lt;title&gt;National Health Expenditures 2022 Highlights&lt;/title&gt;&lt;/titles&gt;&lt;dates&gt;&lt;/dates&gt;&lt;urls&gt;&lt;related-urls&gt;&lt;url&gt;https://www.cms.gov/files/document/highlights.pdf&lt;/url&gt;&lt;/related-urls&gt;&lt;/urls&gt;&lt;/record&gt;&lt;/Cite&gt;&lt;/EndNote&gt;</w:instrText>
      </w:r>
      <w:r w:rsidR="00242A01" w:rsidRPr="00AA3DD8">
        <w:rPr>
          <w:rFonts w:ascii="Arial" w:hAnsi="Arial" w:cs="Arial"/>
        </w:rPr>
        <w:fldChar w:fldCharType="separate"/>
      </w:r>
      <w:r w:rsidR="0026203F" w:rsidRPr="0026203F">
        <w:rPr>
          <w:rFonts w:ascii="Arial" w:hAnsi="Arial" w:cs="Arial"/>
          <w:noProof/>
          <w:vertAlign w:val="superscript"/>
        </w:rPr>
        <w:t>7</w:t>
      </w:r>
      <w:r w:rsidR="00242A01" w:rsidRPr="00AA3DD8">
        <w:rPr>
          <w:rFonts w:ascii="Arial" w:hAnsi="Arial" w:cs="Arial"/>
        </w:rPr>
        <w:fldChar w:fldCharType="end"/>
      </w:r>
      <w:r w:rsidR="000419E9" w:rsidRPr="00392D27">
        <w:rPr>
          <w:rFonts w:ascii="Arial" w:hAnsi="Arial" w:cs="Arial"/>
        </w:rPr>
        <w:t xml:space="preserve">. </w:t>
      </w:r>
      <w:r w:rsidR="001A539F">
        <w:rPr>
          <w:rFonts w:ascii="Arial" w:hAnsi="Arial" w:cs="Arial"/>
        </w:rPr>
        <w:t>Prior research has demonstrated that home healthcare is well-utilized in some populations, with a</w:t>
      </w:r>
      <w:r w:rsidR="00075C5D">
        <w:rPr>
          <w:rFonts w:ascii="Arial" w:hAnsi="Arial" w:cs="Arial"/>
        </w:rPr>
        <w:t xml:space="preserve">lmost half of persons with dementia </w:t>
      </w:r>
      <w:r w:rsidR="001A539F">
        <w:rPr>
          <w:rFonts w:ascii="Arial" w:hAnsi="Arial" w:cs="Arial"/>
        </w:rPr>
        <w:t xml:space="preserve">receiving </w:t>
      </w:r>
      <w:r w:rsidR="0014314A" w:rsidRPr="00392D27">
        <w:rPr>
          <w:rFonts w:ascii="Arial" w:hAnsi="Arial" w:cs="Arial"/>
        </w:rPr>
        <w:t>home health care</w:t>
      </w:r>
      <w:r w:rsidR="00075C5D">
        <w:rPr>
          <w:rFonts w:ascii="Arial" w:hAnsi="Arial" w:cs="Arial"/>
        </w:rPr>
        <w:t>,</w:t>
      </w:r>
      <w:r w:rsidR="000419E9" w:rsidRPr="00392D27">
        <w:rPr>
          <w:rFonts w:ascii="Arial" w:hAnsi="Arial" w:cs="Arial"/>
        </w:rPr>
        <w:fldChar w:fldCharType="begin"/>
      </w:r>
      <w:r w:rsidR="0026203F">
        <w:rPr>
          <w:rFonts w:ascii="Arial" w:hAnsi="Arial" w:cs="Arial"/>
        </w:rPr>
        <w:instrText xml:space="preserve"> ADDIN EN.CITE &lt;EndNote&gt;&lt;Cite&gt;&lt;Author&gt;Ornstein&lt;/Author&gt;&lt;Year&gt;2022&lt;/Year&gt;&lt;RecNum&gt;523&lt;/RecNum&gt;&lt;DisplayText&gt;&lt;style face="superscript"&gt;8&lt;/style&gt;&lt;/DisplayText&gt;&lt;record&gt;&lt;rec-number&gt;523&lt;/rec-number&gt;&lt;foreign-keys&gt;&lt;key app="EN" db-id="taexf0x20xpt2mewadwvw9sqw2dzvwzex2dw" timestamp="1710189729" guid="ba809290-5957-454c-b58d-e9a97ec062ed"&gt;523&lt;/key&gt;&lt;/foreign-keys&gt;&lt;ref-type name="Journal Article"&gt;17&lt;/ref-type&gt;&lt;contributors&gt;&lt;authors&gt;&lt;author&gt;Ornstein, K. A.&lt;/author&gt;&lt;author&gt;Ankuda, C. K.&lt;/author&gt;&lt;author&gt;Leff, B.&lt;/author&gt;&lt;author&gt;Rajagopalan, S.&lt;/author&gt;&lt;author&gt;Siu, A. L.&lt;/author&gt;&lt;author&gt;Harrison, K. L.&lt;/author&gt;&lt;author&gt;Oh, A.&lt;/author&gt;&lt;author&gt;Reckrey, J. M.&lt;/author&gt;&lt;author&gt;Ritchie, C. S.&lt;/author&gt;&lt;/authors&gt;&lt;/contributors&gt;&lt;titles&gt;&lt;title&gt;Medicare-funded home-based clinical care for community-dwelling persons with dementia: An essential healthcare delivery mechanism&lt;/title&gt;&lt;secondary-title&gt;Journal of the American Geriatrics Society&lt;/secondary-title&gt;&lt;/titles&gt;&lt;periodical&gt;&lt;full-title&gt;Journal of the American Geriatrics Society&lt;/full-title&gt;&lt;/periodical&gt;&lt;pages&gt;1127-1135&lt;/pages&gt;&lt;volume&gt;70&lt;/volume&gt;&lt;number&gt;4&lt;/number&gt;&lt;dates&gt;&lt;year&gt;2022&lt;/year&gt;&lt;/dates&gt;&lt;work-type&gt;Article&lt;/work-type&gt;&lt;urls&gt;&lt;related-urls&gt;&lt;url&gt;https://www.scopus.com/inward/record.uri?eid=2-s2.0-85121634705&amp;amp;doi=10.1111%2fjgs.17621&amp;amp;partnerID=40&amp;amp;md5=d940ecb5a685d446f472736b9244f2d8&lt;/url&gt;&lt;url&gt;https://www.ncbi.nlm.nih.gov/pmc/articles/PMC8986555/pdf/nihms-1763982.pdf&lt;/url&gt;&lt;/related-urls&gt;&lt;/urls&gt;&lt;electronic-resource-num&gt;10.1111/jgs.17621&lt;/electronic-resource-num&gt;&lt;remote-database-name&gt;Scopus&lt;/remote-database-name&gt;&lt;/record&gt;&lt;/Cite&gt;&lt;/EndNote&gt;</w:instrText>
      </w:r>
      <w:r w:rsidR="000419E9" w:rsidRPr="00392D27">
        <w:rPr>
          <w:rFonts w:ascii="Arial" w:hAnsi="Arial" w:cs="Arial"/>
        </w:rPr>
        <w:fldChar w:fldCharType="separate"/>
      </w:r>
      <w:r w:rsidR="0026203F" w:rsidRPr="0026203F">
        <w:rPr>
          <w:rFonts w:ascii="Arial" w:hAnsi="Arial" w:cs="Arial"/>
          <w:noProof/>
          <w:vertAlign w:val="superscript"/>
        </w:rPr>
        <w:t>8</w:t>
      </w:r>
      <w:r w:rsidR="000419E9" w:rsidRPr="00392D27">
        <w:rPr>
          <w:rFonts w:ascii="Arial" w:hAnsi="Arial" w:cs="Arial"/>
        </w:rPr>
        <w:fldChar w:fldCharType="end"/>
      </w:r>
      <w:r w:rsidR="000419E9" w:rsidRPr="00392D27">
        <w:rPr>
          <w:rFonts w:ascii="Arial" w:hAnsi="Arial" w:cs="Arial"/>
        </w:rPr>
        <w:t xml:space="preserve"> </w:t>
      </w:r>
      <w:r w:rsidR="00075C5D">
        <w:rPr>
          <w:rFonts w:ascii="Arial" w:hAnsi="Arial" w:cs="Arial"/>
        </w:rPr>
        <w:t>but data on rates and patterns of use among cancer survivors are limited</w:t>
      </w:r>
      <w:r w:rsidR="00392D27">
        <w:rPr>
          <w:rFonts w:ascii="Arial" w:hAnsi="Arial" w:cs="Arial"/>
        </w:rPr>
        <w:fldChar w:fldCharType="begin"/>
      </w:r>
      <w:r w:rsidR="0026203F">
        <w:rPr>
          <w:rFonts w:ascii="Arial" w:hAnsi="Arial" w:cs="Arial"/>
        </w:rPr>
        <w:instrText xml:space="preserve"> ADDIN EN.CITE &lt;EndNote&gt;&lt;Cite&gt;&lt;Author&gt;Jensen&lt;/Author&gt;&lt;Year&gt;2024&lt;/Year&gt;&lt;RecNum&gt;533&lt;/RecNum&gt;&lt;DisplayText&gt;&lt;style face="superscript"&gt;9&lt;/style&gt;&lt;/DisplayText&gt;&lt;record&gt;&lt;rec-number&gt;533&lt;/rec-number&gt;&lt;foreign-keys&gt;&lt;key app="EN" db-id="taexf0x20xpt2mewadwvw9sqw2dzvwzex2dw" timestamp="1712584047" guid="9ec1ba1b-e529-4595-9e99-c07b13e3fa5f"&gt;533&lt;/key&gt;&lt;/foreign-keys&gt;&lt;ref-type name="Journal Article"&gt;17&lt;/ref-type&gt;&lt;contributors&gt;&lt;authors&gt;&lt;author&gt;Jensen, Christopher Edward&lt;/author&gt;&lt;author&gt;Kuo, Tzy-Mey&lt;/author&gt;&lt;author&gt;LeBlanc, Matthew R.&lt;/author&gt;&lt;author&gt;Baggett, Christopher D.&lt;/author&gt;&lt;author&gt;Duchesneau, Emilie D.&lt;/author&gt;&lt;author&gt;Zhou, Xi&lt;/author&gt;&lt;author&gt;Reeder-Hayes, Katherine E.&lt;/author&gt;&lt;author&gt;Lund, Jennifer L.&lt;/author&gt;&lt;/authors&gt;&lt;/contributors&gt;&lt;titles&gt;&lt;title&gt;Functional Status Associations With Treatment Receipt and Outcomes Among Older Adults Newly Diagnosed With Multiple Myeloma&lt;/title&gt;&lt;secondary-title&gt;JCO clinical cancer informatics&lt;/secondary-title&gt;&lt;/titles&gt;&lt;periodical&gt;&lt;full-title&gt;JCO clinical cancer informatics&lt;/full-title&gt;&lt;/periodical&gt;&lt;pages&gt;e2300214-e2300214&lt;/pages&gt;&lt;volume&gt;8&lt;/volume&gt;&lt;number&gt;8&lt;/number&gt;&lt;keywords&gt;&lt;keyword&gt;Life skills&lt;/keyword&gt;&lt;keyword&gt;Medicare&lt;/keyword&gt;&lt;keyword&gt;United States&lt;/keyword&gt;&lt;keyword&gt;Human beings&lt;/keyword&gt;&lt;keyword&gt;Older people&lt;/keyword&gt;&lt;keyword&gt;Functional Status&lt;/keyword&gt;&lt;keyword&gt;People with disabilities&lt;/keyword&gt;&lt;keyword&gt;Multiple myeloma&lt;/keyword&gt;&lt;/keywords&gt;&lt;dates&gt;&lt;year&gt;2024&lt;/year&gt;&lt;/dates&gt;&lt;pub-location&gt;United States&lt;/pub-location&gt;&lt;isbn&gt;2473-4276&lt;/isbn&gt;&lt;urls&gt;&lt;/urls&gt;&lt;electronic-resource-num&gt;10.1200/CCI.23.00214&lt;/electronic-resource-num&gt;&lt;/record&gt;&lt;/Cite&gt;&lt;/EndNote&gt;</w:instrText>
      </w:r>
      <w:r w:rsidR="00392D27">
        <w:rPr>
          <w:rFonts w:ascii="Arial" w:hAnsi="Arial" w:cs="Arial"/>
        </w:rPr>
        <w:fldChar w:fldCharType="separate"/>
      </w:r>
      <w:r w:rsidR="0026203F" w:rsidRPr="0026203F">
        <w:rPr>
          <w:rFonts w:ascii="Arial" w:hAnsi="Arial" w:cs="Arial"/>
          <w:noProof/>
          <w:vertAlign w:val="superscript"/>
        </w:rPr>
        <w:t>9</w:t>
      </w:r>
      <w:r w:rsidR="00392D27">
        <w:rPr>
          <w:rFonts w:ascii="Arial" w:hAnsi="Arial" w:cs="Arial"/>
        </w:rPr>
        <w:fldChar w:fldCharType="end"/>
      </w:r>
      <w:r w:rsidR="00392D27">
        <w:rPr>
          <w:rFonts w:ascii="Arial" w:hAnsi="Arial" w:cs="Arial"/>
        </w:rPr>
        <w:t xml:space="preserve">. </w:t>
      </w:r>
    </w:p>
    <w:p w14:paraId="6291D26F" w14:textId="5DBC123B" w:rsidR="00C079C0" w:rsidRPr="00C079C0" w:rsidRDefault="004F6D41" w:rsidP="00C079C0">
      <w:pPr>
        <w:spacing w:line="480" w:lineRule="auto"/>
        <w:ind w:firstLine="720"/>
        <w:rPr>
          <w:rFonts w:ascii="Arial" w:hAnsi="Arial" w:cs="Arial"/>
        </w:rPr>
      </w:pPr>
      <w:r>
        <w:rPr>
          <w:rFonts w:ascii="Arial" w:hAnsi="Arial" w:cs="Arial"/>
        </w:rPr>
        <w:t>Home health care services are particularly relevant for cancer survivors, who are increasingly older, with co-morbidities, and functional limitations</w:t>
      </w:r>
      <w:r w:rsidR="00885EE5">
        <w:rPr>
          <w:rFonts w:ascii="Arial" w:hAnsi="Arial" w:cs="Arial"/>
        </w:rPr>
        <w:fldChar w:fldCharType="begin"/>
      </w:r>
      <w:r w:rsidR="0026203F">
        <w:rPr>
          <w:rFonts w:ascii="Arial" w:hAnsi="Arial" w:cs="Arial"/>
        </w:rPr>
        <w:instrText xml:space="preserve"> ADDIN EN.CITE &lt;EndNote&gt;&lt;Cite&gt;&lt;Author&gt;Gupta&lt;/Author&gt;&lt;Year&gt;2024&lt;/Year&gt;&lt;RecNum&gt;531&lt;/RecNum&gt;&lt;DisplayText&gt;&lt;style face="superscript"&gt;10&lt;/style&gt;&lt;/DisplayText&gt;&lt;record&gt;&lt;rec-number&gt;531&lt;/rec-number&gt;&lt;foreign-keys&gt;&lt;key app="EN" db-id="taexf0x20xpt2mewadwvw9sqw2dzvwzex2dw" timestamp="1712553636" guid="c25892d6-f4d3-4905-82c3-e79d98744d2b"&gt;531&lt;/key&gt;&lt;/foreign-keys&gt;&lt;ref-type name="Journal Article"&gt;17&lt;/ref-type&gt;&lt;contributors&gt;&lt;authors&gt;&lt;author&gt;Gupta, Arjun&lt;/author&gt;&lt;author&gt;Chant, Emma D.&lt;/author&gt;&lt;author&gt;Mohile, Supriya&lt;/author&gt;&lt;author&gt;Vogel, Rachel I.&lt;/author&gt;&lt;author&gt;Parsons, Helen M.&lt;/author&gt;&lt;author&gt;Blaes, Anne H.&lt;/author&gt;&lt;author&gt;Booth, Christopher M.&lt;/author&gt;&lt;author&gt;Rocque, Gabrielle B.&lt;/author&gt;&lt;author&gt;Dusetzina, Stacie B.&lt;/author&gt;&lt;author&gt;Ganguli, Ishani&lt;/author&gt;&lt;/authors&gt;&lt;/contributors&gt;&lt;titles&gt;&lt;title&gt;Health Care Contact Days Among Older Cancer Survivors&lt;/title&gt;&lt;secondary-title&gt;JCO oncology practice&lt;/secondary-title&gt;&lt;/titles&gt;&lt;periodical&gt;&lt;full-title&gt;JCO oncology practice&lt;/full-title&gt;&lt;/periodical&gt;&lt;pages&gt;OP2300590-OP2300590&lt;/pages&gt;&lt;dates&gt;&lt;year&gt;2024&lt;/year&gt;&lt;/dates&gt;&lt;pub-location&gt;United States&lt;/pub-location&gt;&lt;isbn&gt;2688-1535&lt;/isbn&gt;&lt;urls&gt;&lt;/urls&gt;&lt;electronic-resource-num&gt;10.1200/OP.23.00590&lt;/electronic-resource-num&gt;&lt;/record&gt;&lt;/Cite&gt;&lt;/EndNote&gt;</w:instrText>
      </w:r>
      <w:r w:rsidR="00885EE5">
        <w:rPr>
          <w:rFonts w:ascii="Arial" w:hAnsi="Arial" w:cs="Arial"/>
        </w:rPr>
        <w:fldChar w:fldCharType="separate"/>
      </w:r>
      <w:r w:rsidR="0026203F" w:rsidRPr="0026203F">
        <w:rPr>
          <w:rFonts w:ascii="Arial" w:hAnsi="Arial" w:cs="Arial"/>
          <w:noProof/>
          <w:vertAlign w:val="superscript"/>
        </w:rPr>
        <w:t>10</w:t>
      </w:r>
      <w:r w:rsidR="00885EE5">
        <w:rPr>
          <w:rFonts w:ascii="Arial" w:hAnsi="Arial" w:cs="Arial"/>
        </w:rPr>
        <w:fldChar w:fldCharType="end"/>
      </w:r>
      <w:r>
        <w:rPr>
          <w:rFonts w:ascii="Arial" w:hAnsi="Arial" w:cs="Arial"/>
        </w:rPr>
        <w:t xml:space="preserve">. </w:t>
      </w:r>
      <w:r w:rsidR="004E274C">
        <w:rPr>
          <w:rFonts w:ascii="Arial" w:hAnsi="Arial" w:cs="Arial"/>
        </w:rPr>
        <w:t xml:space="preserve">Prior studies have shown that patients who receive home health care have demonstrated improvement in </w:t>
      </w:r>
      <w:r w:rsidR="002C12C5">
        <w:rPr>
          <w:rFonts w:ascii="Arial" w:hAnsi="Arial" w:cs="Arial"/>
        </w:rPr>
        <w:t>mobility and independence</w:t>
      </w:r>
      <w:r w:rsidR="002C12C5">
        <w:rPr>
          <w:rFonts w:ascii="Arial" w:hAnsi="Arial" w:cs="Arial"/>
        </w:rPr>
        <w:fldChar w:fldCharType="begin">
          <w:fldData xml:space="preserve">PEVuZE5vdGU+PENpdGU+PEF1dGhvcj5EZXk8L0F1dGhvcj48WWVhcj4yMDE1PC9ZZWFyPjxSZWNO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</w:fldData>
        </w:fldChar>
      </w:r>
      <w:r w:rsidR="002C12C5">
        <w:rPr>
          <w:rFonts w:ascii="Arial" w:hAnsi="Arial" w:cs="Arial"/>
        </w:rPr>
        <w:instrText xml:space="preserve"> ADDIN EN.CITE </w:instrText>
      </w:r>
      <w:r w:rsidR="002C12C5">
        <w:rPr>
          <w:rFonts w:ascii="Arial" w:hAnsi="Arial" w:cs="Arial"/>
        </w:rPr>
        <w:fldChar w:fldCharType="begin">
          <w:fldData xml:space="preserve">PEVuZE5vdGU+PENpdGU+PEF1dGhvcj5EZXk8L0F1dGhvcj48WWVhcj4yMDE1PC9ZZWFyPjxSZWNO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</w:fldData>
        </w:fldChar>
      </w:r>
      <w:r w:rsidR="002C12C5">
        <w:rPr>
          <w:rFonts w:ascii="Arial" w:hAnsi="Arial" w:cs="Arial"/>
        </w:rPr>
        <w:instrText xml:space="preserve"> ADDIN EN.CITE.DATA </w:instrText>
      </w:r>
      <w:r w:rsidR="002C12C5">
        <w:rPr>
          <w:rFonts w:ascii="Arial" w:hAnsi="Arial" w:cs="Arial"/>
        </w:rPr>
      </w:r>
      <w:r w:rsidR="002C12C5">
        <w:rPr>
          <w:rFonts w:ascii="Arial" w:hAnsi="Arial" w:cs="Arial"/>
        </w:rPr>
        <w:fldChar w:fldCharType="end"/>
      </w:r>
      <w:r w:rsidR="002C12C5">
        <w:rPr>
          <w:rFonts w:ascii="Arial" w:hAnsi="Arial" w:cs="Arial"/>
        </w:rPr>
      </w:r>
      <w:r w:rsidR="002C12C5">
        <w:rPr>
          <w:rFonts w:ascii="Arial" w:hAnsi="Arial" w:cs="Arial"/>
        </w:rPr>
        <w:fldChar w:fldCharType="separate"/>
      </w:r>
      <w:r w:rsidR="002C12C5" w:rsidRPr="002C12C5">
        <w:rPr>
          <w:rFonts w:ascii="Arial" w:hAnsi="Arial" w:cs="Arial"/>
          <w:noProof/>
          <w:vertAlign w:val="superscript"/>
        </w:rPr>
        <w:t>11,12</w:t>
      </w:r>
      <w:r w:rsidR="002C12C5">
        <w:rPr>
          <w:rFonts w:ascii="Arial" w:hAnsi="Arial" w:cs="Arial"/>
        </w:rPr>
        <w:fldChar w:fldCharType="end"/>
      </w:r>
      <w:r w:rsidR="002C12C5">
        <w:rPr>
          <w:rFonts w:ascii="Arial" w:hAnsi="Arial" w:cs="Arial"/>
        </w:rPr>
        <w:t xml:space="preserve">, </w:t>
      </w:r>
      <w:r w:rsidR="00282CC8">
        <w:rPr>
          <w:rFonts w:ascii="Arial" w:hAnsi="Arial" w:cs="Arial"/>
        </w:rPr>
        <w:t>k</w:t>
      </w:r>
      <w:r w:rsidR="002C12C5">
        <w:rPr>
          <w:rFonts w:ascii="Arial" w:hAnsi="Arial" w:cs="Arial"/>
        </w:rPr>
        <w:t>nowledge in regard to medication and treatment</w:t>
      </w:r>
      <w:r w:rsidR="002C12C5">
        <w:rPr>
          <w:rFonts w:ascii="Arial" w:hAnsi="Arial" w:cs="Arial"/>
        </w:rPr>
        <w:fldChar w:fldCharType="begin"/>
      </w:r>
      <w:r w:rsidR="002C12C5">
        <w:rPr>
          <w:rFonts w:ascii="Arial" w:hAnsi="Arial" w:cs="Arial"/>
        </w:rPr>
        <w:instrText xml:space="preserve"> ADDIN EN.CITE &lt;EndNote&gt;&lt;Cite&gt;&lt;Author&gt;Jun&lt;/Author&gt;&lt;Year&gt;2012&lt;/Year&gt;&lt;RecNum&gt;568&lt;/RecNum&gt;&lt;DisplayText&gt;&lt;style face="superscript"&gt;13&lt;/style&gt;&lt;/DisplayText&gt;&lt;record&gt;&lt;rec-number&gt;568&lt;/rec-number&gt;&lt;foreign-keys&gt;&lt;key app="EN" db-id="taexf0x20xpt2mewadwvw9sqw2dzvwzex2dw" timestamp="1727626172"&gt;568&lt;/key&gt;&lt;/foreign-keys&gt;&lt;ref-type name="Journal Article"&gt;17&lt;/ref-type&gt;&lt;contributors&gt;&lt;authors&gt;&lt;author&gt;Jun, Myunghee&lt;/author&gt;&lt;author&gt;Jung, Ji Young&lt;/author&gt;&lt;/authors&gt;&lt;/contributors&gt;&lt;titles&gt;&lt;title&gt;Effectiveness of Home Health Care Service for Elders after Spinal Surgery&lt;/title&gt;&lt;secondary-title&gt;J Korean Acad Nurs&lt;/secondary-title&gt;&lt;/titles&gt;&lt;periodical&gt;&lt;full-title&gt;J Korean Acad Nurs&lt;/full-title&gt;&lt;/periodical&gt;&lt;pages&gt;1009-1018&lt;/pages&gt;&lt;volume&gt;42&lt;/volume&gt;&lt;number&gt;7&lt;/number&gt;&lt;keywords&gt;&lt;keyword&gt;Health services for the aged&lt;/keyword&gt;&lt;keyword&gt;Home care services&lt;/keyword&gt;&lt;keyword&gt;pain&lt;/keyword&gt;&lt;keyword&gt;Knowledge&lt;/keyword&gt;&lt;keyword&gt;muscle strength&lt;/keyword&gt;&lt;/keywords&gt;&lt;dates&gt;&lt;year&gt;2012&lt;/year&gt;&lt;pub-dates&gt;&lt;date&gt;12/&lt;/date&gt;&lt;/pub-dates&gt;&lt;/dates&gt;&lt;publisher&gt;Korean Society of Nursing Science&lt;/publisher&gt;&lt;isbn&gt;2005-3673&lt;/isbn&gt;&lt;urls&gt;&lt;related-urls&gt;&lt;url&gt;https://doi.org/10.4040/jkan.2012.42.7.1009&lt;/url&gt;&lt;url&gt;https://jkan.or.kr/Synapse/Data/PDFData/0006JKAN/jkan-42-1009.pdf&lt;/url&gt;&lt;/related-urls&gt;&lt;/urls&gt;&lt;/record&gt;&lt;/Cite&gt;&lt;/EndNote&gt;</w:instrText>
      </w:r>
      <w:r w:rsidR="002C12C5">
        <w:rPr>
          <w:rFonts w:ascii="Arial" w:hAnsi="Arial" w:cs="Arial"/>
        </w:rPr>
        <w:fldChar w:fldCharType="separate"/>
      </w:r>
      <w:r w:rsidR="002C12C5" w:rsidRPr="002C12C5">
        <w:rPr>
          <w:rFonts w:ascii="Arial" w:hAnsi="Arial" w:cs="Arial"/>
          <w:noProof/>
          <w:vertAlign w:val="superscript"/>
        </w:rPr>
        <w:t>13</w:t>
      </w:r>
      <w:r w:rsidR="002C12C5">
        <w:rPr>
          <w:rFonts w:ascii="Arial" w:hAnsi="Arial" w:cs="Arial"/>
        </w:rPr>
        <w:fldChar w:fldCharType="end"/>
      </w:r>
      <w:r w:rsidR="00A63350">
        <w:rPr>
          <w:rFonts w:ascii="Arial" w:hAnsi="Arial" w:cs="Arial"/>
        </w:rPr>
        <w:t>, improvement in quality of life and depression</w:t>
      </w:r>
      <w:r w:rsidR="00A63350">
        <w:rPr>
          <w:rFonts w:ascii="Arial" w:hAnsi="Arial" w:cs="Arial"/>
        </w:rPr>
        <w:fldChar w:fldCharType="begin"/>
      </w:r>
      <w:r w:rsidR="00A63350">
        <w:rPr>
          <w:rFonts w:ascii="Arial" w:hAnsi="Arial" w:cs="Arial"/>
        </w:rPr>
        <w:instrText xml:space="preserve"> ADDIN EN.CITE &lt;EndNote&gt;&lt;Cite&gt;&lt;Author&gt;Nikmat&lt;/Author&gt;&lt;Year&gt;2015&lt;/Year&gt;&lt;RecNum&gt;569&lt;/RecNum&gt;&lt;DisplayText&gt;&lt;style face="superscript"&gt;14&lt;/style&gt;&lt;/DisplayText&gt;&lt;record&gt;&lt;rec-number&gt;569&lt;/rec-number&gt;&lt;foreign-keys&gt;&lt;key app="EN" db-id="taexf0x20xpt2mewadwvw9sqw2dzvwzex2dw" timestamp="1727626298"&gt;569&lt;/key&gt;&lt;/foreign-keys&gt;&lt;ref-type name="Journal Article"&gt;17&lt;/ref-type&gt;&lt;contributors&gt;&lt;authors&gt;&lt;author&gt;Nikmat, Azlina Wati&lt;/author&gt;&lt;author&gt;Al-Mashoor, S. Hassan&lt;/author&gt;&lt;author&gt;Hashim, Nurul Azreen&lt;/author&gt;&lt;/authors&gt;&lt;/contributors&gt;&lt;titles&gt;&lt;title&gt;Quality of life in people with cognitive impairment: nursing homes versus home care&lt;/title&gt;&lt;secondary-title&gt;International Psychogeriatrics&lt;/secondary-title&gt;&lt;/titles&gt;&lt;periodical&gt;&lt;full-title&gt;International Psychogeriatrics&lt;/full-title&gt;&lt;/periodical&gt;&lt;pages&gt;815-824&lt;/pages&gt;&lt;volume&gt;27&lt;/volume&gt;&lt;number&gt;5&lt;/number&gt;&lt;edition&gt;2014/12/11&lt;/edition&gt;&lt;keywords&gt;&lt;keyword&gt;Alzheimer’s disease&lt;/keyword&gt;&lt;keyword&gt;aging&lt;/keyword&gt;&lt;keyword&gt;community&lt;/keyword&gt;&lt;keyword&gt;institutional care&lt;/keyword&gt;&lt;/keywords&gt;&lt;dates&gt;&lt;year&gt;2015&lt;/year&gt;&lt;/dates&gt;&lt;publisher&gt;Cambridge University Press&lt;/publisher&gt;&lt;isbn&gt;1041-6102&lt;/isbn&gt;&lt;urls&gt;&lt;related-urls&gt;&lt;url&gt;https://www.cambridge.org/core/product/DAFDD732FFF5AFCEC103B96DA8D78747&lt;/url&gt;&lt;url&gt;https://www.cambridge.org/core/journals/international-psychogeriatrics/article/abs/quality-of-life-in-people-with-cognitive-impairment-nursing-homes-versus-home-care/DAFDD732FFF5AFCEC103B96DA8D78747&lt;/url&gt;&lt;/related-urls&gt;&lt;/urls&gt;&lt;electronic-resource-num&gt;10.1017/S1041610214002609&lt;/electronic-resource-num&gt;&lt;remote-database-name&gt;Cambridge Core&lt;/remote-database-name&gt;&lt;remote-database-provider&gt;Cambridge University Press&lt;/remote-database-provider&gt;&lt;/record&gt;&lt;/Cite&gt;&lt;/EndNote&gt;</w:instrText>
      </w:r>
      <w:r w:rsidR="00A63350">
        <w:rPr>
          <w:rFonts w:ascii="Arial" w:hAnsi="Arial" w:cs="Arial"/>
        </w:rPr>
        <w:fldChar w:fldCharType="separate"/>
      </w:r>
      <w:r w:rsidR="00A63350" w:rsidRPr="00A63350">
        <w:rPr>
          <w:rFonts w:ascii="Arial" w:hAnsi="Arial" w:cs="Arial"/>
          <w:noProof/>
          <w:vertAlign w:val="superscript"/>
        </w:rPr>
        <w:t>14</w:t>
      </w:r>
      <w:r w:rsidR="00A63350">
        <w:rPr>
          <w:rFonts w:ascii="Arial" w:hAnsi="Arial" w:cs="Arial"/>
        </w:rPr>
        <w:fldChar w:fldCharType="end"/>
      </w:r>
      <w:r w:rsidR="002C12C5">
        <w:rPr>
          <w:rFonts w:ascii="Arial" w:hAnsi="Arial" w:cs="Arial"/>
        </w:rPr>
        <w:t xml:space="preserve"> </w:t>
      </w:r>
      <w:r>
        <w:rPr>
          <w:rFonts w:ascii="Arial" w:hAnsi="Arial" w:cs="Arial"/>
        </w:rPr>
        <w:t xml:space="preserve">In 2018, an estimated 70% of cancer survivors reported functional </w:t>
      </w:r>
      <w:r>
        <w:rPr>
          <w:rFonts w:ascii="Arial" w:hAnsi="Arial" w:cs="Arial"/>
        </w:rPr>
        <w:lastRenderedPageBreak/>
        <w:t>limitations</w:t>
      </w:r>
      <w:r w:rsidR="00CF5113">
        <w:rPr>
          <w:rFonts w:ascii="Arial" w:hAnsi="Arial" w:cs="Arial"/>
        </w:rPr>
        <w:fldChar w:fldCharType="begin"/>
      </w:r>
      <w:r w:rsidR="00A63350">
        <w:rPr>
          <w:rFonts w:ascii="Arial" w:hAnsi="Arial" w:cs="Arial"/>
        </w:rPr>
        <w:instrText xml:space="preserve"> ADDIN EN.CITE &lt;EndNote&gt;&lt;Cite&gt;&lt;Author&gt;Patel&lt;/Author&gt;&lt;Year&gt;2023&lt;/Year&gt;&lt;RecNum&gt;532&lt;/RecNum&gt;&lt;DisplayText&gt;&lt;style face="superscript"&gt;15&lt;/style&gt;&lt;/DisplayText&gt;&lt;record&gt;&lt;rec-number&gt;532&lt;/rec-number&gt;&lt;foreign-keys&gt;&lt;key app="EN" db-id="taexf0x20xpt2mewadwvw9sqw2dzvwzex2dw" timestamp="1712553832" guid="48feda19-ef1d-41c1-9cb9-a7dcae1bb363"&gt;532&lt;/key&gt;&lt;/foreign-keys&gt;&lt;ref-type name="Journal Article"&gt;17&lt;/ref-type&gt;&lt;contributors&gt;&lt;authors&gt;&lt;author&gt;Patel, Vishal R.&lt;/author&gt;&lt;author&gt;Hussaini, S. M. Qasim&lt;/author&gt;&lt;author&gt;Blaes, Anne H.&lt;/author&gt;&lt;author&gt;Morgans, Alicia K.&lt;/author&gt;&lt;author&gt;Haynes, Alex B.&lt;/author&gt;&lt;author&gt;Adamson, Adewole S.&lt;/author&gt;&lt;author&gt;Gupta, Arjun&lt;/author&gt;&lt;/authors&gt;&lt;/contributors&gt;&lt;titles&gt;&lt;title&gt;Trends in the Prevalence of Functional Limitations Among US Cancer Survivors, 1999-2018&lt;/title&gt;&lt;secondary-title&gt;JAMA oncology&lt;/secondary-title&gt;&lt;/titles&gt;&lt;periodical&gt;&lt;full-title&gt;JAMA oncology&lt;/full-title&gt;&lt;/periodical&gt;&lt;pages&gt;1001-1003&lt;/pages&gt;&lt;volume&gt;9&lt;/volume&gt;&lt;number&gt;7&lt;/number&gt;&lt;keywords&gt;&lt;keyword&gt;Prevalence&lt;/keyword&gt;&lt;keyword&gt;Human beings&lt;/keyword&gt;&lt;keyword&gt;Risk factors&lt;/keyword&gt;&lt;keyword&gt;Survivors&lt;/keyword&gt;&lt;/keywords&gt;&lt;dates&gt;&lt;year&gt;2023&lt;/year&gt;&lt;/dates&gt;&lt;pub-location&gt;United States&lt;/pub-location&gt;&lt;publisher&gt;American Medical Association&lt;/publisher&gt;&lt;isbn&gt;2374-2437&lt;/isbn&gt;&lt;urls&gt;&lt;related-urls&gt;&lt;url&gt;https://jamanetwork.com/journals/jamaoncology/article-abstract/2804895&lt;/url&gt;&lt;/related-urls&gt;&lt;/urls&gt;&lt;electronic-resource-num&gt;10.1001/jamaoncol.2023.1180&lt;/electronic-resource-num&gt;&lt;/record&gt;&lt;/Cite&gt;&lt;/EndNote&gt;</w:instrText>
      </w:r>
      <w:r w:rsidR="00CF5113">
        <w:rPr>
          <w:rFonts w:ascii="Arial" w:hAnsi="Arial" w:cs="Arial"/>
        </w:rPr>
        <w:fldChar w:fldCharType="separate"/>
      </w:r>
      <w:r w:rsidR="00A63350" w:rsidRPr="00A63350">
        <w:rPr>
          <w:rFonts w:ascii="Arial" w:hAnsi="Arial" w:cs="Arial"/>
          <w:noProof/>
          <w:vertAlign w:val="superscript"/>
        </w:rPr>
        <w:t>15</w:t>
      </w:r>
      <w:r w:rsidR="00CF5113">
        <w:rPr>
          <w:rFonts w:ascii="Arial" w:hAnsi="Arial" w:cs="Arial"/>
        </w:rPr>
        <w:fldChar w:fldCharType="end"/>
      </w:r>
      <w:r>
        <w:rPr>
          <w:rFonts w:ascii="Arial" w:hAnsi="Arial" w:cs="Arial"/>
        </w:rPr>
        <w:t>, and in 2022, out of a</w:t>
      </w:r>
      <w:r w:rsidRPr="004F6D41">
        <w:rPr>
          <w:rFonts w:ascii="Arial" w:hAnsi="Arial" w:cs="Arial"/>
        </w:rPr>
        <w:t>n estimated 18.1 million US cancer survivors, two thirds were 65 years and older</w:t>
      </w:r>
      <w:r w:rsidR="005231FF">
        <w:rPr>
          <w:rFonts w:ascii="Arial" w:hAnsi="Arial" w:cs="Arial"/>
        </w:rPr>
        <w:fldChar w:fldCharType="begin"/>
      </w:r>
      <w:r w:rsidR="00A63350">
        <w:rPr>
          <w:rFonts w:ascii="Arial" w:hAnsi="Arial" w:cs="Arial"/>
        </w:rPr>
        <w:instrText xml:space="preserve"> ADDIN EN.CITE &lt;EndNote&gt;&lt;Cite&gt;&lt;RecNum&gt;543&lt;/RecNum&gt;&lt;DisplayText&gt;&lt;style face="superscript"&gt;16&lt;/style&gt;&lt;/DisplayText&gt;&lt;record&gt;&lt;rec-number&gt;543&lt;/rec-number&gt;&lt;foreign-keys&gt;&lt;key app="EN" db-id="taexf0x20xpt2mewadwvw9sqw2dzvwzex2dw" timestamp="1713142632" guid="f3b367ce-67e6-4e0a-a323-b1af0368bffb"&gt;543&lt;/key&gt;&lt;/foreign-keys&gt;&lt;ref-type name="Journal Article"&gt;17&lt;/ref-type&gt;&lt;contributors&gt;&lt;/contributors&gt;&lt;titles&gt;&lt;title&gt;Cancer Treatment &amp;amp; Survivorship Facts &amp;amp; Figures 2022-2024&lt;/title&gt;&lt;/titles&gt;&lt;dates&gt;&lt;/dates&gt;&lt;urls&gt;&lt;related-urls&gt;&lt;url&gt;https://www.cancer.org/content/dam/cancer-org/research/cancer-facts-and-statistics/cancer-treatment-and-survivorship-facts-and-figures/2022-cancer-treatment-and-survivorship-fandf-acs.pdf&lt;/url&gt;&lt;/related-urls&gt;&lt;/urls&gt;&lt;/record&gt;&lt;/Cite&gt;&lt;/EndNote&gt;</w:instrText>
      </w:r>
      <w:r w:rsidR="005231FF">
        <w:rPr>
          <w:rFonts w:ascii="Arial" w:hAnsi="Arial" w:cs="Arial"/>
        </w:rPr>
        <w:fldChar w:fldCharType="separate"/>
      </w:r>
      <w:r w:rsidR="00A63350" w:rsidRPr="00A63350">
        <w:rPr>
          <w:rFonts w:ascii="Arial" w:hAnsi="Arial" w:cs="Arial"/>
          <w:noProof/>
          <w:vertAlign w:val="superscript"/>
        </w:rPr>
        <w:t>16</w:t>
      </w:r>
      <w:r w:rsidR="005231FF">
        <w:rPr>
          <w:rFonts w:ascii="Arial" w:hAnsi="Arial" w:cs="Arial"/>
        </w:rPr>
        <w:fldChar w:fldCharType="end"/>
      </w:r>
      <w:r w:rsidRPr="004F6D41">
        <w:rPr>
          <w:rFonts w:ascii="Arial" w:hAnsi="Arial" w:cs="Arial"/>
        </w:rPr>
        <w:t>.</w:t>
      </w:r>
      <w:r>
        <w:rPr>
          <w:rFonts w:ascii="Arial" w:hAnsi="Arial" w:cs="Arial"/>
        </w:rPr>
        <w:t xml:space="preserve"> Recent federal programs (e.g., the </w:t>
      </w:r>
      <w:r w:rsidRPr="00AA3DD8">
        <w:rPr>
          <w:rFonts w:ascii="Arial" w:hAnsi="Arial" w:cs="Arial"/>
        </w:rPr>
        <w:t>Cancer Moonshot initiative</w:t>
      </w:r>
      <w:r>
        <w:rPr>
          <w:rFonts w:ascii="Arial" w:hAnsi="Arial" w:cs="Arial"/>
        </w:rPr>
        <w:t>, American Rescue plan etc</w:t>
      </w:r>
      <w:r w:rsidR="00A14C6A">
        <w:rPr>
          <w:rFonts w:ascii="Arial" w:hAnsi="Arial" w:cs="Arial"/>
        </w:rPr>
        <w:t>.</w:t>
      </w:r>
      <w:r>
        <w:rPr>
          <w:rFonts w:ascii="Arial" w:hAnsi="Arial" w:cs="Arial"/>
        </w:rPr>
        <w:t xml:space="preserve">) </w:t>
      </w:r>
      <w:r w:rsidR="00D447FE">
        <w:rPr>
          <w:rFonts w:ascii="Arial" w:hAnsi="Arial" w:cs="Arial"/>
        </w:rPr>
        <w:t>have</w:t>
      </w:r>
      <w:r w:rsidR="000419E9">
        <w:rPr>
          <w:rFonts w:ascii="Arial" w:hAnsi="Arial" w:cs="Arial"/>
        </w:rPr>
        <w:t xml:space="preserve"> </w:t>
      </w:r>
      <w:r w:rsidR="00D447FE">
        <w:rPr>
          <w:rFonts w:ascii="Arial" w:hAnsi="Arial" w:cs="Arial"/>
        </w:rPr>
        <w:t>provisions</w:t>
      </w:r>
      <w:r w:rsidR="000419E9">
        <w:rPr>
          <w:rFonts w:ascii="Arial" w:hAnsi="Arial" w:cs="Arial"/>
        </w:rPr>
        <w:t xml:space="preserve"> to invest ~ $150 billion over 10 years to expand</w:t>
      </w:r>
      <w:r w:rsidR="004A0E70" w:rsidRPr="00AA3DD8">
        <w:rPr>
          <w:rFonts w:ascii="Arial" w:hAnsi="Arial" w:cs="Arial"/>
        </w:rPr>
        <w:t xml:space="preserve"> home and community-based </w:t>
      </w:r>
      <w:r w:rsidR="000419E9">
        <w:rPr>
          <w:rFonts w:ascii="Arial" w:hAnsi="Arial" w:cs="Arial"/>
        </w:rPr>
        <w:t>services</w:t>
      </w:r>
      <w:r w:rsidR="004A0E70" w:rsidRPr="00AA3DD8">
        <w:rPr>
          <w:rFonts w:ascii="Arial" w:hAnsi="Arial" w:cs="Arial"/>
        </w:rPr>
        <w:t xml:space="preserve"> </w:t>
      </w:r>
      <w:r w:rsidR="000419E9">
        <w:rPr>
          <w:rFonts w:ascii="Arial" w:hAnsi="Arial" w:cs="Arial"/>
        </w:rPr>
        <w:t>and plans to spend $9 billion to boost wages for home care workers and improve overall job quality</w:t>
      </w:r>
      <w:r w:rsidR="000419E9">
        <w:rPr>
          <w:rFonts w:ascii="Arial" w:hAnsi="Arial" w:cs="Arial"/>
        </w:rPr>
        <w:fldChar w:fldCharType="begin"/>
      </w:r>
      <w:r w:rsidR="00A63350">
        <w:rPr>
          <w:rFonts w:ascii="Arial" w:hAnsi="Arial" w:cs="Arial"/>
        </w:rPr>
        <w:instrText xml:space="preserve"> ADDIN EN.CITE &lt;EndNote&gt;&lt;Cite&gt;&lt;RecNum&gt;527&lt;/RecNum&gt;&lt;DisplayText&gt;&lt;style face="superscript"&gt;17&lt;/style&gt;&lt;/DisplayText&gt;&lt;record&gt;&lt;rec-number&gt;527&lt;/rec-number&gt;&lt;foreign-keys&gt;&lt;key app="EN" db-id="taexf0x20xpt2mewadwvw9sqw2dzvwzex2dw" timestamp="1710194886" guid="cc278c45-5d60-465b-b0f5-a5d0239d706b"&gt;527&lt;/key&gt;&lt;/foreign-keys&gt;&lt;ref-type name="Web Page"&gt;12&lt;/ref-type&gt;&lt;contributors&gt;&lt;/contributors&gt;&lt;titles&gt;&lt;title&gt;FACT SHEET: The President’s Budget Protects and Increases Access to Quality, Affordable Healthcare&lt;/title&gt;&lt;/titles&gt;&lt;dates&gt;&lt;/dates&gt;&lt;urls&gt;&lt;related-urls&gt;&lt;url&gt;https://www.whitehouse.gov/briefing-room/statements-releases/2024/03/11/fact-sheet-the-presidents-budget-protects-and-increases-access-to-quality-affordable-healthcare/&lt;/url&gt;&lt;/related-urls&gt;&lt;/urls&gt;&lt;/record&gt;&lt;/Cite&gt;&lt;/EndNote&gt;</w:instrText>
      </w:r>
      <w:r w:rsidR="000419E9">
        <w:rPr>
          <w:rFonts w:ascii="Arial" w:hAnsi="Arial" w:cs="Arial"/>
        </w:rPr>
        <w:fldChar w:fldCharType="separate"/>
      </w:r>
      <w:r w:rsidR="00A63350" w:rsidRPr="00A63350">
        <w:rPr>
          <w:rFonts w:ascii="Arial" w:hAnsi="Arial" w:cs="Arial"/>
          <w:noProof/>
          <w:vertAlign w:val="superscript"/>
        </w:rPr>
        <w:t>17</w:t>
      </w:r>
      <w:r w:rsidR="000419E9">
        <w:rPr>
          <w:rFonts w:ascii="Arial" w:hAnsi="Arial" w:cs="Arial"/>
        </w:rPr>
        <w:fldChar w:fldCharType="end"/>
      </w:r>
      <w:r w:rsidR="000419E9">
        <w:rPr>
          <w:rFonts w:ascii="Arial" w:hAnsi="Arial" w:cs="Arial"/>
        </w:rPr>
        <w:t xml:space="preserve">. </w:t>
      </w:r>
      <w:r w:rsidR="00615DAE">
        <w:rPr>
          <w:rFonts w:ascii="Arial" w:hAnsi="Arial" w:cs="Arial"/>
        </w:rPr>
        <w:t>To align policy with care delivery</w:t>
      </w:r>
      <w:r w:rsidR="00D447FE">
        <w:rPr>
          <w:rFonts w:ascii="Arial" w:hAnsi="Arial" w:cs="Arial"/>
        </w:rPr>
        <w:t>, it is critical to understand current patterns of use of home health care services</w:t>
      </w:r>
      <w:r w:rsidR="001A539F">
        <w:rPr>
          <w:rFonts w:ascii="Arial" w:hAnsi="Arial" w:cs="Arial"/>
        </w:rPr>
        <w:t xml:space="preserve"> to identify populations at risk of underutilizing these services</w:t>
      </w:r>
      <w:r w:rsidR="00D447FE">
        <w:rPr>
          <w:rFonts w:ascii="Arial" w:hAnsi="Arial" w:cs="Arial"/>
        </w:rPr>
        <w:t xml:space="preserve">. </w:t>
      </w:r>
      <w:r w:rsidR="00D447FE" w:rsidRPr="00AA3DD8">
        <w:rPr>
          <w:rFonts w:ascii="Arial" w:hAnsi="Arial" w:cs="Arial"/>
        </w:rPr>
        <w:t>We</w:t>
      </w:r>
      <w:r w:rsidR="00D447FE">
        <w:rPr>
          <w:rFonts w:ascii="Arial" w:hAnsi="Arial" w:cs="Arial"/>
        </w:rPr>
        <w:t xml:space="preserve"> thus</w:t>
      </w:r>
      <w:r w:rsidR="00D447FE" w:rsidRPr="00AA3DD8">
        <w:rPr>
          <w:rFonts w:ascii="Arial" w:hAnsi="Arial" w:cs="Arial"/>
        </w:rPr>
        <w:t xml:space="preserve"> </w:t>
      </w:r>
      <w:r w:rsidR="00D447FE">
        <w:rPr>
          <w:rFonts w:ascii="Arial" w:hAnsi="Arial" w:cs="Arial"/>
        </w:rPr>
        <w:t>sought to</w:t>
      </w:r>
      <w:r w:rsidR="00D447FE" w:rsidRPr="00AA3DD8">
        <w:rPr>
          <w:rFonts w:ascii="Arial" w:hAnsi="Arial" w:cs="Arial"/>
        </w:rPr>
        <w:t xml:space="preserve"> </w:t>
      </w:r>
      <w:r w:rsidR="00D447FE">
        <w:rPr>
          <w:rFonts w:ascii="Arial" w:hAnsi="Arial" w:cs="Arial"/>
        </w:rPr>
        <w:t>characterize</w:t>
      </w:r>
      <w:r w:rsidR="00D447FE" w:rsidRPr="00AA3DD8">
        <w:rPr>
          <w:rFonts w:ascii="Arial" w:hAnsi="Arial" w:cs="Arial"/>
        </w:rPr>
        <w:t xml:space="preserve"> the current </w:t>
      </w:r>
      <w:r w:rsidR="00D447FE">
        <w:rPr>
          <w:rFonts w:ascii="Arial" w:hAnsi="Arial" w:cs="Arial"/>
        </w:rPr>
        <w:t>patterns of use</w:t>
      </w:r>
      <w:r w:rsidR="00D447FE" w:rsidRPr="00AA3DD8">
        <w:rPr>
          <w:rFonts w:ascii="Arial" w:hAnsi="Arial" w:cs="Arial"/>
        </w:rPr>
        <w:t xml:space="preserve"> of </w:t>
      </w:r>
      <w:r w:rsidR="00D447FE">
        <w:rPr>
          <w:rFonts w:ascii="Arial" w:hAnsi="Arial" w:cs="Arial"/>
        </w:rPr>
        <w:t xml:space="preserve">home health care </w:t>
      </w:r>
      <w:r w:rsidR="00D447FE" w:rsidRPr="00AA3DD8">
        <w:rPr>
          <w:rFonts w:ascii="Arial" w:hAnsi="Arial" w:cs="Arial"/>
        </w:rPr>
        <w:t>services among cancer survivors</w:t>
      </w:r>
      <w:r w:rsidR="00D447FE">
        <w:rPr>
          <w:rFonts w:ascii="Arial" w:hAnsi="Arial" w:cs="Arial"/>
        </w:rPr>
        <w:t>.</w:t>
      </w:r>
    </w:p>
    <w:p w14:paraId="352E21A5" w14:textId="12279FA4" w:rsidR="000419E9" w:rsidRDefault="00A84030" w:rsidP="000419E9">
      <w:pPr>
        <w:spacing w:line="480" w:lineRule="auto"/>
        <w:rPr>
          <w:rFonts w:ascii="Arial" w:hAnsi="Arial" w:cs="Arial"/>
          <w:b/>
        </w:rPr>
      </w:pPr>
      <w:r w:rsidRPr="00AA3DD8">
        <w:rPr>
          <w:rFonts w:ascii="Arial" w:hAnsi="Arial" w:cs="Arial"/>
          <w:b/>
        </w:rPr>
        <w:t xml:space="preserve">Methods: </w:t>
      </w:r>
    </w:p>
    <w:p w14:paraId="516DE3F4" w14:textId="77777777" w:rsidR="000419E9" w:rsidRDefault="000419E9" w:rsidP="000419E9">
      <w:pPr>
        <w:spacing w:line="480" w:lineRule="auto"/>
        <w:rPr>
          <w:rFonts w:ascii="Arial" w:hAnsi="Arial" w:cs="Arial"/>
          <w:b/>
        </w:rPr>
      </w:pPr>
      <w:r>
        <w:rPr>
          <w:rFonts w:ascii="Arial" w:hAnsi="Arial" w:cs="Arial"/>
          <w:b/>
        </w:rPr>
        <w:t xml:space="preserve">Data Source: </w:t>
      </w:r>
    </w:p>
    <w:p w14:paraId="588ACD97" w14:textId="472B87F8" w:rsidR="000419E9" w:rsidRDefault="00A84030" w:rsidP="00E76532">
      <w:pPr>
        <w:spacing w:line="480" w:lineRule="auto"/>
        <w:ind w:firstLine="720"/>
        <w:rPr>
          <w:rFonts w:ascii="Arial" w:hAnsi="Arial" w:cs="Arial"/>
        </w:rPr>
      </w:pPr>
      <w:r w:rsidRPr="00AA3DD8">
        <w:rPr>
          <w:rFonts w:ascii="Arial" w:hAnsi="Arial" w:cs="Arial"/>
        </w:rPr>
        <w:t>We used the Medical expenditure Panel survey (MEPS)</w:t>
      </w:r>
      <w:r w:rsidR="00333D72">
        <w:rPr>
          <w:rFonts w:ascii="Arial" w:hAnsi="Arial" w:cs="Arial"/>
        </w:rPr>
        <w:t>,</w:t>
      </w:r>
      <w:r w:rsidRPr="00AA3DD8">
        <w:rPr>
          <w:rFonts w:ascii="Arial" w:hAnsi="Arial" w:cs="Arial"/>
        </w:rPr>
        <w:t xml:space="preserve"> which is a nationally representative </w:t>
      </w:r>
      <w:r w:rsidR="00DB4320" w:rsidRPr="00AA3DD8">
        <w:rPr>
          <w:rFonts w:ascii="Arial" w:hAnsi="Arial" w:cs="Arial"/>
        </w:rPr>
        <w:t>public use data set</w:t>
      </w:r>
      <w:r w:rsidR="004157F1" w:rsidRPr="00AA3DD8">
        <w:rPr>
          <w:rFonts w:ascii="Arial" w:hAnsi="Arial" w:cs="Arial"/>
        </w:rPr>
        <w:t xml:space="preserve"> d</w:t>
      </w:r>
      <w:r w:rsidR="00B822F6">
        <w:rPr>
          <w:rFonts w:ascii="Arial" w:hAnsi="Arial" w:cs="Arial"/>
        </w:rPr>
        <w:t>eveloped and maintained by the Agency for H</w:t>
      </w:r>
      <w:r w:rsidR="004157F1" w:rsidRPr="00AA3DD8">
        <w:rPr>
          <w:rFonts w:ascii="Arial" w:hAnsi="Arial" w:cs="Arial"/>
        </w:rPr>
        <w:t>ealthcare Research and Quality (AHRQ)</w:t>
      </w:r>
      <w:r w:rsidR="004157F1" w:rsidRPr="00AA3DD8">
        <w:rPr>
          <w:rFonts w:ascii="Arial" w:hAnsi="Arial" w:cs="Arial"/>
        </w:rPr>
        <w:fldChar w:fldCharType="begin"/>
      </w:r>
      <w:r w:rsidR="00A63350">
        <w:rPr>
          <w:rFonts w:ascii="Arial" w:hAnsi="Arial" w:cs="Arial"/>
        </w:rPr>
        <w:instrText xml:space="preserve"> ADDIN EN.CITE &lt;EndNote&gt;&lt;Cite&gt;&lt;RecNum&gt;520&lt;/RecNum&gt;&lt;DisplayText&gt;&lt;style face="superscript"&gt;18&lt;/style&gt;&lt;/DisplayText&gt;&lt;record&gt;&lt;rec-number&gt;520&lt;/rec-number&gt;&lt;foreign-keys&gt;&lt;key app="EN" db-id="taexf0x20xpt2mewadwvw9sqw2dzvwzex2dw" timestamp="1708761601" guid="a1cf2464-8644-44e0-a217-97cfd544bcf5"&gt;520&lt;/key&gt;&lt;/foreign-keys&gt;&lt;ref-type name="Web Page"&gt;12&lt;/ref-type&gt;&lt;contributors&gt;&lt;/contributors&gt;&lt;titles&gt;&lt;title&gt;Medical Expenditure Panel Survey&lt;/title&gt;&lt;/titles&gt;&lt;dates&gt;&lt;/dates&gt;&lt;urls&gt;&lt;related-urls&gt;&lt;url&gt;https://meps.ahrq.gov/mepsweb/about_meps/survey_back.jsp&lt;/url&gt;&lt;/related-urls&gt;&lt;/urls&gt;&lt;/record&gt;&lt;/Cite&gt;&lt;/EndNote&gt;</w:instrText>
      </w:r>
      <w:r w:rsidR="004157F1" w:rsidRPr="00AA3DD8">
        <w:rPr>
          <w:rFonts w:ascii="Arial" w:hAnsi="Arial" w:cs="Arial"/>
        </w:rPr>
        <w:fldChar w:fldCharType="separate"/>
      </w:r>
      <w:r w:rsidR="00A63350" w:rsidRPr="00A63350">
        <w:rPr>
          <w:rFonts w:ascii="Arial" w:hAnsi="Arial" w:cs="Arial"/>
          <w:noProof/>
          <w:vertAlign w:val="superscript"/>
        </w:rPr>
        <w:t>18</w:t>
      </w:r>
      <w:r w:rsidR="004157F1" w:rsidRPr="00AA3DD8">
        <w:rPr>
          <w:rFonts w:ascii="Arial" w:hAnsi="Arial" w:cs="Arial"/>
        </w:rPr>
        <w:fldChar w:fldCharType="end"/>
      </w:r>
      <w:r w:rsidR="00DB4320" w:rsidRPr="00AA3DD8">
        <w:rPr>
          <w:rFonts w:ascii="Arial" w:hAnsi="Arial" w:cs="Arial"/>
        </w:rPr>
        <w:t xml:space="preserve">. </w:t>
      </w:r>
      <w:r w:rsidR="0014754E">
        <w:rPr>
          <w:rFonts w:ascii="Arial" w:hAnsi="Arial" w:cs="Arial"/>
        </w:rPr>
        <w:t xml:space="preserve">It includes a sample of US civilian non-institutionalized individuals. </w:t>
      </w:r>
      <w:r w:rsidR="00EC6F4D" w:rsidRPr="00AA3DD8">
        <w:rPr>
          <w:rFonts w:ascii="Arial" w:hAnsi="Arial" w:cs="Arial"/>
        </w:rPr>
        <w:t>Each year’s</w:t>
      </w:r>
      <w:r w:rsidR="00DB4320" w:rsidRPr="00AA3DD8">
        <w:rPr>
          <w:rFonts w:ascii="Arial" w:hAnsi="Arial" w:cs="Arial"/>
        </w:rPr>
        <w:t xml:space="preserve"> MEPS </w:t>
      </w:r>
      <w:r w:rsidR="00EC6F4D" w:rsidRPr="00AA3DD8">
        <w:rPr>
          <w:rFonts w:ascii="Arial" w:hAnsi="Arial" w:cs="Arial"/>
        </w:rPr>
        <w:t>data consists of</w:t>
      </w:r>
      <w:r w:rsidR="00DB4320" w:rsidRPr="00AA3DD8">
        <w:rPr>
          <w:rFonts w:ascii="Arial" w:hAnsi="Arial" w:cs="Arial"/>
        </w:rPr>
        <w:t xml:space="preserve"> a subset of households who have participated in the previous </w:t>
      </w:r>
      <w:r w:rsidR="00EC6F4D" w:rsidRPr="00AA3DD8">
        <w:rPr>
          <w:rFonts w:ascii="Arial" w:hAnsi="Arial" w:cs="Arial"/>
        </w:rPr>
        <w:t>year’s</w:t>
      </w:r>
      <w:r w:rsidR="00DB4320" w:rsidRPr="00AA3DD8">
        <w:rPr>
          <w:rFonts w:ascii="Arial" w:hAnsi="Arial" w:cs="Arial"/>
        </w:rPr>
        <w:t xml:space="preserve"> National Health Interview Surv</w:t>
      </w:r>
      <w:r w:rsidR="00EC6F4D" w:rsidRPr="00AA3DD8">
        <w:rPr>
          <w:rFonts w:ascii="Arial" w:hAnsi="Arial" w:cs="Arial"/>
        </w:rPr>
        <w:t>ey (NHIS) and are followed for</w:t>
      </w:r>
      <w:r w:rsidR="00DB4320" w:rsidRPr="00AA3DD8">
        <w:rPr>
          <w:rFonts w:ascii="Arial" w:hAnsi="Arial" w:cs="Arial"/>
        </w:rPr>
        <w:t xml:space="preserve"> 5 rounds of interview covering 2 full calendar years. MEPS has different components including </w:t>
      </w:r>
      <w:r w:rsidR="000419E9">
        <w:rPr>
          <w:rFonts w:ascii="Arial" w:hAnsi="Arial" w:cs="Arial"/>
        </w:rPr>
        <w:t>a</w:t>
      </w:r>
      <w:r w:rsidR="002C754C">
        <w:rPr>
          <w:rFonts w:ascii="Arial" w:hAnsi="Arial" w:cs="Arial"/>
        </w:rPr>
        <w:t xml:space="preserve"> house</w:t>
      </w:r>
      <w:r w:rsidR="00DB4320" w:rsidRPr="00AA3DD8">
        <w:rPr>
          <w:rFonts w:ascii="Arial" w:hAnsi="Arial" w:cs="Arial"/>
        </w:rPr>
        <w:t>hold</w:t>
      </w:r>
      <w:r w:rsidR="00615DAE">
        <w:rPr>
          <w:rFonts w:ascii="Arial" w:hAnsi="Arial" w:cs="Arial"/>
        </w:rPr>
        <w:t>, insurance, and medical provider components covering</w:t>
      </w:r>
      <w:r w:rsidR="00DB4320" w:rsidRPr="00AA3DD8">
        <w:rPr>
          <w:rFonts w:ascii="Arial" w:hAnsi="Arial" w:cs="Arial"/>
        </w:rPr>
        <w:t xml:space="preserve"> </w:t>
      </w:r>
      <w:r w:rsidR="0014314A">
        <w:rPr>
          <w:rFonts w:ascii="Arial" w:hAnsi="Arial" w:cs="Arial"/>
        </w:rPr>
        <w:t xml:space="preserve">home health care </w:t>
      </w:r>
      <w:r w:rsidR="00DB4320" w:rsidRPr="00AA3DD8">
        <w:rPr>
          <w:rFonts w:ascii="Arial" w:hAnsi="Arial" w:cs="Arial"/>
        </w:rPr>
        <w:t>information.</w:t>
      </w:r>
      <w:r w:rsidR="0014754E" w:rsidRPr="00AA3DD8" w:rsidDel="0014754E">
        <w:rPr>
          <w:rFonts w:ascii="Arial" w:hAnsi="Arial" w:cs="Arial"/>
        </w:rPr>
        <w:t xml:space="preserve"> </w:t>
      </w:r>
      <w:r w:rsidR="00BC0D1D">
        <w:rPr>
          <w:rFonts w:ascii="Arial" w:hAnsi="Arial" w:cs="Arial"/>
        </w:rPr>
        <w:t>W</w:t>
      </w:r>
      <w:r w:rsidR="00DB4320" w:rsidRPr="00AA3DD8">
        <w:rPr>
          <w:rFonts w:ascii="Arial" w:hAnsi="Arial" w:cs="Arial"/>
        </w:rPr>
        <w:t>e used data from</w:t>
      </w:r>
      <w:r w:rsidR="005D2590">
        <w:rPr>
          <w:rFonts w:ascii="Arial" w:hAnsi="Arial" w:cs="Arial"/>
        </w:rPr>
        <w:t xml:space="preserve"> </w:t>
      </w:r>
      <w:r w:rsidR="00FD0815">
        <w:rPr>
          <w:rFonts w:ascii="Arial" w:hAnsi="Arial" w:cs="Arial"/>
        </w:rPr>
        <w:t>publicly</w:t>
      </w:r>
      <w:r w:rsidR="000822D1">
        <w:rPr>
          <w:rFonts w:ascii="Arial" w:hAnsi="Arial" w:cs="Arial"/>
        </w:rPr>
        <w:t xml:space="preserve"> available</w:t>
      </w:r>
      <w:r w:rsidR="005D2590">
        <w:rPr>
          <w:rFonts w:ascii="Arial" w:hAnsi="Arial" w:cs="Arial"/>
        </w:rPr>
        <w:t xml:space="preserve"> </w:t>
      </w:r>
      <w:r w:rsidR="000822D1">
        <w:rPr>
          <w:rFonts w:ascii="Arial" w:hAnsi="Arial" w:cs="Arial"/>
        </w:rPr>
        <w:t xml:space="preserve">full year </w:t>
      </w:r>
      <w:r w:rsidR="0009077D">
        <w:rPr>
          <w:rFonts w:ascii="Arial" w:hAnsi="Arial" w:cs="Arial"/>
        </w:rPr>
        <w:t xml:space="preserve">consolidated </w:t>
      </w:r>
      <w:r w:rsidR="000822D1">
        <w:rPr>
          <w:rFonts w:ascii="Arial" w:hAnsi="Arial" w:cs="Arial"/>
        </w:rPr>
        <w:t>file</w:t>
      </w:r>
      <w:r w:rsidR="0009077D">
        <w:rPr>
          <w:rFonts w:ascii="Arial" w:hAnsi="Arial" w:cs="Arial"/>
        </w:rPr>
        <w:t>s</w:t>
      </w:r>
      <w:r w:rsidR="00132176">
        <w:rPr>
          <w:rFonts w:ascii="Arial" w:hAnsi="Arial" w:cs="Arial"/>
        </w:rPr>
        <w:t xml:space="preserve"> of these</w:t>
      </w:r>
      <w:r w:rsidR="005D2590">
        <w:rPr>
          <w:rFonts w:ascii="Arial" w:hAnsi="Arial" w:cs="Arial"/>
        </w:rPr>
        <w:t xml:space="preserve"> component</w:t>
      </w:r>
      <w:r w:rsidR="00132176">
        <w:rPr>
          <w:rFonts w:ascii="Arial" w:hAnsi="Arial" w:cs="Arial"/>
        </w:rPr>
        <w:t>s</w:t>
      </w:r>
      <w:r w:rsidR="000822D1">
        <w:rPr>
          <w:rFonts w:ascii="Arial" w:hAnsi="Arial" w:cs="Arial"/>
        </w:rPr>
        <w:t xml:space="preserve"> </w:t>
      </w:r>
      <w:r w:rsidR="005D2590">
        <w:rPr>
          <w:rFonts w:ascii="Arial" w:hAnsi="Arial" w:cs="Arial"/>
        </w:rPr>
        <w:t>between</w:t>
      </w:r>
      <w:r w:rsidR="00DB4320" w:rsidRPr="00AA3DD8">
        <w:rPr>
          <w:rFonts w:ascii="Arial" w:hAnsi="Arial" w:cs="Arial"/>
        </w:rPr>
        <w:t xml:space="preserve"> 2016 to 2019 </w:t>
      </w:r>
      <w:r w:rsidR="002C754C">
        <w:rPr>
          <w:rFonts w:ascii="Arial" w:hAnsi="Arial" w:cs="Arial"/>
        </w:rPr>
        <w:t>in the current study, an</w:t>
      </w:r>
      <w:r w:rsidR="000822D1">
        <w:rPr>
          <w:rFonts w:ascii="Arial" w:hAnsi="Arial" w:cs="Arial"/>
        </w:rPr>
        <w:t>d</w:t>
      </w:r>
      <w:r w:rsidR="002C754C">
        <w:rPr>
          <w:rFonts w:ascii="Arial" w:hAnsi="Arial" w:cs="Arial"/>
        </w:rPr>
        <w:t xml:space="preserve"> excluded data 2020 onwards to </w:t>
      </w:r>
      <w:r w:rsidR="0014754E">
        <w:rPr>
          <w:rFonts w:ascii="Arial" w:hAnsi="Arial" w:cs="Arial"/>
        </w:rPr>
        <w:t>exclude patterns of</w:t>
      </w:r>
      <w:r w:rsidR="002C754C">
        <w:rPr>
          <w:rFonts w:ascii="Arial" w:hAnsi="Arial" w:cs="Arial"/>
        </w:rPr>
        <w:t xml:space="preserve"> upheaval in care with the </w:t>
      </w:r>
      <w:r w:rsidR="005E407F">
        <w:rPr>
          <w:rFonts w:ascii="Arial" w:hAnsi="Arial" w:cs="Arial"/>
        </w:rPr>
        <w:t xml:space="preserve">COVID-19 </w:t>
      </w:r>
      <w:r w:rsidR="002C754C">
        <w:rPr>
          <w:rFonts w:ascii="Arial" w:hAnsi="Arial" w:cs="Arial"/>
        </w:rPr>
        <w:t>pandemic.</w:t>
      </w:r>
      <w:r w:rsidR="0014754E">
        <w:rPr>
          <w:rFonts w:ascii="Arial" w:hAnsi="Arial" w:cs="Arial"/>
        </w:rPr>
        <w:t xml:space="preserve"> The response rates for the 2016-2019 MEPS was </w:t>
      </w:r>
      <w:r w:rsidR="009E45AF">
        <w:rPr>
          <w:rFonts w:ascii="Arial" w:hAnsi="Arial" w:cs="Arial"/>
        </w:rPr>
        <w:t>46%, 44.2%, 42.7% and 39.5% respectively</w:t>
      </w:r>
      <w:r w:rsidR="000822D1">
        <w:rPr>
          <w:rFonts w:ascii="Arial" w:hAnsi="Arial" w:cs="Arial"/>
        </w:rPr>
        <w:t xml:space="preserve"> in the full year file</w:t>
      </w:r>
      <w:r w:rsidR="0014754E">
        <w:rPr>
          <w:rFonts w:ascii="Arial" w:hAnsi="Arial" w:cs="Arial"/>
        </w:rPr>
        <w:t>.</w:t>
      </w:r>
      <w:r w:rsidR="00BC0D1D">
        <w:rPr>
          <w:rFonts w:ascii="Arial" w:hAnsi="Arial" w:cs="Arial"/>
        </w:rPr>
        <w:t xml:space="preserve"> </w:t>
      </w:r>
      <w:r w:rsidR="00333D72">
        <w:rPr>
          <w:rFonts w:ascii="Arial" w:hAnsi="Arial" w:cs="Arial"/>
        </w:rPr>
        <w:t>I</w:t>
      </w:r>
      <w:r w:rsidR="000822D1">
        <w:rPr>
          <w:rFonts w:ascii="Arial" w:hAnsi="Arial" w:cs="Arial"/>
        </w:rPr>
        <w:t>nformation</w:t>
      </w:r>
      <w:r w:rsidR="00333D72">
        <w:rPr>
          <w:rFonts w:ascii="Arial" w:hAnsi="Arial" w:cs="Arial"/>
        </w:rPr>
        <w:t xml:space="preserve"> included in these files include a broad range of data including individual’s sociodemographics, healthcare utilization, costs and insurance type, including</w:t>
      </w:r>
      <w:r w:rsidR="000822D1">
        <w:rPr>
          <w:rFonts w:ascii="Arial" w:hAnsi="Arial" w:cs="Arial"/>
        </w:rPr>
        <w:t xml:space="preserve"> private health insurance obtained through employer, direct purchase private insurance plans, and public health insurance programs</w:t>
      </w:r>
      <w:r w:rsidR="00333D72">
        <w:rPr>
          <w:rFonts w:ascii="Arial" w:hAnsi="Arial" w:cs="Arial"/>
        </w:rPr>
        <w:t>.</w:t>
      </w:r>
    </w:p>
    <w:p w14:paraId="41401007" w14:textId="77777777" w:rsidR="000419E9" w:rsidRDefault="000419E9" w:rsidP="000419E9">
      <w:pPr>
        <w:spacing w:line="480" w:lineRule="auto"/>
        <w:rPr>
          <w:rFonts w:ascii="Arial" w:hAnsi="Arial" w:cs="Arial"/>
        </w:rPr>
      </w:pPr>
      <w:r>
        <w:rPr>
          <w:rFonts w:ascii="Arial" w:hAnsi="Arial" w:cs="Arial"/>
          <w:b/>
        </w:rPr>
        <w:lastRenderedPageBreak/>
        <w:t>Population</w:t>
      </w:r>
      <w:r w:rsidRPr="000419E9">
        <w:rPr>
          <w:rFonts w:ascii="Arial" w:hAnsi="Arial" w:cs="Arial"/>
          <w:b/>
        </w:rPr>
        <w:t>:</w:t>
      </w:r>
      <w:r>
        <w:rPr>
          <w:rFonts w:ascii="Arial" w:hAnsi="Arial" w:cs="Arial"/>
        </w:rPr>
        <w:t xml:space="preserve"> </w:t>
      </w:r>
    </w:p>
    <w:p w14:paraId="2668BA58" w14:textId="4D376688" w:rsidR="000419E9" w:rsidRDefault="00FA4356" w:rsidP="00E76532">
      <w:pPr>
        <w:spacing w:line="480" w:lineRule="auto"/>
        <w:ind w:firstLine="720"/>
        <w:rPr>
          <w:rFonts w:ascii="Arial" w:hAnsi="Arial" w:cs="Arial"/>
        </w:rPr>
      </w:pPr>
      <w:r w:rsidRPr="00FA4356">
        <w:rPr>
          <w:rFonts w:ascii="Arial" w:hAnsi="Arial" w:cs="Arial"/>
        </w:rPr>
        <w:t>Cancer survivors, aged 18 years and above were identified using the MEPS condition question, “Has a doctor or other health professional ever told you that you had cancer or a malignancy of any kind?”. Individuals who reported only non-melanoma skin cancer were excluded</w:t>
      </w:r>
      <w:del w:id="18" w:author="Naveen Premnath" w:date="2026-01-05T22:36:00Z">
        <w:r w:rsidRPr="00FA4356" w:rsidDel="00FA4356">
          <w:rPr>
            <w:rFonts w:ascii="Arial" w:hAnsi="Arial" w:cs="Arial"/>
          </w:rPr>
          <w:delText xml:space="preserve"> </w:delText>
        </w:r>
      </w:del>
      <w:commentRangeStart w:id="19"/>
      <w:commentRangeStart w:id="20"/>
      <w:r w:rsidR="000419E9">
        <w:rPr>
          <w:rFonts w:ascii="Arial" w:hAnsi="Arial" w:cs="Arial"/>
        </w:rPr>
        <w:fldChar w:fldCharType="begin"/>
      </w:r>
      <w:r w:rsidR="00A63350">
        <w:rPr>
          <w:rFonts w:ascii="Arial" w:hAnsi="Arial" w:cs="Arial"/>
        </w:rPr>
        <w:instrText xml:space="preserve"> ADDIN EN.CITE &lt;EndNote&gt;&lt;Cite&gt;&lt;Author&gt;Rim&lt;/Author&gt;&lt;Year&gt;2019&lt;/Year&gt;&lt;RecNum&gt;528&lt;/RecNum&gt;&lt;DisplayText&gt;&lt;style face="superscript"&gt;19&lt;/style&gt;&lt;/DisplayText&gt;&lt;record&gt;&lt;rec-number&gt;528&lt;/rec-number&gt;&lt;foreign-keys&gt;&lt;key app="EN" db-id="taexf0x20xpt2mewadwvw9sqw2dzvwzex2dw" timestamp="1710195628" guid="28d936ab-7163-477f-8f30-00d07ea1cf26"&gt;528&lt;/key&gt;&lt;/foreign-keys&gt;&lt;ref-type name="Journal Article"&gt;17&lt;/ref-type&gt;&lt;contributors&gt;&lt;authors&gt;&lt;author&gt;Rim, Sun Hee&lt;/author&gt;&lt;author&gt;Yabroff, K. Robin&lt;/author&gt;&lt;author&gt;Dasari, Sabitha&lt;/author&gt;&lt;author&gt;Han, Xuesong&lt;/author&gt;&lt;author&gt;Litzelman, Kristin&lt;/author&gt;&lt;author&gt;Ekwueme, Donatus U.&lt;/author&gt;&lt;/authors&gt;&lt;/contributors&gt;&lt;titles&gt;&lt;title&gt;Preventive care service use among cancer survivors with serious psychological distress: An analysis of the medical expenditure panel survey data&lt;/title&gt;&lt;secondary-title&gt;Preventive Medicine&lt;/secondary-title&gt;&lt;/titles&gt;&lt;periodical&gt;&lt;full-title&gt;Preventive Medicine&lt;/full-title&gt;&lt;/periodical&gt;&lt;pages&gt;152-159&lt;/pages&gt;&lt;volume&gt;123&lt;/volume&gt;&lt;keywords&gt;&lt;keyword&gt;Cancer survivor&lt;/keyword&gt;&lt;keyword&gt;MEPS&lt;/keyword&gt;&lt;keyword&gt;Serious psychological distress&lt;/keyword&gt;&lt;keyword&gt;Kessler Psychological Distress Scale&lt;/keyword&gt;&lt;/keywords&gt;&lt;dates&gt;&lt;year&gt;2019&lt;/year&gt;&lt;pub-dates&gt;&lt;date&gt;2019/06/01/&lt;/date&gt;&lt;/pub-dates&gt;&lt;/dates&gt;&lt;isbn&gt;0091-7435&lt;/isbn&gt;&lt;urls&gt;&lt;related-urls&gt;&lt;url&gt;https://www.sciencedirect.com/science/article/pii/S0091743519300994&lt;/url&gt;&lt;url&gt;https://www.ncbi.nlm.nih.gov/pmc/articles/PMC6637742/pdf/nihms-1021525.pdf&lt;/url&gt;&lt;/related-urls&gt;&lt;/urls&gt;&lt;electronic-resource-num&gt;https://doi.org/10.1016/j.ypmed.2019.03.024&lt;/electronic-resource-num&gt;&lt;/record&gt;&lt;/Cite&gt;&lt;/EndNote&gt;</w:instrText>
      </w:r>
      <w:r w:rsidR="000419E9">
        <w:rPr>
          <w:rFonts w:ascii="Arial" w:hAnsi="Arial" w:cs="Arial"/>
        </w:rPr>
        <w:fldChar w:fldCharType="separate"/>
      </w:r>
      <w:r w:rsidR="00A63350" w:rsidRPr="00A63350">
        <w:rPr>
          <w:rFonts w:ascii="Arial" w:hAnsi="Arial" w:cs="Arial"/>
          <w:noProof/>
          <w:vertAlign w:val="superscript"/>
        </w:rPr>
        <w:t>19</w:t>
      </w:r>
      <w:r w:rsidR="000419E9">
        <w:rPr>
          <w:rFonts w:ascii="Arial" w:hAnsi="Arial" w:cs="Arial"/>
        </w:rPr>
        <w:fldChar w:fldCharType="end"/>
      </w:r>
      <w:commentRangeEnd w:id="19"/>
      <w:r w:rsidR="00C75181">
        <w:rPr>
          <w:rStyle w:val="CommentReference"/>
          <w:rFonts w:ascii="Arial" w:hAnsi="Arial" w:cs="Arial"/>
          <w:sz w:val="22"/>
          <w:szCs w:val="22"/>
        </w:rPr>
        <w:commentReference w:id="19"/>
      </w:r>
      <w:commentRangeEnd w:id="20"/>
      <w:r w:rsidR="00B20F99">
        <w:rPr>
          <w:rStyle w:val="CommentReference"/>
          <w:rFonts w:ascii="Arial" w:hAnsi="Arial" w:cs="Arial"/>
          <w:sz w:val="22"/>
          <w:szCs w:val="22"/>
        </w:rPr>
        <w:commentReference w:id="20"/>
      </w:r>
      <w:ins w:id="21" w:author="Naveen Premnath" w:date="2026-01-05T22:36:00Z">
        <w:r>
          <w:rPr>
            <w:rFonts w:ascii="Arial" w:hAnsi="Arial" w:cs="Arial"/>
          </w:rPr>
          <w:t>.</w:t>
        </w:r>
      </w:ins>
      <w:del w:id="22" w:author="Naveen Premnath" w:date="2026-01-05T22:36:00Z">
        <w:r w:rsidR="00223C1A" w:rsidRPr="00AA3DD8" w:rsidDel="00FA4356">
          <w:rPr>
            <w:rFonts w:ascii="Arial" w:hAnsi="Arial" w:cs="Arial"/>
          </w:rPr>
          <w:delText xml:space="preserve"> </w:delText>
        </w:r>
      </w:del>
    </w:p>
    <w:p w14:paraId="52193215" w14:textId="337665E5" w:rsidR="00A32B32" w:rsidRPr="00FA4356" w:rsidRDefault="00A32B32" w:rsidP="00BC0D1D">
      <w:pPr>
        <w:spacing w:line="480" w:lineRule="auto"/>
        <w:rPr>
          <w:rFonts w:ascii="Arial" w:hAnsi="Arial" w:cs="Arial"/>
          <w:b/>
          <w:bCs/>
          <w:rPrChange w:id="23" w:author="Naveen Premnath" w:date="2026-01-05T22:37:00Z">
            <w:rPr>
              <w:rFonts w:ascii="Arial" w:hAnsi="Arial" w:cs="Arial"/>
            </w:rPr>
          </w:rPrChange>
        </w:rPr>
      </w:pPr>
      <w:r w:rsidRPr="00FA4356">
        <w:rPr>
          <w:rFonts w:ascii="Arial" w:hAnsi="Arial" w:cs="Arial"/>
          <w:b/>
          <w:bCs/>
          <w:rPrChange w:id="24" w:author="Naveen Premnath" w:date="2026-01-05T22:37:00Z">
            <w:rPr>
              <w:rFonts w:ascii="Arial" w:hAnsi="Arial" w:cs="Arial"/>
            </w:rPr>
          </w:rPrChange>
        </w:rPr>
        <w:t xml:space="preserve">Covariates: </w:t>
      </w:r>
    </w:p>
    <w:p w14:paraId="058BC5D0" w14:textId="35F9013E" w:rsidR="00AB175A" w:rsidRPr="00EA63E4" w:rsidRDefault="00333D72">
      <w:pPr>
        <w:spacing w:before="100" w:beforeAutospacing="1" w:after="100" w:afterAutospacing="1" w:line="480" w:lineRule="auto"/>
        <w:rPr>
          <w:ins w:id="25" w:author="Naveen Premnath" w:date="2026-01-06T11:53:00Z"/>
          <w:rFonts w:ascii="Arial" w:eastAsia="Times New Roman" w:hAnsi="Arial" w:cs="Arial"/>
          <w:color w:val="000000"/>
        </w:rPr>
        <w:pPrChange w:id="26" w:author="Naveen Premnath" w:date="2026-01-06T11:59:00Z">
          <w:pPr>
            <w:spacing w:before="100" w:beforeAutospacing="1" w:after="100" w:afterAutospacing="1" w:line="240" w:lineRule="auto"/>
          </w:pPr>
        </w:pPrChange>
      </w:pPr>
      <w:del w:id="27" w:author="Naveen Premnath" w:date="2026-01-05T23:06:00Z">
        <w:r w:rsidDel="00F47973">
          <w:rPr>
            <w:rFonts w:ascii="Arial" w:hAnsi="Arial" w:cs="Arial"/>
          </w:rPr>
          <w:delText xml:space="preserve">We first categorized individuals as having a cancer history (yes or no) </w:delText>
        </w:r>
        <w:r w:rsidRPr="00AA3DD8" w:rsidDel="00F47973">
          <w:rPr>
            <w:rFonts w:ascii="Arial" w:hAnsi="Arial" w:cs="Arial"/>
          </w:rPr>
          <w:delText xml:space="preserve">based on </w:delText>
        </w:r>
        <w:r w:rsidDel="00F47973">
          <w:rPr>
            <w:rFonts w:ascii="Arial" w:hAnsi="Arial" w:cs="Arial"/>
          </w:rPr>
          <w:delText>responses to a</w:delText>
        </w:r>
        <w:r w:rsidRPr="00AA3DD8" w:rsidDel="00F47973">
          <w:rPr>
            <w:rFonts w:ascii="Arial" w:hAnsi="Arial" w:cs="Arial"/>
          </w:rPr>
          <w:delText xml:space="preserve"> specific question </w:delText>
        </w:r>
        <w:r w:rsidDel="00F47973">
          <w:rPr>
            <w:rFonts w:ascii="Arial" w:hAnsi="Arial" w:cs="Arial"/>
          </w:rPr>
          <w:delText>“</w:delText>
        </w:r>
        <w:r w:rsidRPr="000419E9" w:rsidDel="00F47973">
          <w:rPr>
            <w:rFonts w:ascii="Arial" w:hAnsi="Arial" w:cs="Arial"/>
          </w:rPr>
          <w:delText>Has a doctor or health provider ever told you that you have a cancer or malignancy of any kind</w:delText>
        </w:r>
        <w:r w:rsidDel="00F47973">
          <w:rPr>
            <w:rFonts w:ascii="Arial" w:hAnsi="Arial" w:cs="Arial"/>
          </w:rPr>
          <w:delText>?.”</w:delText>
        </w:r>
        <w:r w:rsidDel="00F47973">
          <w:rPr>
            <w:rFonts w:ascii="Arial" w:hAnsi="Arial" w:cs="Arial"/>
          </w:rPr>
          <w:fldChar w:fldCharType="begin"/>
        </w:r>
        <w:r w:rsidDel="00F47973">
          <w:rPr>
            <w:rFonts w:ascii="Arial" w:hAnsi="Arial" w:cs="Arial"/>
          </w:rPr>
          <w:delInstrText xml:space="preserve"> ADDIN EN.CITE &lt;EndNote&gt;&lt;Cite&gt;&lt;Author&gt;Rim&lt;/Author&gt;&lt;Year&gt;2019&lt;/Year&gt;&lt;RecNum&gt;528&lt;/RecNum&gt;&lt;DisplayText&gt;&lt;style face="superscript"&gt;19&lt;/style&gt;&lt;/DisplayText&gt;&lt;record&gt;&lt;rec-number&gt;528&lt;/rec-number&gt;&lt;foreign-keys&gt;&lt;key app="EN" db-id="taexf0x20xpt2mewadwvw9sqw2dzvwzex2dw" timestamp="1710195628" guid="28d936ab-7163-477f-8f30-00d07ea1cf26"&gt;528&lt;/key&gt;&lt;/foreign-keys&gt;&lt;ref-type name="Journal Article"&gt;17&lt;/ref-type&gt;&lt;contributors&gt;&lt;authors&gt;&lt;author&gt;Rim, Sun Hee&lt;/author&gt;&lt;author&gt;Yabroff, K. Robin&lt;/author&gt;&lt;author&gt;Dasari, Sabitha&lt;/author&gt;&lt;author&gt;Han, Xuesong&lt;/author&gt;&lt;author&gt;Litzelman, Kristin&lt;/author&gt;&lt;author&gt;Ekwueme, Donatus U.&lt;/author&gt;&lt;/authors&gt;&lt;/contributors&gt;&lt;titles&gt;&lt;title&gt;Preventive care service use among cancer survivors with serious psychological distress: An analysis of the medical expenditure panel survey data&lt;/title&gt;&lt;secondary-title&gt;Preventive Medicine&lt;/secondary-title&gt;&lt;/titles&gt;&lt;periodical&gt;&lt;full-title&gt;Preventive Medicine&lt;/full-title&gt;&lt;/periodical&gt;&lt;pages&gt;152-159&lt;/pages&gt;&lt;volume&gt;123&lt;/volume&gt;&lt;keywords&gt;&lt;keyword&gt;Cancer survivor&lt;/keyword&gt;&lt;keyword&gt;MEPS&lt;/keyword&gt;&lt;keyword&gt;Serious psychological distress&lt;/keyword&gt;&lt;keyword&gt;Kessler Psychological Distress Scale&lt;/keyword&gt;&lt;/keywords&gt;&lt;dates&gt;&lt;year&gt;2019&lt;/year&gt;&lt;pub-dates&gt;&lt;date&gt;2019/06/01/&lt;/date&gt;&lt;/pub-dates&gt;&lt;/dates&gt;&lt;isbn&gt;0091-7435&lt;/isbn&gt;&lt;urls&gt;&lt;related-urls&gt;&lt;url&gt;https://www.sciencedirect.com/science/article/pii/S0091743519300994&lt;/url&gt;&lt;url&gt;https://www.ncbi.nlm.nih.gov/pmc/articles/PMC6637742/pdf/nihms-1021525.pdf&lt;/url&gt;&lt;/related-urls&gt;&lt;/urls&gt;&lt;electronic-resource-num&gt;https://doi.org/10.1016/j.ypmed.2019.03.024&lt;/electronic-resource-num&gt;&lt;/record&gt;&lt;/Cite&gt;&lt;/EndNote&gt;</w:delInstrText>
        </w:r>
        <w:r w:rsidDel="00F47973">
          <w:rPr>
            <w:rFonts w:ascii="Arial" w:hAnsi="Arial" w:cs="Arial"/>
          </w:rPr>
          <w:fldChar w:fldCharType="separate"/>
        </w:r>
        <w:r w:rsidRPr="00A63350" w:rsidDel="00F47973">
          <w:rPr>
            <w:rFonts w:ascii="Arial" w:hAnsi="Arial" w:cs="Arial"/>
            <w:noProof/>
            <w:vertAlign w:val="superscript"/>
          </w:rPr>
          <w:delText>19</w:delText>
        </w:r>
        <w:r w:rsidDel="00F47973">
          <w:rPr>
            <w:rFonts w:ascii="Arial" w:hAnsi="Arial" w:cs="Arial"/>
          </w:rPr>
          <w:fldChar w:fldCharType="end"/>
        </w:r>
        <w:r w:rsidRPr="00AA3DD8" w:rsidDel="00F47973">
          <w:rPr>
            <w:rFonts w:ascii="Arial" w:hAnsi="Arial" w:cs="Arial"/>
          </w:rPr>
          <w:delText xml:space="preserve"> </w:delText>
        </w:r>
      </w:del>
      <w:r w:rsidR="00A32B32" w:rsidRPr="00AA3DD8">
        <w:rPr>
          <w:rFonts w:ascii="Arial" w:hAnsi="Arial" w:cs="Arial"/>
        </w:rPr>
        <w:t xml:space="preserve">We </w:t>
      </w:r>
      <w:del w:id="28" w:author="Naveen Premnath" w:date="2026-01-05T23:06:00Z">
        <w:r w:rsidDel="00F47973">
          <w:rPr>
            <w:rFonts w:ascii="Arial" w:hAnsi="Arial" w:cs="Arial"/>
          </w:rPr>
          <w:delText>then</w:delText>
        </w:r>
      </w:del>
      <w:r>
        <w:rPr>
          <w:rFonts w:ascii="Arial" w:hAnsi="Arial" w:cs="Arial"/>
        </w:rPr>
        <w:t xml:space="preserve"> </w:t>
      </w:r>
      <w:r w:rsidR="00A32B32" w:rsidRPr="00AA3DD8">
        <w:rPr>
          <w:rFonts w:ascii="Arial" w:hAnsi="Arial" w:cs="Arial"/>
        </w:rPr>
        <w:t>obtained sociodemographic and other characteristics of the respondents</w:t>
      </w:r>
      <w:ins w:id="29" w:author="Naveen Premnath" w:date="2026-01-05T23:07:00Z">
        <w:r w:rsidR="00F47973">
          <w:rPr>
            <w:rFonts w:ascii="Arial" w:hAnsi="Arial" w:cs="Arial"/>
          </w:rPr>
          <w:t xml:space="preserve"> like</w:t>
        </w:r>
      </w:ins>
      <w:del w:id="30" w:author="Naveen Premnath" w:date="2026-01-05T23:07:00Z">
        <w:r w:rsidR="00A32B32" w:rsidRPr="00AA3DD8" w:rsidDel="00F47973">
          <w:rPr>
            <w:rFonts w:ascii="Arial" w:hAnsi="Arial" w:cs="Arial"/>
          </w:rPr>
          <w:delText>.</w:delText>
        </w:r>
      </w:del>
      <w:ins w:id="31" w:author="Naveen Premnath" w:date="2026-01-05T23:06:00Z">
        <w:r w:rsidR="00F47973">
          <w:rPr>
            <w:rFonts w:ascii="Arial" w:hAnsi="Arial" w:cs="Arial"/>
          </w:rPr>
          <w:t xml:space="preserve"> </w:t>
        </w:r>
      </w:ins>
      <w:ins w:id="32" w:author="Naveen Premnath" w:date="2026-01-05T23:07:00Z">
        <w:r w:rsidR="00F47973">
          <w:rPr>
            <w:rFonts w:ascii="Arial" w:hAnsi="Arial" w:cs="Arial"/>
          </w:rPr>
          <w:t>a</w:t>
        </w:r>
      </w:ins>
      <w:ins w:id="33" w:author="Naveen Premnath" w:date="2026-01-05T23:06:00Z">
        <w:r w:rsidR="00F47973">
          <w:rPr>
            <w:rFonts w:ascii="Arial" w:hAnsi="Arial" w:cs="Arial"/>
          </w:rPr>
          <w:t xml:space="preserve">ge, sex and </w:t>
        </w:r>
      </w:ins>
      <w:del w:id="34" w:author="Naveen Premnath" w:date="2026-01-05T23:06:00Z">
        <w:r w:rsidR="00A32B32" w:rsidRPr="00AA3DD8" w:rsidDel="00F47973">
          <w:rPr>
            <w:rFonts w:ascii="Arial" w:hAnsi="Arial" w:cs="Arial"/>
          </w:rPr>
          <w:delText xml:space="preserve"> </w:delText>
        </w:r>
      </w:del>
      <w:r w:rsidR="00A32B32" w:rsidRPr="000419E9">
        <w:rPr>
          <w:rFonts w:ascii="Arial" w:hAnsi="Arial" w:cs="Arial"/>
        </w:rPr>
        <w:t>Race</w:t>
      </w:r>
      <w:del w:id="35" w:author="Naveen Premnath" w:date="2026-01-05T23:07:00Z">
        <w:r w:rsidR="00A32B32" w:rsidRPr="000419E9" w:rsidDel="00F47973">
          <w:rPr>
            <w:rFonts w:ascii="Arial" w:hAnsi="Arial" w:cs="Arial"/>
          </w:rPr>
          <w:delText xml:space="preserve"> an</w:delText>
        </w:r>
        <w:r w:rsidR="00A32B32" w:rsidDel="00F47973">
          <w:rPr>
            <w:rFonts w:ascii="Arial" w:hAnsi="Arial" w:cs="Arial"/>
          </w:rPr>
          <w:delText>d</w:delText>
        </w:r>
      </w:del>
      <w:ins w:id="36" w:author="Naveen Premnath" w:date="2026-01-05T23:07:00Z">
        <w:r w:rsidR="00F47973">
          <w:rPr>
            <w:rFonts w:ascii="Arial" w:hAnsi="Arial" w:cs="Arial"/>
          </w:rPr>
          <w:t>/</w:t>
        </w:r>
      </w:ins>
      <w:del w:id="37" w:author="Naveen Premnath" w:date="2026-01-05T23:07:00Z">
        <w:r w:rsidR="00A32B32" w:rsidDel="00F47973">
          <w:rPr>
            <w:rFonts w:ascii="Arial" w:hAnsi="Arial" w:cs="Arial"/>
          </w:rPr>
          <w:delText xml:space="preserve"> </w:delText>
        </w:r>
      </w:del>
      <w:r w:rsidR="00A32B32">
        <w:rPr>
          <w:rFonts w:ascii="Arial" w:hAnsi="Arial" w:cs="Arial"/>
        </w:rPr>
        <w:t xml:space="preserve">ethnicity </w:t>
      </w:r>
      <w:del w:id="38" w:author="Naveen Premnath" w:date="2026-01-05T23:07:00Z">
        <w:r w:rsidR="00A32B32" w:rsidDel="00F47973">
          <w:rPr>
            <w:rFonts w:ascii="Arial" w:hAnsi="Arial" w:cs="Arial"/>
          </w:rPr>
          <w:delText>were</w:delText>
        </w:r>
      </w:del>
      <w:r w:rsidR="00A32B32">
        <w:rPr>
          <w:rFonts w:ascii="Arial" w:hAnsi="Arial" w:cs="Arial"/>
        </w:rPr>
        <w:t xml:space="preserve"> categorized </w:t>
      </w:r>
      <w:r w:rsidR="00A32B32" w:rsidRPr="00AA3DD8">
        <w:rPr>
          <w:rFonts w:ascii="Arial" w:hAnsi="Arial" w:cs="Arial"/>
        </w:rPr>
        <w:t>as “Hispanic”, “Non-Hispanic White” (NHW), “Non-Hispanic Black” (NHB) and “Others”.</w:t>
      </w:r>
      <w:r w:rsidR="00A32B32">
        <w:rPr>
          <w:rFonts w:ascii="Arial" w:hAnsi="Arial" w:cs="Arial"/>
        </w:rPr>
        <w:t xml:space="preserve"> Level of education was reported as </w:t>
      </w:r>
      <w:bookmarkStart w:id="39" w:name="_Hlk218198003"/>
      <w:r w:rsidR="00A32B32">
        <w:rPr>
          <w:rFonts w:ascii="Arial" w:hAnsi="Arial" w:cs="Arial"/>
        </w:rPr>
        <w:t xml:space="preserve">having received high school diploma or not </w:t>
      </w:r>
      <w:bookmarkEnd w:id="39"/>
      <w:r w:rsidR="00A32B32">
        <w:rPr>
          <w:rFonts w:ascii="Arial" w:hAnsi="Arial" w:cs="Arial"/>
        </w:rPr>
        <w:t xml:space="preserve">and </w:t>
      </w:r>
      <w:ins w:id="40" w:author="Naveen Premnath" w:date="2026-01-06T11:52:00Z">
        <w:r w:rsidR="00AB175A" w:rsidRPr="00AB175A">
          <w:rPr>
            <w:rFonts w:ascii="Arial" w:hAnsi="Arial" w:cs="Arial"/>
          </w:rPr>
          <w:t>income status was reported as 5 categories based on family come as the percentage of the poverty line for th</w:t>
        </w:r>
        <w:r w:rsidR="00AB175A">
          <w:rPr>
            <w:rFonts w:ascii="Arial" w:hAnsi="Arial" w:cs="Arial"/>
          </w:rPr>
          <w:t>at</w:t>
        </w:r>
        <w:r w:rsidR="00AB175A" w:rsidRPr="00AB175A">
          <w:rPr>
            <w:rFonts w:ascii="Arial" w:hAnsi="Arial" w:cs="Arial"/>
          </w:rPr>
          <w:t xml:space="preserve"> year as developed by t</w:t>
        </w:r>
      </w:ins>
      <w:ins w:id="41" w:author="Naveen Premnath" w:date="2026-01-06T11:53:00Z">
        <w:r w:rsidR="00AB175A">
          <w:rPr>
            <w:rFonts w:ascii="Arial" w:hAnsi="Arial" w:cs="Arial"/>
          </w:rPr>
          <w:t xml:space="preserve">he </w:t>
        </w:r>
      </w:ins>
      <w:ins w:id="42" w:author="Naveen Premnath" w:date="2026-01-06T11:52:00Z">
        <w:r w:rsidR="00AB175A" w:rsidRPr="00AB175A">
          <w:rPr>
            <w:rFonts w:ascii="Arial" w:hAnsi="Arial" w:cs="Arial"/>
          </w:rPr>
          <w:t xml:space="preserve">poverty statistics </w:t>
        </w:r>
      </w:ins>
      <w:ins w:id="43" w:author="Naveen Premnath" w:date="2026-01-06T11:53:00Z">
        <w:r w:rsidR="00AB175A">
          <w:rPr>
            <w:rFonts w:ascii="Arial" w:hAnsi="Arial" w:cs="Arial"/>
          </w:rPr>
          <w:t xml:space="preserve">per </w:t>
        </w:r>
      </w:ins>
      <w:ins w:id="44" w:author="Naveen Premnath" w:date="2026-01-06T11:52:00Z">
        <w:r w:rsidR="00AB175A" w:rsidRPr="00AB175A">
          <w:rPr>
            <w:rFonts w:ascii="Arial" w:hAnsi="Arial" w:cs="Arial"/>
          </w:rPr>
          <w:t>current population survey as “poor” (less than 100%), “near poor” (100% to less than 125%), “low income” (125% to less than 200%), “middle income” (200% to less than 400%), and “high income” (greater than or equal to 400%).</w:t>
        </w:r>
      </w:ins>
      <w:del w:id="45" w:author="Naveen Premnath" w:date="2026-01-06T11:52:00Z">
        <w:r w:rsidR="00A32B32" w:rsidDel="00AB175A">
          <w:rPr>
            <w:rFonts w:ascii="Arial" w:hAnsi="Arial" w:cs="Arial"/>
          </w:rPr>
          <w:delText xml:space="preserve">income status was </w:delText>
        </w:r>
        <w:bookmarkStart w:id="46" w:name="_Hlk218198055"/>
        <w:r w:rsidR="00A32B32" w:rsidDel="00AB175A">
          <w:rPr>
            <w:rFonts w:ascii="Arial" w:hAnsi="Arial" w:cs="Arial"/>
          </w:rPr>
          <w:delText>reported as “poor”, “near poor”, “low income”, “middle income, “high income”</w:delText>
        </w:r>
      </w:del>
      <w:bookmarkEnd w:id="46"/>
      <w:r w:rsidR="00A32B32">
        <w:rPr>
          <w:rFonts w:ascii="Arial" w:hAnsi="Arial" w:cs="Arial"/>
        </w:rPr>
        <w:t xml:space="preserve">. </w:t>
      </w:r>
      <w:ins w:id="47" w:author="Naveen Premnath" w:date="2026-01-06T11:54:00Z">
        <w:r w:rsidR="00AB175A">
          <w:rPr>
            <w:rFonts w:ascii="Arial" w:eastAsia="Times New Roman" w:hAnsi="Arial" w:cs="Arial"/>
            <w:color w:val="000000"/>
          </w:rPr>
          <w:t>I</w:t>
        </w:r>
      </w:ins>
      <w:ins w:id="48" w:author="Naveen Premnath" w:date="2026-01-06T11:53:00Z">
        <w:r w:rsidR="00AB175A" w:rsidRPr="00EA63E4">
          <w:rPr>
            <w:rFonts w:ascii="Arial" w:eastAsia="Times New Roman" w:hAnsi="Arial" w:cs="Arial"/>
            <w:color w:val="000000"/>
          </w:rPr>
          <w:t>nsurance coverage </w:t>
        </w:r>
      </w:ins>
      <w:ins w:id="49" w:author="Naveen Premnath" w:date="2026-01-06T11:54:00Z">
        <w:r w:rsidR="00AB175A">
          <w:rPr>
            <w:rFonts w:ascii="Arial" w:eastAsia="Times New Roman" w:hAnsi="Arial" w:cs="Arial"/>
            <w:color w:val="000000"/>
          </w:rPr>
          <w:t xml:space="preserve">was </w:t>
        </w:r>
      </w:ins>
      <w:ins w:id="50" w:author="Naveen Premnath" w:date="2026-01-06T11:53:00Z">
        <w:r w:rsidR="00AB175A" w:rsidRPr="00EA63E4">
          <w:rPr>
            <w:rFonts w:ascii="Arial" w:eastAsia="Times New Roman" w:hAnsi="Arial" w:cs="Arial"/>
            <w:color w:val="000000"/>
          </w:rPr>
          <w:t xml:space="preserve">reported as “Private only”, “Private and Medicare”, “Public only”, “Uninsured”) and spousal status reported as "Spouse at home", "No spouse at home" and "Not applicable". </w:t>
        </w:r>
      </w:ins>
    </w:p>
    <w:p w14:paraId="31358361" w14:textId="63C763BC" w:rsidR="00A32B32" w:rsidRDefault="00A32B32" w:rsidP="00BC0D1D">
      <w:pPr>
        <w:spacing w:line="480" w:lineRule="auto"/>
        <w:rPr>
          <w:rFonts w:ascii="Arial" w:hAnsi="Arial" w:cs="Arial"/>
        </w:rPr>
      </w:pPr>
      <w:del w:id="51" w:author="Naveen Premnath" w:date="2026-01-06T11:53:00Z">
        <w:r w:rsidDel="00AB175A">
          <w:rPr>
            <w:rFonts w:ascii="Arial" w:hAnsi="Arial" w:cs="Arial"/>
          </w:rPr>
          <w:delText>Insurance type was consolidated and reported as “Private”, “Government”</w:delText>
        </w:r>
        <w:r w:rsidR="0009077D" w:rsidDel="00AB175A">
          <w:rPr>
            <w:rFonts w:ascii="Arial" w:hAnsi="Arial" w:cs="Arial"/>
          </w:rPr>
          <w:delText xml:space="preserve"> (included any public insurance including Medicare and Medicaid)</w:delText>
        </w:r>
        <w:r w:rsidDel="00AB175A">
          <w:rPr>
            <w:rFonts w:ascii="Arial" w:hAnsi="Arial" w:cs="Arial"/>
          </w:rPr>
          <w:delText xml:space="preserve"> and “Uninsured”</w:delText>
        </w:r>
      </w:del>
      <w:r>
        <w:rPr>
          <w:rFonts w:ascii="Arial" w:hAnsi="Arial" w:cs="Arial"/>
        </w:rPr>
        <w:t xml:space="preserve">. </w:t>
      </w:r>
      <w:del w:id="52" w:author="Naveen Premnath" w:date="2026-01-06T11:59:00Z">
        <w:r w:rsidR="00C33905" w:rsidDel="00C91079">
          <w:rPr>
            <w:rFonts w:ascii="Arial" w:hAnsi="Arial" w:cs="Arial"/>
          </w:rPr>
          <w:delText>We obtained a combined comorbidity index (CCI) using priority conditions defined in MEPS namely high blood pressure, history of myocardial infarction, and history of stroke, chronic bronchitis, diabetes and coronary heart disease to account for comorbidities.</w:delText>
        </w:r>
      </w:del>
    </w:p>
    <w:p w14:paraId="78068CA6" w14:textId="77777777" w:rsidR="000419E9" w:rsidRDefault="000419E9" w:rsidP="000419E9">
      <w:pPr>
        <w:spacing w:line="480" w:lineRule="auto"/>
        <w:rPr>
          <w:rFonts w:ascii="Arial" w:hAnsi="Arial" w:cs="Arial"/>
        </w:rPr>
      </w:pPr>
      <w:r>
        <w:rPr>
          <w:rFonts w:ascii="Arial" w:hAnsi="Arial" w:cs="Arial"/>
          <w:b/>
        </w:rPr>
        <w:lastRenderedPageBreak/>
        <w:t>Outcome measures</w:t>
      </w:r>
      <w:r w:rsidRPr="000419E9">
        <w:rPr>
          <w:rFonts w:ascii="Arial" w:hAnsi="Arial" w:cs="Arial"/>
          <w:b/>
        </w:rPr>
        <w:t>:</w:t>
      </w:r>
      <w:r>
        <w:rPr>
          <w:rFonts w:ascii="Arial" w:hAnsi="Arial" w:cs="Arial"/>
        </w:rPr>
        <w:t xml:space="preserve"> </w:t>
      </w:r>
    </w:p>
    <w:p w14:paraId="7D256E2C" w14:textId="06FFAAB2" w:rsidR="00457D93" w:rsidRDefault="00C33905" w:rsidP="00E76532">
      <w:pPr>
        <w:spacing w:line="480" w:lineRule="auto"/>
        <w:ind w:firstLine="720"/>
        <w:rPr>
          <w:rFonts w:ascii="Arial" w:hAnsi="Arial" w:cs="Arial"/>
        </w:rPr>
      </w:pPr>
      <w:r>
        <w:rPr>
          <w:rFonts w:ascii="Arial" w:hAnsi="Arial" w:cs="Arial"/>
        </w:rPr>
        <w:t xml:space="preserve">Our primary outcome was, home healthcare use. </w:t>
      </w:r>
      <w:bookmarkStart w:id="53" w:name="_Hlk218591501"/>
      <w:r>
        <w:rPr>
          <w:rFonts w:ascii="Arial" w:hAnsi="Arial" w:cs="Arial"/>
        </w:rPr>
        <w:t>To assess this outcome, w</w:t>
      </w:r>
      <w:r w:rsidR="00E300F5" w:rsidRPr="00AA3DD8">
        <w:rPr>
          <w:rFonts w:ascii="Arial" w:hAnsi="Arial" w:cs="Arial"/>
        </w:rPr>
        <w:t xml:space="preserve">e </w:t>
      </w:r>
      <w:r>
        <w:rPr>
          <w:rFonts w:ascii="Arial" w:hAnsi="Arial" w:cs="Arial"/>
        </w:rPr>
        <w:t>first created</w:t>
      </w:r>
      <w:r w:rsidRPr="00AA3DD8">
        <w:rPr>
          <w:rFonts w:ascii="Arial" w:hAnsi="Arial" w:cs="Arial"/>
        </w:rPr>
        <w:t xml:space="preserve"> </w:t>
      </w:r>
      <w:r w:rsidR="00E300F5" w:rsidRPr="00AA3DD8">
        <w:rPr>
          <w:rFonts w:ascii="Arial" w:hAnsi="Arial" w:cs="Arial"/>
        </w:rPr>
        <w:t xml:space="preserve">a composite measure for </w:t>
      </w:r>
      <w:r w:rsidR="0014314A">
        <w:rPr>
          <w:rFonts w:ascii="Arial" w:hAnsi="Arial" w:cs="Arial"/>
        </w:rPr>
        <w:t xml:space="preserve">home health care </w:t>
      </w:r>
      <w:r w:rsidR="00E300F5" w:rsidRPr="00AA3DD8">
        <w:rPr>
          <w:rFonts w:ascii="Arial" w:hAnsi="Arial" w:cs="Arial"/>
        </w:rPr>
        <w:t xml:space="preserve">eligibility </w:t>
      </w:r>
      <w:r w:rsidR="00EC6F4D" w:rsidRPr="00AA3DD8">
        <w:rPr>
          <w:rFonts w:ascii="Arial" w:hAnsi="Arial" w:cs="Arial"/>
        </w:rPr>
        <w:t>based on</w:t>
      </w:r>
      <w:r w:rsidR="00E300F5" w:rsidRPr="00AA3DD8">
        <w:rPr>
          <w:rFonts w:ascii="Arial" w:hAnsi="Arial" w:cs="Arial"/>
        </w:rPr>
        <w:t xml:space="preserve"> t</w:t>
      </w:r>
      <w:r w:rsidR="00D67649">
        <w:rPr>
          <w:rFonts w:ascii="Arial" w:hAnsi="Arial" w:cs="Arial"/>
        </w:rPr>
        <w:t>wo</w:t>
      </w:r>
      <w:r w:rsidR="00E300F5" w:rsidRPr="00AA3DD8">
        <w:rPr>
          <w:rFonts w:ascii="Arial" w:hAnsi="Arial" w:cs="Arial"/>
        </w:rPr>
        <w:t xml:space="preserve"> </w:t>
      </w:r>
      <w:r w:rsidR="00EC6F4D" w:rsidRPr="00AA3DD8">
        <w:rPr>
          <w:rFonts w:ascii="Arial" w:hAnsi="Arial" w:cs="Arial"/>
        </w:rPr>
        <w:t xml:space="preserve">independent </w:t>
      </w:r>
      <w:r w:rsidR="00E300F5" w:rsidRPr="00AA3DD8">
        <w:rPr>
          <w:rFonts w:ascii="Arial" w:hAnsi="Arial" w:cs="Arial"/>
        </w:rPr>
        <w:t>questions in the survey, namely “Limitations doing housework” and “Dependent on activities of daily living” b</w:t>
      </w:r>
      <w:r w:rsidR="009E24B4" w:rsidRPr="00AA3DD8">
        <w:rPr>
          <w:rFonts w:ascii="Arial" w:hAnsi="Arial" w:cs="Arial"/>
        </w:rPr>
        <w:t>ased on previously published studies</w:t>
      </w:r>
      <w:r w:rsidR="009E24B4" w:rsidRPr="00AA3DD8">
        <w:rPr>
          <w:rFonts w:ascii="Arial" w:hAnsi="Arial" w:cs="Arial"/>
        </w:rPr>
        <w:fldChar w:fldCharType="begin"/>
      </w:r>
      <w:r w:rsidR="00A63350">
        <w:rPr>
          <w:rFonts w:ascii="Arial" w:hAnsi="Arial" w:cs="Arial"/>
        </w:rPr>
        <w:instrText xml:space="preserve"> ADDIN EN.CITE &lt;EndNote&gt;&lt;Cite&gt;&lt;Author&gt;Katz&lt;/Author&gt;&lt;Year&gt;2000&lt;/Year&gt;&lt;RecNum&gt;499&lt;/RecNum&gt;&lt;DisplayText&gt;&lt;style face="superscript"&gt;20&lt;/style&gt;&lt;/DisplayText&gt;&lt;record&gt;&lt;rec-number&gt;499&lt;/rec-number&gt;&lt;foreign-keys&gt;&lt;key app="EN" db-id="taexf0x20xpt2mewadwvw9sqw2dzvwzex2dw" timestamp="1697747766" guid="00b7fd28-6f36-4700-9905-1d1b53790bd7"&gt;499&lt;/key&gt;&lt;/foreign-keys&gt;&lt;ref-type name="Journal Article"&gt;17&lt;/ref-type&gt;&lt;contributors&gt;&lt;authors&gt;&lt;author&gt;Katz, S. J.&lt;/author&gt;&lt;author&gt;Kabeto, M.&lt;/author&gt;&lt;author&gt;Langa, K. M.&lt;/author&gt;&lt;/authors&gt;&lt;/contributors&gt;&lt;auth-address&gt;University of Michigan Health System, Division of General Medicine, Department of Medicine, 300 N Ingalls, Suite 7E12, Box 0429, Ann Arbor, MI 48109-0429, USA. skatz@umich.edu&lt;/auth-address&gt;&lt;titles&gt;&lt;title&gt;Gender disparities in the receipt of home care for elderly people with disability in the United States&lt;/title&gt;&lt;secondary-title&gt;Jama&lt;/secondary-title&gt;&lt;/titles&gt;&lt;periodical&gt;&lt;full-title&gt;Jama&lt;/full-title&gt;&lt;/periodical&gt;&lt;pages&gt;3022-7&lt;/pages&gt;&lt;volume&gt;284&lt;/volume&gt;&lt;number&gt;23&lt;/number&gt;&lt;keywords&gt;&lt;keyword&gt;Activities of Daily Living&lt;/keyword&gt;&lt;keyword&gt;Aged&lt;/keyword&gt;&lt;keyword&gt;Disabled Persons/*statistics &amp;amp; numerical data&lt;/keyword&gt;&lt;keyword&gt;Family&lt;/keyword&gt;&lt;keyword&gt;Female&lt;/keyword&gt;&lt;keyword&gt;Geriatrics/*statistics &amp;amp; numerical data&lt;/keyword&gt;&lt;keyword&gt;Home Care Services/*statistics &amp;amp; numerical data&lt;/keyword&gt;&lt;keyword&gt;Home Nursing/*statistics &amp;amp; numerical data&lt;/keyword&gt;&lt;keyword&gt;Humans&lt;/keyword&gt;&lt;keyword&gt;Male&lt;/keyword&gt;&lt;keyword&gt;Regression Analysis&lt;/keyword&gt;&lt;keyword&gt;Sex Distribution&lt;/keyword&gt;&lt;keyword&gt;United States/epidemiology&lt;/keyword&gt;&lt;/keywords&gt;&lt;dates&gt;&lt;year&gt;2000&lt;/year&gt;&lt;pub-dates&gt;&lt;date&gt;Dec 20&lt;/date&gt;&lt;/pub-dates&gt;&lt;/dates&gt;&lt;isbn&gt;0098-7484 (Print)&amp;#xD;0098-7484&lt;/isbn&gt;&lt;accession-num&gt;11122589&lt;/accession-num&gt;&lt;urls&gt;&lt;related-urls&gt;&lt;url&gt;https://jamanetwork.com/journals/jama/articlepdf/193381/joc01169.pdf&lt;/url&gt;&lt;/related-urls&gt;&lt;/urls&gt;&lt;electronic-resource-num&gt;10.1001/jama.284.23.3022&lt;/electronic-resource-num&gt;&lt;remote-database-provider&gt;NLM&lt;/remote-database-provider&gt;&lt;language&gt;eng&lt;/language&gt;&lt;/record&gt;&lt;/Cite&gt;&lt;/EndNote&gt;</w:instrText>
      </w:r>
      <w:r w:rsidR="009E24B4" w:rsidRPr="00AA3DD8">
        <w:rPr>
          <w:rFonts w:ascii="Arial" w:hAnsi="Arial" w:cs="Arial"/>
        </w:rPr>
        <w:fldChar w:fldCharType="separate"/>
      </w:r>
      <w:r w:rsidR="00A63350" w:rsidRPr="00A63350">
        <w:rPr>
          <w:rFonts w:ascii="Arial" w:hAnsi="Arial" w:cs="Arial"/>
          <w:noProof/>
          <w:vertAlign w:val="superscript"/>
        </w:rPr>
        <w:t>20</w:t>
      </w:r>
      <w:r w:rsidR="009E24B4" w:rsidRPr="00AA3DD8">
        <w:rPr>
          <w:rFonts w:ascii="Arial" w:hAnsi="Arial" w:cs="Arial"/>
        </w:rPr>
        <w:fldChar w:fldCharType="end"/>
      </w:r>
      <w:r w:rsidR="00E300F5" w:rsidRPr="00AA3DD8">
        <w:rPr>
          <w:rFonts w:ascii="Arial" w:hAnsi="Arial" w:cs="Arial"/>
        </w:rPr>
        <w:t>.</w:t>
      </w:r>
      <w:r w:rsidR="009E24B4" w:rsidRPr="00AA3DD8">
        <w:rPr>
          <w:rFonts w:ascii="Arial" w:hAnsi="Arial" w:cs="Arial"/>
        </w:rPr>
        <w:t xml:space="preserve"> </w:t>
      </w:r>
      <w:r w:rsidR="00EC6F4D" w:rsidRPr="00AA3DD8">
        <w:rPr>
          <w:rFonts w:ascii="Arial" w:hAnsi="Arial" w:cs="Arial"/>
        </w:rPr>
        <w:t>If a respondent had answered “Yes” to any one of the t</w:t>
      </w:r>
      <w:r w:rsidR="00AB175A">
        <w:rPr>
          <w:rFonts w:ascii="Arial" w:hAnsi="Arial" w:cs="Arial"/>
        </w:rPr>
        <w:t>wo</w:t>
      </w:r>
      <w:r w:rsidR="00EC6F4D" w:rsidRPr="00AA3DD8">
        <w:rPr>
          <w:rFonts w:ascii="Arial" w:hAnsi="Arial" w:cs="Arial"/>
        </w:rPr>
        <w:t xml:space="preserve"> questions</w:t>
      </w:r>
      <w:r w:rsidR="002C754C">
        <w:rPr>
          <w:rFonts w:ascii="Arial" w:hAnsi="Arial" w:cs="Arial"/>
        </w:rPr>
        <w:t>,</w:t>
      </w:r>
      <w:r w:rsidR="00EC6F4D" w:rsidRPr="00AA3DD8">
        <w:rPr>
          <w:rFonts w:ascii="Arial" w:hAnsi="Arial" w:cs="Arial"/>
        </w:rPr>
        <w:t xml:space="preserve"> they were considered eligible for </w:t>
      </w:r>
      <w:r w:rsidR="0014314A">
        <w:rPr>
          <w:rFonts w:ascii="Arial" w:hAnsi="Arial" w:cs="Arial"/>
        </w:rPr>
        <w:t>home health care</w:t>
      </w:r>
      <w:r w:rsidR="00EC6F4D" w:rsidRPr="00AA3DD8">
        <w:rPr>
          <w:rFonts w:ascii="Arial" w:hAnsi="Arial" w:cs="Arial"/>
        </w:rPr>
        <w:t xml:space="preserve">. </w:t>
      </w:r>
      <w:r w:rsidR="00132176">
        <w:rPr>
          <w:rFonts w:ascii="Arial" w:hAnsi="Arial" w:cs="Arial"/>
        </w:rPr>
        <w:fldChar w:fldCharType="begin">
          <w:fldData xml:space="preserve">PEVuZE5vdGU+PENpdGU+PEF1dGhvcj5XYWxrZXI8L0F1dGhvcj48WWVhcj4yMDIyPC9ZZWFyPjxS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</w:fldData>
        </w:fldChar>
      </w:r>
      <w:r w:rsidR="00132176">
        <w:rPr>
          <w:rFonts w:ascii="Arial" w:hAnsi="Arial" w:cs="Arial"/>
        </w:rPr>
        <w:instrText xml:space="preserve"> ADDIN EN.CITE </w:instrText>
      </w:r>
      <w:r w:rsidR="00132176">
        <w:rPr>
          <w:rFonts w:ascii="Arial" w:hAnsi="Arial" w:cs="Arial"/>
        </w:rPr>
        <w:fldChar w:fldCharType="begin">
          <w:fldData xml:space="preserve">PEVuZE5vdGU+PENpdGU+PEF1dGhvcj5XYWxrZXI8L0F1dGhvcj48WWVhcj4yMDIyPC9ZZWFyPjxS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</w:fldData>
        </w:fldChar>
      </w:r>
      <w:r w:rsidR="00132176">
        <w:rPr>
          <w:rFonts w:ascii="Arial" w:hAnsi="Arial" w:cs="Arial"/>
        </w:rPr>
        <w:instrText xml:space="preserve"> ADDIN EN.CITE.DATA </w:instrText>
      </w:r>
      <w:r w:rsidR="00132176">
        <w:rPr>
          <w:rFonts w:ascii="Arial" w:hAnsi="Arial" w:cs="Arial"/>
        </w:rPr>
      </w:r>
      <w:r w:rsidR="00132176">
        <w:rPr>
          <w:rFonts w:ascii="Arial" w:hAnsi="Arial" w:cs="Arial"/>
        </w:rPr>
        <w:fldChar w:fldCharType="end"/>
      </w:r>
      <w:r w:rsidR="00132176">
        <w:rPr>
          <w:rFonts w:ascii="Arial" w:hAnsi="Arial" w:cs="Arial"/>
        </w:rPr>
      </w:r>
      <w:r w:rsidR="00132176">
        <w:rPr>
          <w:rFonts w:ascii="Arial" w:hAnsi="Arial" w:cs="Arial"/>
        </w:rPr>
        <w:fldChar w:fldCharType="separate"/>
      </w:r>
      <w:r w:rsidR="00132176" w:rsidRPr="00132176">
        <w:rPr>
          <w:rFonts w:ascii="Arial" w:hAnsi="Arial" w:cs="Arial"/>
          <w:noProof/>
          <w:vertAlign w:val="superscript"/>
        </w:rPr>
        <w:t>21</w:t>
      </w:r>
      <w:r w:rsidR="00132176">
        <w:rPr>
          <w:rFonts w:ascii="Arial" w:hAnsi="Arial" w:cs="Arial"/>
        </w:rPr>
        <w:fldChar w:fldCharType="end"/>
      </w:r>
      <w:bookmarkEnd w:id="53"/>
      <w:r w:rsidR="00FA1A8A">
        <w:rPr>
          <w:rFonts w:ascii="Arial" w:hAnsi="Arial" w:cs="Arial"/>
        </w:rPr>
        <w:t>.</w:t>
      </w:r>
      <w:r w:rsidR="00017388">
        <w:rPr>
          <w:rFonts w:ascii="Arial" w:hAnsi="Arial" w:cs="Arial"/>
        </w:rPr>
        <w:t xml:space="preserve"> </w:t>
      </w:r>
      <w:r>
        <w:rPr>
          <w:rFonts w:ascii="Arial" w:hAnsi="Arial" w:cs="Arial"/>
        </w:rPr>
        <w:t xml:space="preserve">We then assessed home healthcare use, defined as </w:t>
      </w:r>
      <w:commentRangeStart w:id="54"/>
      <w:r>
        <w:rPr>
          <w:rFonts w:ascii="Arial" w:hAnsi="Arial" w:cs="Arial"/>
        </w:rPr>
        <w:t xml:space="preserve">XX. </w:t>
      </w:r>
      <w:commentRangeEnd w:id="54"/>
      <w:r>
        <w:rPr>
          <w:rStyle w:val="CommentReference"/>
          <w:rFonts w:ascii="Arial" w:hAnsi="Arial" w:cs="Arial"/>
          <w:sz w:val="22"/>
          <w:szCs w:val="22"/>
        </w:rPr>
        <w:commentReference w:id="54"/>
      </w:r>
      <w:r w:rsidR="00C358DF">
        <w:rPr>
          <w:rFonts w:ascii="Arial" w:hAnsi="Arial" w:cs="Arial"/>
        </w:rPr>
        <w:t>Compared to the</w:t>
      </w:r>
      <w:r w:rsidR="00C358DF" w:rsidRPr="00AA3DD8">
        <w:rPr>
          <w:rFonts w:ascii="Arial" w:hAnsi="Arial" w:cs="Arial"/>
        </w:rPr>
        <w:t xml:space="preserve"> medical data </w:t>
      </w:r>
      <w:r w:rsidR="00C358DF">
        <w:rPr>
          <w:rFonts w:ascii="Arial" w:hAnsi="Arial" w:cs="Arial"/>
        </w:rPr>
        <w:t>which is gathered</w:t>
      </w:r>
      <w:r w:rsidR="00C358DF" w:rsidRPr="00AA3DD8">
        <w:rPr>
          <w:rFonts w:ascii="Arial" w:hAnsi="Arial" w:cs="Arial"/>
        </w:rPr>
        <w:t xml:space="preserve"> </w:t>
      </w:r>
      <w:r w:rsidR="00C358DF">
        <w:rPr>
          <w:rFonts w:ascii="Arial" w:hAnsi="Arial" w:cs="Arial"/>
        </w:rPr>
        <w:t>during the 5 rounds over a year in MEPS</w:t>
      </w:r>
      <w:r w:rsidR="00C358DF" w:rsidRPr="00AA3DD8">
        <w:rPr>
          <w:rFonts w:ascii="Arial" w:hAnsi="Arial" w:cs="Arial"/>
        </w:rPr>
        <w:t xml:space="preserve">, information on </w:t>
      </w:r>
      <w:r w:rsidR="00C358DF">
        <w:rPr>
          <w:rFonts w:ascii="Arial" w:hAnsi="Arial" w:cs="Arial"/>
        </w:rPr>
        <w:t>home health care</w:t>
      </w:r>
      <w:r w:rsidR="00C358DF" w:rsidRPr="00AA3DD8">
        <w:rPr>
          <w:rFonts w:ascii="Arial" w:hAnsi="Arial" w:cs="Arial"/>
        </w:rPr>
        <w:t xml:space="preserve"> utilization is collected on a per month basis</w:t>
      </w:r>
      <w:r w:rsidR="007F5967">
        <w:rPr>
          <w:rFonts w:ascii="Arial" w:hAnsi="Arial" w:cs="Arial"/>
        </w:rPr>
        <w:t>.</w:t>
      </w:r>
      <w:r w:rsidR="00C358DF">
        <w:rPr>
          <w:rFonts w:ascii="Arial" w:hAnsi="Arial" w:cs="Arial"/>
        </w:rPr>
        <w:t xml:space="preserve"> </w:t>
      </w:r>
      <w:r w:rsidR="002C754C">
        <w:rPr>
          <w:rFonts w:ascii="Arial" w:hAnsi="Arial" w:cs="Arial"/>
        </w:rPr>
        <w:t>We calculated t</w:t>
      </w:r>
      <w:r w:rsidR="000419E9" w:rsidRPr="00AA3DD8">
        <w:rPr>
          <w:rFonts w:ascii="Arial" w:hAnsi="Arial" w:cs="Arial"/>
        </w:rPr>
        <w:t>otal home care provider days for each year</w:t>
      </w:r>
      <w:r w:rsidR="002C754C">
        <w:rPr>
          <w:rFonts w:ascii="Arial" w:hAnsi="Arial" w:cs="Arial"/>
        </w:rPr>
        <w:t>,</w:t>
      </w:r>
      <w:r w:rsidR="000419E9" w:rsidRPr="00AA3DD8">
        <w:rPr>
          <w:rFonts w:ascii="Arial" w:hAnsi="Arial" w:cs="Arial"/>
        </w:rPr>
        <w:t xml:space="preserve"> </w:t>
      </w:r>
      <w:r w:rsidR="002C754C">
        <w:rPr>
          <w:rFonts w:ascii="Arial" w:hAnsi="Arial" w:cs="Arial"/>
        </w:rPr>
        <w:t xml:space="preserve">by </w:t>
      </w:r>
      <w:r w:rsidR="009848C1" w:rsidRPr="009848C1">
        <w:rPr>
          <w:rFonts w:ascii="Arial" w:hAnsi="Arial" w:cs="Arial"/>
        </w:rPr>
        <w:t>adding</w:t>
      </w:r>
      <w:r w:rsidR="00457D93">
        <w:rPr>
          <w:rFonts w:ascii="Arial" w:hAnsi="Arial" w:cs="Arial"/>
        </w:rPr>
        <w:t>:</w:t>
      </w:r>
    </w:p>
    <w:p w14:paraId="33A549C3" w14:textId="0D6477BD" w:rsidR="00457D93" w:rsidRPr="00457D93" w:rsidRDefault="000419E9" w:rsidP="00A14C6A">
      <w:pPr>
        <w:pStyle w:val="ListParagraph"/>
        <w:numPr>
          <w:ilvl w:val="0"/>
          <w:numId w:val="3"/>
        </w:numPr>
        <w:spacing w:line="480" w:lineRule="auto"/>
        <w:rPr>
          <w:rFonts w:ascii="Arial" w:hAnsi="Arial" w:cs="Arial"/>
        </w:rPr>
      </w:pPr>
      <w:r w:rsidRPr="00457D93">
        <w:rPr>
          <w:rFonts w:ascii="Arial" w:hAnsi="Arial" w:cs="Arial"/>
        </w:rPr>
        <w:t>Agency provider days</w:t>
      </w:r>
      <w:r w:rsidR="00457D93">
        <w:rPr>
          <w:rFonts w:ascii="Arial" w:hAnsi="Arial" w:cs="Arial"/>
        </w:rPr>
        <w:t>,</w:t>
      </w:r>
      <w:r w:rsidRPr="00457D93">
        <w:rPr>
          <w:rFonts w:ascii="Arial" w:hAnsi="Arial" w:cs="Arial"/>
        </w:rPr>
        <w:t xml:space="preserve"> provided by agencies, hospitals, or nursing homes, </w:t>
      </w:r>
    </w:p>
    <w:p w14:paraId="049688F1" w14:textId="77777777" w:rsidR="00457D93" w:rsidRDefault="00457D93" w:rsidP="00A14C6A">
      <w:pPr>
        <w:pStyle w:val="ListParagraph"/>
        <w:numPr>
          <w:ilvl w:val="0"/>
          <w:numId w:val="3"/>
        </w:numPr>
        <w:spacing w:line="480" w:lineRule="auto"/>
        <w:rPr>
          <w:rFonts w:ascii="Arial" w:hAnsi="Arial" w:cs="Arial"/>
        </w:rPr>
      </w:pPr>
      <w:r>
        <w:rPr>
          <w:rFonts w:ascii="Arial" w:hAnsi="Arial" w:cs="Arial"/>
        </w:rPr>
        <w:t>N</w:t>
      </w:r>
      <w:r w:rsidR="000419E9" w:rsidRPr="00457D93">
        <w:rPr>
          <w:rFonts w:ascii="Arial" w:hAnsi="Arial" w:cs="Arial"/>
        </w:rPr>
        <w:t>on-agency days</w:t>
      </w:r>
      <w:r>
        <w:rPr>
          <w:rFonts w:ascii="Arial" w:hAnsi="Arial" w:cs="Arial"/>
        </w:rPr>
        <w:t>,</w:t>
      </w:r>
      <w:r w:rsidR="000419E9" w:rsidRPr="00457D93">
        <w:rPr>
          <w:rFonts w:ascii="Arial" w:hAnsi="Arial" w:cs="Arial"/>
        </w:rPr>
        <w:t xml:space="preserve"> provide</w:t>
      </w:r>
      <w:r>
        <w:rPr>
          <w:rFonts w:ascii="Arial" w:hAnsi="Arial" w:cs="Arial"/>
        </w:rPr>
        <w:t xml:space="preserve">d by self- employed individuals, </w:t>
      </w:r>
      <w:r w:rsidR="000419E9" w:rsidRPr="00457D93">
        <w:rPr>
          <w:rFonts w:ascii="Arial" w:hAnsi="Arial" w:cs="Arial"/>
        </w:rPr>
        <w:t xml:space="preserve">and </w:t>
      </w:r>
    </w:p>
    <w:p w14:paraId="4147DA99" w14:textId="3C3A202E" w:rsidR="00457D93" w:rsidRDefault="00457D93" w:rsidP="00A14C6A">
      <w:pPr>
        <w:pStyle w:val="ListParagraph"/>
        <w:numPr>
          <w:ilvl w:val="0"/>
          <w:numId w:val="3"/>
        </w:numPr>
        <w:spacing w:line="480" w:lineRule="auto"/>
        <w:rPr>
          <w:rFonts w:ascii="Arial" w:hAnsi="Arial" w:cs="Arial"/>
        </w:rPr>
      </w:pPr>
      <w:r>
        <w:rPr>
          <w:rFonts w:ascii="Arial" w:hAnsi="Arial" w:cs="Arial"/>
        </w:rPr>
        <w:t>I</w:t>
      </w:r>
      <w:r w:rsidR="000419E9" w:rsidRPr="00457D93">
        <w:rPr>
          <w:rFonts w:ascii="Arial" w:hAnsi="Arial" w:cs="Arial"/>
        </w:rPr>
        <w:t>nformal days</w:t>
      </w:r>
      <w:r>
        <w:rPr>
          <w:rFonts w:ascii="Arial" w:hAnsi="Arial" w:cs="Arial"/>
        </w:rPr>
        <w:t>,</w:t>
      </w:r>
      <w:r w:rsidR="000419E9" w:rsidRPr="00457D93">
        <w:rPr>
          <w:rFonts w:ascii="Arial" w:hAnsi="Arial" w:cs="Arial"/>
        </w:rPr>
        <w:t xml:space="preserve"> provided by unpaid informal care givers</w:t>
      </w:r>
      <w:r w:rsidR="00F95365">
        <w:rPr>
          <w:rFonts w:ascii="Arial" w:hAnsi="Arial" w:cs="Arial"/>
        </w:rPr>
        <w:t xml:space="preserve"> (e.g., family, friends, associates)</w:t>
      </w:r>
      <w:r w:rsidR="000419E9" w:rsidRPr="00457D93">
        <w:rPr>
          <w:rFonts w:ascii="Arial" w:hAnsi="Arial" w:cs="Arial"/>
        </w:rPr>
        <w:t xml:space="preserve"> not living with the sample person. </w:t>
      </w:r>
    </w:p>
    <w:p w14:paraId="66242ACC" w14:textId="72929203" w:rsidR="000419E9" w:rsidRDefault="000419E9" w:rsidP="000A767A">
      <w:pPr>
        <w:spacing w:line="480" w:lineRule="auto"/>
        <w:rPr>
          <w:rFonts w:ascii="Arial" w:hAnsi="Arial" w:cs="Arial"/>
        </w:rPr>
      </w:pPr>
      <w:r w:rsidRPr="00457D93">
        <w:rPr>
          <w:rFonts w:ascii="Arial" w:hAnsi="Arial" w:cs="Arial"/>
        </w:rPr>
        <w:t>The final tally represents number of days across all months provided by each unique provider</w:t>
      </w:r>
      <w:r w:rsidR="002C754C">
        <w:rPr>
          <w:rFonts w:ascii="Arial" w:hAnsi="Arial" w:cs="Arial"/>
        </w:rPr>
        <w:t>,</w:t>
      </w:r>
      <w:r w:rsidRPr="00457D93">
        <w:rPr>
          <w:rFonts w:ascii="Arial" w:hAnsi="Arial" w:cs="Arial"/>
        </w:rPr>
        <w:t xml:space="preserve"> whether paid or unpaid. We also obtained the expenditure variable for each entity</w:t>
      </w:r>
      <w:r w:rsidR="00457D93">
        <w:rPr>
          <w:rFonts w:ascii="Arial" w:hAnsi="Arial" w:cs="Arial"/>
        </w:rPr>
        <w:t>.</w:t>
      </w:r>
      <w:r w:rsidR="000A767A">
        <w:rPr>
          <w:rFonts w:ascii="Arial" w:hAnsi="Arial" w:cs="Arial"/>
        </w:rPr>
        <w:t xml:space="preserve"> E</w:t>
      </w:r>
      <w:r w:rsidR="00BC0D1D">
        <w:rPr>
          <w:rFonts w:ascii="Arial" w:hAnsi="Arial" w:cs="Arial"/>
        </w:rPr>
        <w:t>x</w:t>
      </w:r>
      <w:r w:rsidR="000A767A" w:rsidRPr="000A767A">
        <w:rPr>
          <w:rFonts w:ascii="Arial" w:hAnsi="Arial" w:cs="Arial"/>
        </w:rPr>
        <w:t>penditures in MEPS are defined as the sum of direct payments for care provided during the</w:t>
      </w:r>
      <w:r w:rsidR="008F4E9B">
        <w:rPr>
          <w:rFonts w:ascii="Arial" w:hAnsi="Arial" w:cs="Arial"/>
        </w:rPr>
        <w:t xml:space="preserve"> </w:t>
      </w:r>
      <w:r w:rsidR="000A767A" w:rsidRPr="000A767A">
        <w:rPr>
          <w:rFonts w:ascii="Arial" w:hAnsi="Arial" w:cs="Arial"/>
        </w:rPr>
        <w:t>year, including out-of-pocket payments and payments by private insurance, Medicaid, Medicare,</w:t>
      </w:r>
      <w:r w:rsidR="008F4E9B">
        <w:rPr>
          <w:rFonts w:ascii="Arial" w:hAnsi="Arial" w:cs="Arial"/>
        </w:rPr>
        <w:t xml:space="preserve"> </w:t>
      </w:r>
      <w:r w:rsidR="000A767A" w:rsidRPr="000A767A">
        <w:rPr>
          <w:rFonts w:ascii="Arial" w:hAnsi="Arial" w:cs="Arial"/>
        </w:rPr>
        <w:t>and other sources. Payments for over-the-counter drugs are not collected in MEPS</w:t>
      </w:r>
      <w:r w:rsidR="000A767A">
        <w:rPr>
          <w:rFonts w:ascii="Arial" w:hAnsi="Arial" w:cs="Arial"/>
        </w:rPr>
        <w:t xml:space="preserve">. All expenditures are reported as adjusted for </w:t>
      </w:r>
      <w:commentRangeStart w:id="55"/>
      <w:r w:rsidR="000A767A">
        <w:rPr>
          <w:rFonts w:ascii="Arial" w:hAnsi="Arial" w:cs="Arial"/>
        </w:rPr>
        <w:t xml:space="preserve">June 2019. </w:t>
      </w:r>
      <w:commentRangeEnd w:id="55"/>
      <w:r w:rsidR="00C33905">
        <w:rPr>
          <w:rStyle w:val="CommentReference"/>
          <w:rFonts w:ascii="Arial" w:hAnsi="Arial" w:cs="Arial"/>
          <w:sz w:val="22"/>
          <w:szCs w:val="22"/>
        </w:rPr>
        <w:commentReference w:id="55"/>
      </w:r>
    </w:p>
    <w:p w14:paraId="3AB07F76" w14:textId="77777777" w:rsidR="00457D93" w:rsidRPr="00457D93" w:rsidRDefault="00457D93" w:rsidP="00457D93">
      <w:pPr>
        <w:spacing w:line="480" w:lineRule="auto"/>
        <w:rPr>
          <w:rFonts w:ascii="Arial" w:hAnsi="Arial" w:cs="Arial"/>
        </w:rPr>
      </w:pPr>
    </w:p>
    <w:p w14:paraId="30D2EF16" w14:textId="347F4D3C" w:rsidR="000419E9" w:rsidRDefault="000419E9" w:rsidP="000419E9">
      <w:pPr>
        <w:spacing w:line="480" w:lineRule="auto"/>
        <w:rPr>
          <w:rFonts w:ascii="Arial" w:hAnsi="Arial" w:cs="Arial"/>
          <w:b/>
        </w:rPr>
      </w:pPr>
      <w:r w:rsidRPr="000419E9">
        <w:rPr>
          <w:rFonts w:ascii="Arial" w:hAnsi="Arial" w:cs="Arial"/>
          <w:b/>
        </w:rPr>
        <w:t xml:space="preserve">Statistical </w:t>
      </w:r>
      <w:commentRangeStart w:id="56"/>
      <w:commentRangeStart w:id="57"/>
      <w:commentRangeStart w:id="58"/>
      <w:r w:rsidRPr="000419E9">
        <w:rPr>
          <w:rFonts w:ascii="Arial" w:hAnsi="Arial" w:cs="Arial"/>
          <w:b/>
        </w:rPr>
        <w:t>Analysis</w:t>
      </w:r>
      <w:commentRangeEnd w:id="57"/>
      <w:r w:rsidR="0014754E" w:rsidRPr="000419E9">
        <w:rPr>
          <w:rStyle w:val="CommentReference"/>
          <w:rFonts w:ascii="Arial" w:hAnsi="Arial" w:cs="Arial"/>
          <w:b/>
          <w:sz w:val="22"/>
          <w:szCs w:val="22"/>
        </w:rPr>
        <w:commentReference w:id="57"/>
      </w:r>
      <w:commentRangeEnd w:id="58"/>
      <w:r w:rsidR="000A767A" w:rsidRPr="000419E9">
        <w:rPr>
          <w:rStyle w:val="CommentReference"/>
          <w:rFonts w:ascii="Arial" w:hAnsi="Arial" w:cs="Arial"/>
          <w:b/>
          <w:sz w:val="22"/>
          <w:szCs w:val="22"/>
        </w:rPr>
        <w:commentReference w:id="58"/>
      </w:r>
      <w:commentRangeEnd w:id="56"/>
      <w:r w:rsidR="00C33905" w:rsidRPr="000419E9">
        <w:rPr>
          <w:rStyle w:val="CommentReference"/>
          <w:rFonts w:ascii="Arial" w:hAnsi="Arial" w:cs="Arial"/>
          <w:b/>
          <w:sz w:val="22"/>
          <w:szCs w:val="22"/>
        </w:rPr>
        <w:commentReference w:id="56"/>
      </w:r>
      <w:r w:rsidRPr="000419E9">
        <w:rPr>
          <w:rFonts w:ascii="Arial" w:hAnsi="Arial" w:cs="Arial"/>
          <w:b/>
        </w:rPr>
        <w:t xml:space="preserve">: </w:t>
      </w:r>
    </w:p>
    <w:p w14:paraId="1432B13F" w14:textId="6853025A" w:rsidR="0052247E" w:rsidRPr="000419E9" w:rsidDel="00907DC0" w:rsidRDefault="007169A0" w:rsidP="00E76532">
      <w:pPr>
        <w:spacing w:line="480" w:lineRule="auto"/>
        <w:ind w:firstLine="720"/>
        <w:rPr>
          <w:del w:id="59" w:author="Naveen Premnath" w:date="2026-01-05T23:13:00Z"/>
          <w:rFonts w:ascii="Arial" w:hAnsi="Arial" w:cs="Arial"/>
        </w:rPr>
      </w:pPr>
      <w:r>
        <w:rPr>
          <w:rFonts w:ascii="Arial" w:hAnsi="Arial" w:cs="Arial"/>
        </w:rPr>
        <w:t>We used d</w:t>
      </w:r>
      <w:r w:rsidR="000419E9" w:rsidRPr="000419E9">
        <w:rPr>
          <w:rFonts w:ascii="Arial" w:hAnsi="Arial" w:cs="Arial"/>
        </w:rPr>
        <w:t xml:space="preserve">escriptive statistics </w:t>
      </w:r>
      <w:r w:rsidR="000419E9">
        <w:rPr>
          <w:rFonts w:ascii="Arial" w:hAnsi="Arial" w:cs="Arial"/>
        </w:rPr>
        <w:t>to define</w:t>
      </w:r>
      <w:r w:rsidR="000419E9" w:rsidRPr="000419E9">
        <w:rPr>
          <w:rFonts w:ascii="Arial" w:hAnsi="Arial" w:cs="Arial"/>
        </w:rPr>
        <w:t xml:space="preserve"> so</w:t>
      </w:r>
      <w:r w:rsidR="000419E9">
        <w:rPr>
          <w:rFonts w:ascii="Arial" w:hAnsi="Arial" w:cs="Arial"/>
        </w:rPr>
        <w:t xml:space="preserve">ciodemographic characteristics like </w:t>
      </w:r>
      <w:r w:rsidR="000419E9" w:rsidRPr="000419E9">
        <w:rPr>
          <w:rFonts w:ascii="Arial" w:hAnsi="Arial" w:cs="Arial"/>
        </w:rPr>
        <w:t xml:space="preserve">age, sex, race/ethnicity, educational </w:t>
      </w:r>
      <w:r w:rsidR="000419E9">
        <w:rPr>
          <w:rFonts w:ascii="Arial" w:hAnsi="Arial" w:cs="Arial"/>
        </w:rPr>
        <w:t xml:space="preserve">attainment, income status, employment status, insurance status and </w:t>
      </w:r>
      <w:r w:rsidR="000419E9">
        <w:rPr>
          <w:rFonts w:ascii="Arial" w:hAnsi="Arial" w:cs="Arial"/>
        </w:rPr>
        <w:lastRenderedPageBreak/>
        <w:t xml:space="preserve">marital </w:t>
      </w:r>
      <w:r w:rsidR="009848C1">
        <w:rPr>
          <w:rFonts w:ascii="Arial" w:hAnsi="Arial" w:cs="Arial"/>
        </w:rPr>
        <w:t>status</w:t>
      </w:r>
      <w:r w:rsidR="000419E9">
        <w:rPr>
          <w:rFonts w:ascii="Arial" w:hAnsi="Arial" w:cs="Arial"/>
        </w:rPr>
        <w:t xml:space="preserve">. </w:t>
      </w:r>
      <w:r>
        <w:rPr>
          <w:rFonts w:ascii="Arial" w:hAnsi="Arial" w:cs="Arial"/>
        </w:rPr>
        <w:t>We compared c</w:t>
      </w:r>
      <w:r w:rsidR="006E17C8" w:rsidRPr="00AA3DD8">
        <w:rPr>
          <w:rFonts w:ascii="Arial" w:hAnsi="Arial" w:cs="Arial"/>
        </w:rPr>
        <w:t xml:space="preserve">ategorical variables using the Chi square test and continuous variables using the Mann Whitney U test for statistical significance. </w:t>
      </w:r>
      <w:r w:rsidR="00CD0400">
        <w:rPr>
          <w:rFonts w:ascii="Arial" w:hAnsi="Arial" w:cs="Arial"/>
        </w:rPr>
        <w:t>We conducted m</w:t>
      </w:r>
      <w:r w:rsidR="00FE4B62" w:rsidRPr="00AA3DD8">
        <w:rPr>
          <w:rFonts w:ascii="Arial" w:hAnsi="Arial" w:cs="Arial"/>
        </w:rPr>
        <w:t>ultivariable logistic regression</w:t>
      </w:r>
      <w:r w:rsidR="006E17C8" w:rsidRPr="00AA3DD8">
        <w:rPr>
          <w:rFonts w:ascii="Arial" w:hAnsi="Arial" w:cs="Arial"/>
        </w:rPr>
        <w:t xml:space="preserve"> </w:t>
      </w:r>
      <w:r w:rsidR="007048A8" w:rsidRPr="00AA3DD8">
        <w:rPr>
          <w:rFonts w:ascii="Arial" w:hAnsi="Arial" w:cs="Arial"/>
        </w:rPr>
        <w:t>using</w:t>
      </w:r>
      <w:r w:rsidR="00C65589">
        <w:rPr>
          <w:rFonts w:ascii="Arial" w:hAnsi="Arial" w:cs="Arial"/>
        </w:rPr>
        <w:t xml:space="preserve"> a generalized linear model incorporating</w:t>
      </w:r>
      <w:r w:rsidR="007048A8" w:rsidRPr="00AA3DD8">
        <w:rPr>
          <w:rFonts w:ascii="Arial" w:hAnsi="Arial" w:cs="Arial"/>
        </w:rPr>
        <w:t xml:space="preserve"> variables identified in a univariate analysis with p&lt;0.1</w:t>
      </w:r>
      <w:r w:rsidR="00CD0400">
        <w:rPr>
          <w:rFonts w:ascii="Arial" w:hAnsi="Arial" w:cs="Arial"/>
        </w:rPr>
        <w:t>,</w:t>
      </w:r>
      <w:r w:rsidR="007048A8" w:rsidRPr="00AA3DD8">
        <w:rPr>
          <w:rFonts w:ascii="Arial" w:hAnsi="Arial" w:cs="Arial"/>
        </w:rPr>
        <w:t xml:space="preserve"> to</w:t>
      </w:r>
      <w:r w:rsidR="006E17C8" w:rsidRPr="00AA3DD8">
        <w:rPr>
          <w:rFonts w:ascii="Arial" w:hAnsi="Arial" w:cs="Arial"/>
        </w:rPr>
        <w:t xml:space="preserve"> </w:t>
      </w:r>
      <w:r w:rsidR="000419E9">
        <w:rPr>
          <w:rFonts w:ascii="Arial" w:hAnsi="Arial" w:cs="Arial"/>
        </w:rPr>
        <w:t>identify</w:t>
      </w:r>
      <w:r w:rsidR="00FE4B62" w:rsidRPr="00AA3DD8">
        <w:rPr>
          <w:rFonts w:ascii="Arial" w:hAnsi="Arial" w:cs="Arial"/>
        </w:rPr>
        <w:t xml:space="preserve"> factors that </w:t>
      </w:r>
      <w:r w:rsidR="006E17C8" w:rsidRPr="00AA3DD8">
        <w:rPr>
          <w:rFonts w:ascii="Arial" w:hAnsi="Arial" w:cs="Arial"/>
        </w:rPr>
        <w:t xml:space="preserve">influenced </w:t>
      </w:r>
      <w:r w:rsidR="00FE4B62" w:rsidRPr="00AA3DD8">
        <w:rPr>
          <w:rFonts w:ascii="Arial" w:hAnsi="Arial" w:cs="Arial"/>
        </w:rPr>
        <w:t>eligibility for</w:t>
      </w:r>
      <w:r w:rsidR="00CD0400">
        <w:rPr>
          <w:rFonts w:ascii="Arial" w:hAnsi="Arial" w:cs="Arial"/>
        </w:rPr>
        <w:t xml:space="preserve"> and receipt of</w:t>
      </w:r>
      <w:r w:rsidR="00FE4B62" w:rsidRPr="00AA3DD8">
        <w:rPr>
          <w:rFonts w:ascii="Arial" w:hAnsi="Arial" w:cs="Arial"/>
        </w:rPr>
        <w:t xml:space="preserve"> </w:t>
      </w:r>
      <w:r w:rsidR="00CD0400">
        <w:rPr>
          <w:rFonts w:ascii="Arial" w:hAnsi="Arial" w:cs="Arial"/>
        </w:rPr>
        <w:t>home health care.</w:t>
      </w:r>
      <w:r w:rsidR="000419E9">
        <w:rPr>
          <w:rFonts w:ascii="Arial" w:hAnsi="Arial" w:cs="Arial"/>
        </w:rPr>
        <w:t xml:space="preserve"> </w:t>
      </w:r>
      <w:r w:rsidR="007048A8" w:rsidRPr="00AA3DD8">
        <w:rPr>
          <w:rFonts w:ascii="Arial" w:hAnsi="Arial" w:cs="Arial"/>
        </w:rPr>
        <w:t xml:space="preserve">P values &lt;0.05 </w:t>
      </w:r>
      <w:r w:rsidR="00CD0400">
        <w:rPr>
          <w:rFonts w:ascii="Arial" w:hAnsi="Arial" w:cs="Arial"/>
        </w:rPr>
        <w:t>were</w:t>
      </w:r>
      <w:r w:rsidR="007048A8" w:rsidRPr="00AA3DD8">
        <w:rPr>
          <w:rFonts w:ascii="Arial" w:hAnsi="Arial" w:cs="Arial"/>
        </w:rPr>
        <w:t xml:space="preserve"> considered to be statistically significant. </w:t>
      </w:r>
      <w:r w:rsidR="00132176" w:rsidRPr="00132176">
        <w:t xml:space="preserve"> </w:t>
      </w:r>
      <w:r w:rsidR="00132176" w:rsidRPr="00132176">
        <w:rPr>
          <w:rFonts w:ascii="Arial" w:hAnsi="Arial" w:cs="Arial"/>
        </w:rPr>
        <w:t xml:space="preserve">We also separately analyzed characteristics of male and female cancer survivors who received home health care as gender disparity was seen in receipt of home health care. </w:t>
      </w:r>
      <w:r w:rsidR="00FE4B62" w:rsidRPr="00AA3DD8">
        <w:rPr>
          <w:rFonts w:ascii="Arial" w:hAnsi="Arial" w:cs="Arial"/>
        </w:rPr>
        <w:t>The Medical Expenditure Panel Survey (MEPS) Medical Provider Component has been reviewed and approved by the RTI International IRB, established under a multi-project assurance (Federal Assurance Number 3331) granted by the Office for Protect</w:t>
      </w:r>
      <w:r w:rsidR="000419E9">
        <w:rPr>
          <w:rFonts w:ascii="Arial" w:hAnsi="Arial" w:cs="Arial"/>
        </w:rPr>
        <w:t>ion from Research Risks, (OPRR)</w:t>
      </w:r>
      <w:r w:rsidR="00FE4B62" w:rsidRPr="00AA3DD8">
        <w:rPr>
          <w:rFonts w:ascii="Arial" w:hAnsi="Arial" w:cs="Arial"/>
        </w:rPr>
        <w:t>.</w:t>
      </w:r>
      <w:r w:rsidR="00F65B43" w:rsidRPr="00AA3DD8">
        <w:rPr>
          <w:rFonts w:ascii="Arial" w:hAnsi="Arial" w:cs="Arial"/>
        </w:rPr>
        <w:t xml:space="preserve"> </w:t>
      </w:r>
      <w:r w:rsidR="00E76532" w:rsidRPr="00E76532">
        <w:rPr>
          <w:rFonts w:ascii="Arial" w:hAnsi="Arial" w:cs="Arial"/>
        </w:rPr>
        <w:t>Because we used publicly available data, and</w:t>
      </w:r>
      <w:r w:rsidR="00232065">
        <w:rPr>
          <w:rFonts w:ascii="Arial" w:hAnsi="Arial" w:cs="Arial"/>
        </w:rPr>
        <w:t xml:space="preserve"> was determined to be </w:t>
      </w:r>
      <w:r w:rsidR="00E76532" w:rsidRPr="00E76532">
        <w:rPr>
          <w:rFonts w:ascii="Arial" w:hAnsi="Arial" w:cs="Arial"/>
        </w:rPr>
        <w:t>not human subjects research, in accordance with 45 CFR §46.102(f)</w:t>
      </w:r>
      <w:del w:id="60" w:author="Naveen Premnath" w:date="2026-01-05T23:12:00Z">
        <w:r w:rsidR="00E76532" w:rsidRPr="00E76532" w:rsidDel="00907DC0">
          <w:rPr>
            <w:rFonts w:ascii="Arial" w:hAnsi="Arial" w:cs="Arial"/>
          </w:rPr>
          <w:delText>,</w:delText>
        </w:r>
      </w:del>
      <w:r w:rsidR="00E76532" w:rsidRPr="00E76532">
        <w:rPr>
          <w:rFonts w:ascii="Arial" w:hAnsi="Arial" w:cs="Arial"/>
        </w:rPr>
        <w:t xml:space="preserve"> </w:t>
      </w:r>
      <w:del w:id="61" w:author="Naveen Premnath" w:date="2026-01-05T23:12:00Z">
        <w:r w:rsidR="00E76532" w:rsidRPr="00E76532" w:rsidDel="00907DC0">
          <w:rPr>
            <w:rFonts w:ascii="Arial" w:hAnsi="Arial" w:cs="Arial"/>
          </w:rPr>
          <w:delText>we did not submit this study to</w:delText>
        </w:r>
      </w:del>
      <w:r w:rsidR="00E76532" w:rsidRPr="00E76532">
        <w:rPr>
          <w:rFonts w:ascii="Arial" w:hAnsi="Arial" w:cs="Arial"/>
        </w:rPr>
        <w:t xml:space="preserve"> an</w:t>
      </w:r>
      <w:ins w:id="62" w:author="Naveen Premnath" w:date="2026-01-05T23:12:00Z">
        <w:r w:rsidR="00907DC0">
          <w:rPr>
            <w:rFonts w:ascii="Arial" w:hAnsi="Arial" w:cs="Arial"/>
          </w:rPr>
          <w:t>d was exempt from</w:t>
        </w:r>
      </w:ins>
      <w:r w:rsidR="00E76532" w:rsidRPr="00E76532">
        <w:rPr>
          <w:rFonts w:ascii="Arial" w:hAnsi="Arial" w:cs="Arial"/>
        </w:rPr>
        <w:t xml:space="preserve"> institutional review board </w:t>
      </w:r>
      <w:ins w:id="63" w:author="Naveen Premnath" w:date="2026-01-05T23:13:00Z">
        <w:r w:rsidR="00907DC0">
          <w:rPr>
            <w:rFonts w:ascii="Arial" w:hAnsi="Arial" w:cs="Arial"/>
          </w:rPr>
          <w:t>review.</w:t>
        </w:r>
      </w:ins>
      <w:del w:id="64" w:author="Naveen Premnath" w:date="2026-01-05T23:13:00Z">
        <w:r w:rsidR="00E76532" w:rsidRPr="00E76532" w:rsidDel="00907DC0">
          <w:rPr>
            <w:rFonts w:ascii="Arial" w:hAnsi="Arial" w:cs="Arial"/>
          </w:rPr>
          <w:delText>or require informed consent procedures</w:delText>
        </w:r>
      </w:del>
      <w:r w:rsidR="00E76532" w:rsidRPr="00E76532">
        <w:rPr>
          <w:rFonts w:ascii="Arial" w:hAnsi="Arial" w:cs="Arial"/>
        </w:rPr>
        <w:t xml:space="preserve">. </w:t>
      </w:r>
      <w:commentRangeStart w:id="65"/>
      <w:commentRangeStart w:id="66"/>
      <w:r w:rsidR="009848C1">
        <w:rPr>
          <w:rFonts w:ascii="Arial" w:hAnsi="Arial" w:cs="Arial"/>
        </w:rPr>
        <w:t>We</w:t>
      </w:r>
      <w:commentRangeEnd w:id="65"/>
      <w:r w:rsidR="009848C1">
        <w:rPr>
          <w:rStyle w:val="CommentReference"/>
          <w:rFonts w:ascii="Arial" w:hAnsi="Arial" w:cs="Arial"/>
          <w:sz w:val="22"/>
          <w:szCs w:val="22"/>
        </w:rPr>
        <w:commentReference w:id="65"/>
      </w:r>
      <w:commentRangeEnd w:id="66"/>
      <w:r w:rsidR="009848C1">
        <w:rPr>
          <w:rStyle w:val="CommentReference"/>
          <w:rFonts w:ascii="Arial" w:hAnsi="Arial" w:cs="Arial"/>
          <w:sz w:val="22"/>
          <w:szCs w:val="22"/>
        </w:rPr>
        <w:commentReference w:id="66"/>
      </w:r>
      <w:r w:rsidR="00E76532">
        <w:rPr>
          <w:rFonts w:ascii="Arial" w:hAnsi="Arial" w:cs="Arial"/>
        </w:rPr>
        <w:t xml:space="preserve"> used </w:t>
      </w:r>
      <w:r w:rsidR="00F65B43" w:rsidRPr="00AA3DD8">
        <w:rPr>
          <w:rFonts w:ascii="Arial" w:hAnsi="Arial" w:cs="Arial"/>
        </w:rPr>
        <w:t>RStudio 2023.06.1+524 "Mountain Hydrangea" release</w:t>
      </w:r>
      <w:r w:rsidR="00B06F4C" w:rsidRPr="00AA3DD8">
        <w:rPr>
          <w:rFonts w:ascii="Arial" w:hAnsi="Arial" w:cs="Arial"/>
        </w:rPr>
        <w:t xml:space="preserve"> </w:t>
      </w:r>
      <w:r w:rsidR="00F65B43" w:rsidRPr="00AA3DD8">
        <w:rPr>
          <w:rFonts w:ascii="Arial" w:hAnsi="Arial" w:cs="Arial"/>
        </w:rPr>
        <w:t xml:space="preserve">for statistical analysis. </w:t>
      </w:r>
    </w:p>
    <w:p w14:paraId="6686261A" w14:textId="77777777" w:rsidR="008E0D77" w:rsidRDefault="008E0D77">
      <w:pPr>
        <w:spacing w:line="480" w:lineRule="auto"/>
        <w:ind w:firstLine="720"/>
        <w:rPr>
          <w:rFonts w:ascii="Arial" w:hAnsi="Arial" w:cs="Arial"/>
          <w:b/>
        </w:rPr>
        <w:pPrChange w:id="67" w:author="Naveen Premnath" w:date="2026-01-05T23:13:00Z">
          <w:pPr>
            <w:spacing w:line="480" w:lineRule="auto"/>
          </w:pPr>
        </w:pPrChange>
      </w:pPr>
    </w:p>
    <w:p w14:paraId="77C67182" w14:textId="2C64453D" w:rsidR="006E17C8" w:rsidRDefault="006E17C8" w:rsidP="00C758DF">
      <w:pPr>
        <w:spacing w:line="480" w:lineRule="auto"/>
        <w:rPr>
          <w:rFonts w:ascii="Arial" w:hAnsi="Arial" w:cs="Arial"/>
          <w:b/>
        </w:rPr>
      </w:pPr>
      <w:commentRangeStart w:id="68"/>
      <w:r w:rsidRPr="00AA3DD8">
        <w:rPr>
          <w:rFonts w:ascii="Arial" w:hAnsi="Arial" w:cs="Arial"/>
          <w:b/>
        </w:rPr>
        <w:t>Results</w:t>
      </w:r>
      <w:commentRangeEnd w:id="68"/>
      <w:r w:rsidR="00D67649" w:rsidRPr="00AA3DD8">
        <w:rPr>
          <w:rStyle w:val="CommentReference"/>
          <w:rFonts w:ascii="Arial" w:hAnsi="Arial" w:cs="Arial"/>
          <w:b/>
          <w:sz w:val="22"/>
          <w:szCs w:val="22"/>
        </w:rPr>
        <w:commentReference w:id="68"/>
      </w:r>
      <w:r w:rsidRPr="00AA3DD8">
        <w:rPr>
          <w:rFonts w:ascii="Arial" w:hAnsi="Arial" w:cs="Arial"/>
          <w:b/>
        </w:rPr>
        <w:t xml:space="preserve">: </w:t>
      </w:r>
    </w:p>
    <w:p w14:paraId="1DC10BA1" w14:textId="350FD8C9" w:rsidR="00595CB0" w:rsidRPr="00AA3DD8" w:rsidRDefault="00595CB0" w:rsidP="00C758DF">
      <w:pPr>
        <w:spacing w:line="480" w:lineRule="auto"/>
        <w:rPr>
          <w:rFonts w:ascii="Arial" w:hAnsi="Arial" w:cs="Arial"/>
          <w:b/>
        </w:rPr>
      </w:pPr>
      <w:r>
        <w:rPr>
          <w:rFonts w:ascii="Arial" w:hAnsi="Arial" w:cs="Arial"/>
          <w:b/>
        </w:rPr>
        <w:t xml:space="preserve">Baseline characteristics </w:t>
      </w:r>
    </w:p>
    <w:p w14:paraId="4A78252B" w14:textId="4B14C4A2" w:rsidR="00595CB0" w:rsidRDefault="003D7766" w:rsidP="00595CB0">
      <w:pPr>
        <w:spacing w:line="480" w:lineRule="auto"/>
        <w:ind w:firstLine="720"/>
        <w:rPr>
          <w:rFonts w:ascii="Arial" w:hAnsi="Arial" w:cs="Arial"/>
        </w:rPr>
      </w:pPr>
      <w:r w:rsidRPr="00AA3DD8">
        <w:rPr>
          <w:rFonts w:ascii="Arial" w:hAnsi="Arial" w:cs="Arial"/>
        </w:rPr>
        <w:t xml:space="preserve">We identified </w:t>
      </w:r>
      <w:r w:rsidR="00B80D32">
        <w:rPr>
          <w:rFonts w:ascii="Arial" w:hAnsi="Arial" w:cs="Arial"/>
        </w:rPr>
        <w:t>92,977</w:t>
      </w:r>
      <w:r w:rsidR="00FA0664" w:rsidRPr="00AA3DD8">
        <w:rPr>
          <w:rFonts w:ascii="Arial" w:hAnsi="Arial" w:cs="Arial"/>
        </w:rPr>
        <w:t xml:space="preserve"> </w:t>
      </w:r>
      <w:r w:rsidR="00B80D32">
        <w:rPr>
          <w:rFonts w:ascii="Arial" w:hAnsi="Arial" w:cs="Arial"/>
        </w:rPr>
        <w:t xml:space="preserve">adult </w:t>
      </w:r>
      <w:r w:rsidR="00FA0664" w:rsidRPr="00AA3DD8">
        <w:rPr>
          <w:rFonts w:ascii="Arial" w:hAnsi="Arial" w:cs="Arial"/>
        </w:rPr>
        <w:t>respondents</w:t>
      </w:r>
      <w:r w:rsidR="005D6943" w:rsidRPr="00AA3DD8">
        <w:rPr>
          <w:rFonts w:ascii="Arial" w:hAnsi="Arial" w:cs="Arial"/>
        </w:rPr>
        <w:t xml:space="preserve"> </w:t>
      </w:r>
      <w:r w:rsidR="00E4343C">
        <w:rPr>
          <w:rFonts w:ascii="Arial" w:hAnsi="Arial" w:cs="Arial"/>
        </w:rPr>
        <w:t>from</w:t>
      </w:r>
      <w:r w:rsidR="00FA0664" w:rsidRPr="00AA3DD8">
        <w:rPr>
          <w:rFonts w:ascii="Arial" w:hAnsi="Arial" w:cs="Arial"/>
        </w:rPr>
        <w:t xml:space="preserve"> the MEPS </w:t>
      </w:r>
      <w:r w:rsidR="00E4343C">
        <w:rPr>
          <w:rFonts w:ascii="Arial" w:hAnsi="Arial" w:cs="Arial"/>
        </w:rPr>
        <w:t>data</w:t>
      </w:r>
      <w:r w:rsidR="00595CB0">
        <w:rPr>
          <w:rFonts w:ascii="Arial" w:hAnsi="Arial" w:cs="Arial"/>
        </w:rPr>
        <w:t xml:space="preserve"> during the study period, </w:t>
      </w:r>
      <w:r w:rsidR="005D6943" w:rsidRPr="00AA3DD8">
        <w:rPr>
          <w:rFonts w:ascii="Arial" w:hAnsi="Arial" w:cs="Arial"/>
        </w:rPr>
        <w:t xml:space="preserve">representative of </w:t>
      </w:r>
      <w:r w:rsidR="00160001">
        <w:rPr>
          <w:rFonts w:ascii="Arial" w:hAnsi="Arial" w:cs="Arial"/>
        </w:rPr>
        <w:t xml:space="preserve">249 million </w:t>
      </w:r>
      <w:r w:rsidR="00595CB0">
        <w:rPr>
          <w:rFonts w:ascii="Arial" w:hAnsi="Arial" w:cs="Arial"/>
        </w:rPr>
        <w:t>individuals</w:t>
      </w:r>
      <w:r w:rsidR="00FA0664" w:rsidRPr="00AA3DD8">
        <w:rPr>
          <w:rFonts w:ascii="Arial" w:hAnsi="Arial" w:cs="Arial"/>
        </w:rPr>
        <w:t xml:space="preserve"> by adjusted person weight</w:t>
      </w:r>
      <w:r w:rsidRPr="00AA3DD8">
        <w:rPr>
          <w:rFonts w:ascii="Arial" w:hAnsi="Arial" w:cs="Arial"/>
        </w:rPr>
        <w:t>.</w:t>
      </w:r>
      <w:r w:rsidR="00B95084" w:rsidRPr="00AA3DD8">
        <w:rPr>
          <w:rFonts w:ascii="Arial" w:hAnsi="Arial" w:cs="Arial"/>
        </w:rPr>
        <w:t xml:space="preserve"> </w:t>
      </w:r>
      <w:r w:rsidR="008916D0">
        <w:rPr>
          <w:rFonts w:ascii="Arial" w:hAnsi="Arial" w:cs="Arial"/>
        </w:rPr>
        <w:t>Of these,</w:t>
      </w:r>
      <w:r w:rsidR="00B95084" w:rsidRPr="00AA3DD8">
        <w:rPr>
          <w:rFonts w:ascii="Arial" w:hAnsi="Arial" w:cs="Arial"/>
        </w:rPr>
        <w:t xml:space="preserve"> 9</w:t>
      </w:r>
      <w:r w:rsidR="00191D33">
        <w:rPr>
          <w:rFonts w:ascii="Arial" w:hAnsi="Arial" w:cs="Arial"/>
        </w:rPr>
        <w:t>,</w:t>
      </w:r>
      <w:r w:rsidR="00B95084" w:rsidRPr="00AA3DD8">
        <w:rPr>
          <w:rFonts w:ascii="Arial" w:hAnsi="Arial" w:cs="Arial"/>
        </w:rPr>
        <w:t>398</w:t>
      </w:r>
      <w:r w:rsidR="008916D0">
        <w:rPr>
          <w:rFonts w:ascii="Arial" w:hAnsi="Arial" w:cs="Arial"/>
        </w:rPr>
        <w:t xml:space="preserve"> were</w:t>
      </w:r>
      <w:r w:rsidRPr="00AA3DD8">
        <w:rPr>
          <w:rFonts w:ascii="Arial" w:hAnsi="Arial" w:cs="Arial"/>
        </w:rPr>
        <w:t xml:space="preserve"> </w:t>
      </w:r>
      <w:r w:rsidR="008916D0">
        <w:rPr>
          <w:rFonts w:ascii="Arial" w:hAnsi="Arial" w:cs="Arial"/>
        </w:rPr>
        <w:t>adult cancer survivors</w:t>
      </w:r>
      <w:r w:rsidR="00595CB0">
        <w:rPr>
          <w:rFonts w:ascii="Arial" w:hAnsi="Arial" w:cs="Arial"/>
        </w:rPr>
        <w:t xml:space="preserve"> (median age 68 years, 57.5% female, 16.8% with breast cancer)</w:t>
      </w:r>
      <w:r w:rsidR="00BA09EF" w:rsidRPr="00AA3DD8">
        <w:rPr>
          <w:rFonts w:ascii="Arial" w:hAnsi="Arial" w:cs="Arial"/>
        </w:rPr>
        <w:t>, compared</w:t>
      </w:r>
      <w:r w:rsidRPr="00AA3DD8">
        <w:rPr>
          <w:rFonts w:ascii="Arial" w:hAnsi="Arial" w:cs="Arial"/>
        </w:rPr>
        <w:t xml:space="preserve"> to </w:t>
      </w:r>
      <w:r w:rsidR="00BA09EF" w:rsidRPr="00AA3DD8">
        <w:rPr>
          <w:rFonts w:ascii="Arial" w:hAnsi="Arial" w:cs="Arial"/>
        </w:rPr>
        <w:t xml:space="preserve">83,579 adult </w:t>
      </w:r>
      <w:r w:rsidRPr="00AA3DD8">
        <w:rPr>
          <w:rFonts w:ascii="Arial" w:hAnsi="Arial" w:cs="Arial"/>
        </w:rPr>
        <w:t>respondents without a history of cancer</w:t>
      </w:r>
      <w:r w:rsidR="00B80D32">
        <w:rPr>
          <w:rFonts w:ascii="Arial" w:hAnsi="Arial" w:cs="Arial"/>
        </w:rPr>
        <w:t xml:space="preserve"> representative of 26.6 million compared to 222 million respectively</w:t>
      </w:r>
      <w:r w:rsidRPr="00AA3DD8">
        <w:rPr>
          <w:rFonts w:ascii="Arial" w:hAnsi="Arial" w:cs="Arial"/>
        </w:rPr>
        <w:t>.</w:t>
      </w:r>
      <w:r w:rsidR="00CC0F0A" w:rsidRPr="00AA3DD8">
        <w:rPr>
          <w:rFonts w:ascii="Arial" w:hAnsi="Arial" w:cs="Arial"/>
        </w:rPr>
        <w:t xml:space="preserve"> </w:t>
      </w:r>
      <w:r w:rsidR="00370155">
        <w:rPr>
          <w:rFonts w:ascii="Arial" w:hAnsi="Arial" w:cs="Arial"/>
        </w:rPr>
        <w:t xml:space="preserve">A total of </w:t>
      </w:r>
      <w:r w:rsidR="00BA09EF" w:rsidRPr="00AA3DD8">
        <w:rPr>
          <w:rFonts w:ascii="Arial" w:hAnsi="Arial" w:cs="Arial"/>
        </w:rPr>
        <w:t>1</w:t>
      </w:r>
      <w:r w:rsidR="00595CB0">
        <w:rPr>
          <w:rFonts w:ascii="Arial" w:hAnsi="Arial" w:cs="Arial"/>
        </w:rPr>
        <w:t>,</w:t>
      </w:r>
      <w:r w:rsidR="00BA09EF" w:rsidRPr="00AA3DD8">
        <w:rPr>
          <w:rFonts w:ascii="Arial" w:hAnsi="Arial" w:cs="Arial"/>
        </w:rPr>
        <w:t>984 (21.1%) of cancer survivors</w:t>
      </w:r>
      <w:r w:rsidR="00595CB0">
        <w:rPr>
          <w:rFonts w:ascii="Arial" w:hAnsi="Arial" w:cs="Arial"/>
        </w:rPr>
        <w:t>,</w:t>
      </w:r>
      <w:r w:rsidR="00BA09EF" w:rsidRPr="00AA3DD8">
        <w:rPr>
          <w:rFonts w:ascii="Arial" w:hAnsi="Arial" w:cs="Arial"/>
        </w:rPr>
        <w:t xml:space="preserve"> and 7</w:t>
      </w:r>
      <w:r w:rsidR="00595CB0">
        <w:rPr>
          <w:rFonts w:ascii="Arial" w:hAnsi="Arial" w:cs="Arial"/>
        </w:rPr>
        <w:t>,</w:t>
      </w:r>
      <w:r w:rsidR="00BA09EF" w:rsidRPr="00AA3DD8">
        <w:rPr>
          <w:rFonts w:ascii="Arial" w:hAnsi="Arial" w:cs="Arial"/>
        </w:rPr>
        <w:t xml:space="preserve">291 (8.7%) of respondents </w:t>
      </w:r>
      <w:r w:rsidR="005D6943" w:rsidRPr="00AA3DD8">
        <w:rPr>
          <w:rFonts w:ascii="Arial" w:hAnsi="Arial" w:cs="Arial"/>
        </w:rPr>
        <w:t xml:space="preserve">without a history of cancer </w:t>
      </w:r>
      <w:r w:rsidR="00BA09EF" w:rsidRPr="00AA3DD8">
        <w:rPr>
          <w:rFonts w:ascii="Arial" w:hAnsi="Arial" w:cs="Arial"/>
        </w:rPr>
        <w:t xml:space="preserve">were eligible for </w:t>
      </w:r>
      <w:r w:rsidR="0014314A">
        <w:rPr>
          <w:rFonts w:ascii="Arial" w:hAnsi="Arial" w:cs="Arial"/>
        </w:rPr>
        <w:t>home health care</w:t>
      </w:r>
      <w:r w:rsidR="005D6943" w:rsidRPr="00AA3DD8">
        <w:rPr>
          <w:rFonts w:ascii="Arial" w:hAnsi="Arial" w:cs="Arial"/>
        </w:rPr>
        <w:t xml:space="preserve">. A total of 928 (9.9%) cancer survivors </w:t>
      </w:r>
      <w:r w:rsidR="00AE43CF" w:rsidRPr="00AA3DD8">
        <w:rPr>
          <w:rFonts w:ascii="Arial" w:hAnsi="Arial" w:cs="Arial"/>
        </w:rPr>
        <w:t xml:space="preserve">representative of </w:t>
      </w:r>
      <w:r w:rsidR="00160001">
        <w:rPr>
          <w:rFonts w:ascii="Arial" w:hAnsi="Arial" w:cs="Arial"/>
        </w:rPr>
        <w:t>2.4 million</w:t>
      </w:r>
      <w:r w:rsidR="00AE43CF" w:rsidRPr="00AA3DD8">
        <w:rPr>
          <w:rFonts w:ascii="Arial" w:hAnsi="Arial" w:cs="Arial"/>
        </w:rPr>
        <w:t xml:space="preserve"> US cancer survivors </w:t>
      </w:r>
      <w:r w:rsidR="005D6943" w:rsidRPr="00AA3DD8">
        <w:rPr>
          <w:rFonts w:ascii="Arial" w:hAnsi="Arial" w:cs="Arial"/>
        </w:rPr>
        <w:t xml:space="preserve">received </w:t>
      </w:r>
      <w:r w:rsidR="00595CB0">
        <w:rPr>
          <w:rFonts w:ascii="Arial" w:hAnsi="Arial" w:cs="Arial"/>
        </w:rPr>
        <w:t>home health care</w:t>
      </w:r>
      <w:r w:rsidR="00B80D32">
        <w:rPr>
          <w:rFonts w:ascii="Arial" w:hAnsi="Arial" w:cs="Arial"/>
        </w:rPr>
        <w:t xml:space="preserve"> </w:t>
      </w:r>
      <w:r w:rsidR="00B80D32">
        <w:rPr>
          <w:rFonts w:ascii="Arial" w:hAnsi="Arial" w:cs="Arial"/>
        </w:rPr>
        <w:lastRenderedPageBreak/>
        <w:t>(</w:t>
      </w:r>
      <w:r w:rsidR="00B80D32" w:rsidRPr="00F95365">
        <w:rPr>
          <w:rFonts w:ascii="Arial" w:hAnsi="Arial" w:cs="Arial"/>
          <w:b/>
        </w:rPr>
        <w:t>Supplemental table 4</w:t>
      </w:r>
      <w:r w:rsidR="00B80D32">
        <w:rPr>
          <w:rFonts w:ascii="Arial" w:hAnsi="Arial" w:cs="Arial"/>
        </w:rPr>
        <w:t>)</w:t>
      </w:r>
      <w:r w:rsidR="00595CB0">
        <w:rPr>
          <w:rFonts w:ascii="Arial" w:hAnsi="Arial" w:cs="Arial"/>
        </w:rPr>
        <w:t>,</w:t>
      </w:r>
      <w:r w:rsidR="005D6943" w:rsidRPr="00AA3DD8">
        <w:rPr>
          <w:rFonts w:ascii="Arial" w:hAnsi="Arial" w:cs="Arial"/>
        </w:rPr>
        <w:t xml:space="preserve"> compared to 2810 (3.4%) of </w:t>
      </w:r>
      <w:r w:rsidR="00E4343C">
        <w:rPr>
          <w:rFonts w:ascii="Arial" w:hAnsi="Arial" w:cs="Arial"/>
        </w:rPr>
        <w:t>respondents</w:t>
      </w:r>
      <w:r w:rsidR="005D6943" w:rsidRPr="00AA3DD8">
        <w:rPr>
          <w:rFonts w:ascii="Arial" w:hAnsi="Arial" w:cs="Arial"/>
        </w:rPr>
        <w:t xml:space="preserve"> without a history of cancer, </w:t>
      </w:r>
      <w:r w:rsidR="000C7482">
        <w:rPr>
          <w:rFonts w:ascii="Arial" w:hAnsi="Arial" w:cs="Arial"/>
        </w:rPr>
        <w:t>(</w:t>
      </w:r>
      <w:r w:rsidR="005D6943" w:rsidRPr="00AA3DD8">
        <w:rPr>
          <w:rFonts w:ascii="Arial" w:hAnsi="Arial" w:cs="Arial"/>
        </w:rPr>
        <w:t>p &lt;0.01</w:t>
      </w:r>
      <w:r w:rsidR="000C7482">
        <w:rPr>
          <w:rFonts w:ascii="Arial" w:hAnsi="Arial" w:cs="Arial"/>
        </w:rPr>
        <w:t>)</w:t>
      </w:r>
      <w:r w:rsidR="00160001">
        <w:rPr>
          <w:rFonts w:ascii="Arial" w:hAnsi="Arial" w:cs="Arial"/>
        </w:rPr>
        <w:t xml:space="preserve"> representing</w:t>
      </w:r>
      <w:r w:rsidR="00B80D32">
        <w:rPr>
          <w:rFonts w:ascii="Arial" w:hAnsi="Arial" w:cs="Arial"/>
        </w:rPr>
        <w:t xml:space="preserve"> 3.5 million</w:t>
      </w:r>
      <w:r w:rsidR="00160001">
        <w:rPr>
          <w:rFonts w:ascii="Arial" w:hAnsi="Arial" w:cs="Arial"/>
        </w:rPr>
        <w:t xml:space="preserve"> </w:t>
      </w:r>
      <w:r w:rsidR="00B80D32">
        <w:rPr>
          <w:rFonts w:ascii="Arial" w:hAnsi="Arial" w:cs="Arial"/>
        </w:rPr>
        <w:t>recipients</w:t>
      </w:r>
      <w:r w:rsidR="005D6943" w:rsidRPr="00AA3DD8">
        <w:rPr>
          <w:rFonts w:ascii="Arial" w:hAnsi="Arial" w:cs="Arial"/>
        </w:rPr>
        <w:t xml:space="preserve">. </w:t>
      </w:r>
      <w:r w:rsidR="00595CB0" w:rsidRPr="00AA3DD8">
        <w:rPr>
          <w:rFonts w:ascii="Arial" w:hAnsi="Arial" w:cs="Arial"/>
        </w:rPr>
        <w:t xml:space="preserve">Baseline characteristics of patients with and without a history of cancer who were eligible for </w:t>
      </w:r>
      <w:r w:rsidR="00595CB0">
        <w:rPr>
          <w:rFonts w:ascii="Arial" w:hAnsi="Arial" w:cs="Arial"/>
        </w:rPr>
        <w:t xml:space="preserve">and received home health care </w:t>
      </w:r>
      <w:r w:rsidR="00595CB0" w:rsidRPr="00AA3DD8">
        <w:rPr>
          <w:rFonts w:ascii="Arial" w:hAnsi="Arial" w:cs="Arial"/>
        </w:rPr>
        <w:t xml:space="preserve">are </w:t>
      </w:r>
      <w:r w:rsidR="00595CB0">
        <w:rPr>
          <w:rFonts w:ascii="Arial" w:hAnsi="Arial" w:cs="Arial"/>
        </w:rPr>
        <w:t>shown</w:t>
      </w:r>
      <w:r w:rsidR="00595CB0" w:rsidRPr="00AA3DD8">
        <w:rPr>
          <w:rFonts w:ascii="Arial" w:hAnsi="Arial" w:cs="Arial"/>
        </w:rPr>
        <w:t xml:space="preserve"> in </w:t>
      </w:r>
      <w:r w:rsidR="00595CB0" w:rsidRPr="00E4343C">
        <w:rPr>
          <w:rFonts w:ascii="Arial" w:hAnsi="Arial" w:cs="Arial"/>
          <w:b/>
        </w:rPr>
        <w:t>Table 1</w:t>
      </w:r>
      <w:r w:rsidR="00595CB0" w:rsidRPr="00AA3DD8">
        <w:rPr>
          <w:rFonts w:ascii="Arial" w:hAnsi="Arial" w:cs="Arial"/>
        </w:rPr>
        <w:t>.</w:t>
      </w:r>
    </w:p>
    <w:p w14:paraId="4D56BDB8" w14:textId="310C31F4" w:rsidR="001F0BD1" w:rsidRPr="00A14C6A" w:rsidRDefault="00595CB0" w:rsidP="00A14C6A">
      <w:pPr>
        <w:spacing w:line="480" w:lineRule="auto"/>
        <w:ind w:firstLine="720"/>
        <w:rPr>
          <w:rFonts w:ascii="Arial" w:hAnsi="Arial" w:cs="Arial"/>
        </w:rPr>
      </w:pPr>
      <w:r>
        <w:rPr>
          <w:rFonts w:ascii="Arial" w:hAnsi="Arial" w:cs="Arial"/>
        </w:rPr>
        <w:t xml:space="preserve">Among people who received home health care, </w:t>
      </w:r>
      <w:r w:rsidR="0091484F">
        <w:rPr>
          <w:rFonts w:ascii="Arial" w:hAnsi="Arial" w:cs="Arial"/>
        </w:rPr>
        <w:t xml:space="preserve">compared to respondents with no history of cancer, </w:t>
      </w:r>
      <w:r>
        <w:rPr>
          <w:rFonts w:ascii="Arial" w:hAnsi="Arial" w:cs="Arial"/>
        </w:rPr>
        <w:t>c</w:t>
      </w:r>
      <w:r w:rsidR="00E4343C">
        <w:rPr>
          <w:rFonts w:ascii="Arial" w:hAnsi="Arial" w:cs="Arial"/>
        </w:rPr>
        <w:t>ancer survivors were older</w:t>
      </w:r>
      <w:r w:rsidR="00391987">
        <w:rPr>
          <w:rFonts w:ascii="Arial" w:hAnsi="Arial" w:cs="Arial"/>
        </w:rPr>
        <w:t xml:space="preserve"> (</w:t>
      </w:r>
      <w:r>
        <w:rPr>
          <w:rFonts w:ascii="Arial" w:hAnsi="Arial" w:cs="Arial"/>
        </w:rPr>
        <w:t>median age,</w:t>
      </w:r>
      <w:r w:rsidR="00391987">
        <w:rPr>
          <w:rFonts w:ascii="Arial" w:hAnsi="Arial" w:cs="Arial"/>
        </w:rPr>
        <w:t xml:space="preserve"> 76 vs 68</w:t>
      </w:r>
      <w:r>
        <w:rPr>
          <w:rFonts w:ascii="Arial" w:hAnsi="Arial" w:cs="Arial"/>
        </w:rPr>
        <w:t xml:space="preserve"> years</w:t>
      </w:r>
      <w:r w:rsidR="00391987">
        <w:rPr>
          <w:rFonts w:ascii="Arial" w:hAnsi="Arial" w:cs="Arial"/>
        </w:rPr>
        <w:t>)</w:t>
      </w:r>
      <w:r w:rsidR="00E4343C">
        <w:rPr>
          <w:rFonts w:ascii="Arial" w:hAnsi="Arial" w:cs="Arial"/>
        </w:rPr>
        <w:t>,</w:t>
      </w:r>
      <w:r w:rsidR="006B7F0C">
        <w:rPr>
          <w:rFonts w:ascii="Arial" w:hAnsi="Arial" w:cs="Arial"/>
        </w:rPr>
        <w:t xml:space="preserve"> </w:t>
      </w:r>
      <w:r>
        <w:rPr>
          <w:rFonts w:ascii="Arial" w:hAnsi="Arial" w:cs="Arial"/>
        </w:rPr>
        <w:t>and more often</w:t>
      </w:r>
      <w:r w:rsidR="00183658">
        <w:rPr>
          <w:rFonts w:ascii="Arial" w:hAnsi="Arial" w:cs="Arial"/>
        </w:rPr>
        <w:t xml:space="preserve"> men</w:t>
      </w:r>
      <w:r w:rsidR="006B7F0C">
        <w:rPr>
          <w:rFonts w:ascii="Arial" w:hAnsi="Arial" w:cs="Arial"/>
        </w:rPr>
        <w:t xml:space="preserve"> (</w:t>
      </w:r>
      <w:r w:rsidR="00DB37C9">
        <w:rPr>
          <w:rFonts w:ascii="Arial" w:hAnsi="Arial" w:cs="Arial"/>
        </w:rPr>
        <w:t>40.8</w:t>
      </w:r>
      <w:r w:rsidR="006B7F0C">
        <w:rPr>
          <w:rFonts w:ascii="Arial" w:hAnsi="Arial" w:cs="Arial"/>
        </w:rPr>
        <w:t>% vs 34</w:t>
      </w:r>
      <w:r>
        <w:rPr>
          <w:rFonts w:ascii="Arial" w:hAnsi="Arial" w:cs="Arial"/>
        </w:rPr>
        <w:t>.0</w:t>
      </w:r>
      <w:r w:rsidR="006B7F0C">
        <w:rPr>
          <w:rFonts w:ascii="Arial" w:hAnsi="Arial" w:cs="Arial"/>
        </w:rPr>
        <w:t xml:space="preserve">%), </w:t>
      </w:r>
      <w:r>
        <w:rPr>
          <w:rFonts w:ascii="Arial" w:hAnsi="Arial" w:cs="Arial"/>
        </w:rPr>
        <w:t>Non-Hispanic White</w:t>
      </w:r>
      <w:r w:rsidR="00DB37C9">
        <w:rPr>
          <w:rFonts w:ascii="Arial" w:hAnsi="Arial" w:cs="Arial"/>
        </w:rPr>
        <w:t xml:space="preserve"> (72.8% vs 51.7%), high s</w:t>
      </w:r>
      <w:r w:rsidR="00183658">
        <w:rPr>
          <w:rFonts w:ascii="Arial" w:hAnsi="Arial" w:cs="Arial"/>
        </w:rPr>
        <w:t>chool graduate</w:t>
      </w:r>
      <w:r>
        <w:rPr>
          <w:rFonts w:ascii="Arial" w:hAnsi="Arial" w:cs="Arial"/>
        </w:rPr>
        <w:t>s</w:t>
      </w:r>
      <w:r w:rsidR="00183658">
        <w:rPr>
          <w:rFonts w:ascii="Arial" w:hAnsi="Arial" w:cs="Arial"/>
        </w:rPr>
        <w:t xml:space="preserve"> (69.5% vs 64.3%), </w:t>
      </w:r>
      <w:r w:rsidR="00DB37C9">
        <w:rPr>
          <w:rFonts w:ascii="Arial" w:hAnsi="Arial" w:cs="Arial"/>
        </w:rPr>
        <w:t>unemployed (88.5% vs 82.8%)</w:t>
      </w:r>
      <w:r>
        <w:rPr>
          <w:rFonts w:ascii="Arial" w:hAnsi="Arial" w:cs="Arial"/>
        </w:rPr>
        <w:t>,</w:t>
      </w:r>
      <w:r w:rsidR="00DB37C9">
        <w:rPr>
          <w:rFonts w:ascii="Arial" w:hAnsi="Arial" w:cs="Arial"/>
        </w:rPr>
        <w:t xml:space="preserve"> and with private insurance (41.7% vs 31.5%)</w:t>
      </w:r>
      <w:r w:rsidR="00F54A15" w:rsidRPr="00AA3DD8">
        <w:rPr>
          <w:rFonts w:ascii="Arial" w:hAnsi="Arial" w:cs="Arial"/>
        </w:rPr>
        <w:t xml:space="preserve">. </w:t>
      </w:r>
      <w:r w:rsidR="00287156">
        <w:rPr>
          <w:rFonts w:ascii="Arial" w:hAnsi="Arial" w:cs="Arial"/>
        </w:rPr>
        <w:t xml:space="preserve">A </w:t>
      </w:r>
      <w:r w:rsidR="00615DAE">
        <w:rPr>
          <w:rFonts w:ascii="Arial" w:hAnsi="Arial" w:cs="Arial"/>
        </w:rPr>
        <w:t>year-wise</w:t>
      </w:r>
      <w:r w:rsidR="00287156">
        <w:rPr>
          <w:rFonts w:ascii="Arial" w:hAnsi="Arial" w:cs="Arial"/>
        </w:rPr>
        <w:t xml:space="preserve"> distribution of baseline characteristics of cancer survivors is shown in </w:t>
      </w:r>
      <w:r>
        <w:rPr>
          <w:rFonts w:ascii="Arial" w:hAnsi="Arial" w:cs="Arial"/>
          <w:b/>
        </w:rPr>
        <w:t>S</w:t>
      </w:r>
      <w:r w:rsidR="00183658">
        <w:rPr>
          <w:rFonts w:ascii="Arial" w:hAnsi="Arial" w:cs="Arial"/>
          <w:b/>
        </w:rPr>
        <w:t>upplemental T</w:t>
      </w:r>
      <w:r w:rsidR="00287156" w:rsidRPr="00287156">
        <w:rPr>
          <w:rFonts w:ascii="Arial" w:hAnsi="Arial" w:cs="Arial"/>
          <w:b/>
        </w:rPr>
        <w:t>able</w:t>
      </w:r>
      <w:r w:rsidR="00287156">
        <w:rPr>
          <w:rFonts w:ascii="Arial" w:hAnsi="Arial" w:cs="Arial"/>
        </w:rPr>
        <w:t xml:space="preserve"> </w:t>
      </w:r>
      <w:r w:rsidR="00287156" w:rsidRPr="00287156">
        <w:rPr>
          <w:rFonts w:ascii="Arial" w:hAnsi="Arial" w:cs="Arial"/>
          <w:b/>
        </w:rPr>
        <w:t>1</w:t>
      </w:r>
      <w:r w:rsidR="00287156">
        <w:rPr>
          <w:rFonts w:ascii="Arial" w:hAnsi="Arial" w:cs="Arial"/>
        </w:rPr>
        <w:t>.</w:t>
      </w:r>
    </w:p>
    <w:p w14:paraId="28FE6276" w14:textId="77777777" w:rsidR="00F95365" w:rsidRDefault="00F95365" w:rsidP="00A14C6A">
      <w:pPr>
        <w:spacing w:line="480" w:lineRule="auto"/>
        <w:rPr>
          <w:rFonts w:ascii="Arial" w:hAnsi="Arial" w:cs="Arial"/>
          <w:b/>
        </w:rPr>
      </w:pPr>
    </w:p>
    <w:p w14:paraId="220BF30B" w14:textId="0FBB8C34" w:rsidR="00A14C6A" w:rsidRDefault="00595CB0" w:rsidP="00A14C6A">
      <w:pPr>
        <w:spacing w:line="480" w:lineRule="auto"/>
        <w:rPr>
          <w:rFonts w:ascii="Arial" w:hAnsi="Arial" w:cs="Arial"/>
          <w:b/>
        </w:rPr>
      </w:pPr>
      <w:r>
        <w:rPr>
          <w:rFonts w:ascii="Arial" w:hAnsi="Arial" w:cs="Arial"/>
          <w:b/>
        </w:rPr>
        <w:t>Patterns</w:t>
      </w:r>
      <w:r w:rsidR="00A14C6A">
        <w:rPr>
          <w:rFonts w:ascii="Arial" w:hAnsi="Arial" w:cs="Arial"/>
          <w:b/>
        </w:rPr>
        <w:t xml:space="preserve"> of receipt of home health care</w:t>
      </w:r>
    </w:p>
    <w:p w14:paraId="15CD08CA" w14:textId="2527B93A" w:rsidR="00583A75" w:rsidRDefault="00A14C6A" w:rsidP="00A14C6A">
      <w:pPr>
        <w:spacing w:line="480" w:lineRule="auto"/>
        <w:ind w:firstLine="720"/>
        <w:rPr>
          <w:rFonts w:ascii="Arial" w:hAnsi="Arial" w:cs="Arial"/>
        </w:rPr>
      </w:pPr>
      <w:r>
        <w:rPr>
          <w:rFonts w:ascii="Arial" w:hAnsi="Arial" w:cs="Arial"/>
        </w:rPr>
        <w:t>Approximately</w:t>
      </w:r>
      <w:r w:rsidR="00B31E3F">
        <w:rPr>
          <w:rFonts w:ascii="Arial" w:hAnsi="Arial" w:cs="Arial"/>
        </w:rPr>
        <w:t xml:space="preserve"> ~10% of cancer survivors received home </w:t>
      </w:r>
      <w:r w:rsidR="00583A75">
        <w:rPr>
          <w:rFonts w:ascii="Arial" w:hAnsi="Arial" w:cs="Arial"/>
        </w:rPr>
        <w:t xml:space="preserve">health care during 2016 to 2019. Among these patients receiving home health care, </w:t>
      </w:r>
      <w:r w:rsidR="007837DA">
        <w:rPr>
          <w:rFonts w:ascii="Arial" w:hAnsi="Arial" w:cs="Arial"/>
        </w:rPr>
        <w:t xml:space="preserve">cancer survivors received </w:t>
      </w:r>
      <w:r w:rsidR="00583A75">
        <w:rPr>
          <w:rFonts w:ascii="Arial" w:hAnsi="Arial" w:cs="Arial"/>
        </w:rPr>
        <w:t>a median of</w:t>
      </w:r>
      <w:r w:rsidR="007837DA">
        <w:rPr>
          <w:rFonts w:ascii="Arial" w:hAnsi="Arial" w:cs="Arial"/>
        </w:rPr>
        <w:t xml:space="preserve"> 26 days of </w:t>
      </w:r>
      <w:r w:rsidR="00583A75">
        <w:rPr>
          <w:rFonts w:ascii="Arial" w:hAnsi="Arial" w:cs="Arial"/>
        </w:rPr>
        <w:t xml:space="preserve">service per year, </w:t>
      </w:r>
      <w:r w:rsidR="009848C1">
        <w:rPr>
          <w:rFonts w:ascii="Arial" w:hAnsi="Arial" w:cs="Arial"/>
        </w:rPr>
        <w:t>compared to a median of 36 days by respondents with no history of cancer.</w:t>
      </w:r>
      <w:r w:rsidR="00251621">
        <w:rPr>
          <w:rFonts w:ascii="Arial" w:hAnsi="Arial" w:cs="Arial"/>
        </w:rPr>
        <w:t xml:space="preserve"> </w:t>
      </w:r>
      <w:r w:rsidR="00CC0F0A" w:rsidRPr="00AA3DD8">
        <w:rPr>
          <w:rFonts w:ascii="Arial" w:hAnsi="Arial" w:cs="Arial"/>
        </w:rPr>
        <w:t xml:space="preserve">Both cancer and non-cancer respondents received a </w:t>
      </w:r>
      <w:r w:rsidR="001A734A" w:rsidRPr="00AA3DD8">
        <w:rPr>
          <w:rFonts w:ascii="Arial" w:hAnsi="Arial" w:cs="Arial"/>
        </w:rPr>
        <w:t xml:space="preserve">median </w:t>
      </w:r>
      <w:r w:rsidR="00CC0F0A" w:rsidRPr="00AA3DD8">
        <w:rPr>
          <w:rFonts w:ascii="Arial" w:hAnsi="Arial" w:cs="Arial"/>
        </w:rPr>
        <w:t>of 16 days</w:t>
      </w:r>
      <w:r w:rsidR="001A734A" w:rsidRPr="00AA3DD8">
        <w:rPr>
          <w:rFonts w:ascii="Arial" w:hAnsi="Arial" w:cs="Arial"/>
        </w:rPr>
        <w:t xml:space="preserve"> of </w:t>
      </w:r>
      <w:r w:rsidR="00CC0F0A" w:rsidRPr="00AA3DD8">
        <w:rPr>
          <w:rFonts w:ascii="Arial" w:hAnsi="Arial" w:cs="Arial"/>
        </w:rPr>
        <w:t xml:space="preserve">formal </w:t>
      </w:r>
      <w:r w:rsidR="0014314A">
        <w:rPr>
          <w:rFonts w:ascii="Arial" w:hAnsi="Arial" w:cs="Arial"/>
        </w:rPr>
        <w:t xml:space="preserve">home health care </w:t>
      </w:r>
      <w:r w:rsidR="001A734A" w:rsidRPr="00AA3DD8">
        <w:rPr>
          <w:rFonts w:ascii="Arial" w:hAnsi="Arial" w:cs="Arial"/>
        </w:rPr>
        <w:t xml:space="preserve">from an agency. </w:t>
      </w:r>
      <w:r w:rsidR="00583A75">
        <w:rPr>
          <w:rFonts w:ascii="Arial" w:hAnsi="Arial" w:cs="Arial"/>
        </w:rPr>
        <w:t xml:space="preserve">The annual </w:t>
      </w:r>
      <w:r w:rsidR="00583A75" w:rsidRPr="00583A75">
        <w:rPr>
          <w:rFonts w:ascii="Arial" w:hAnsi="Arial" w:cs="Arial"/>
        </w:rPr>
        <w:t xml:space="preserve">rates </w:t>
      </w:r>
      <w:r w:rsidR="00583A75">
        <w:rPr>
          <w:rFonts w:ascii="Arial" w:hAnsi="Arial" w:cs="Arial"/>
        </w:rPr>
        <w:t xml:space="preserve">of cancer survivors receiving home health care did not vary significantly per year (10%/ 8%/ 10%/ 11%; </w:t>
      </w:r>
      <w:r w:rsidR="00913460" w:rsidRPr="00AA3DD8">
        <w:rPr>
          <w:rFonts w:ascii="Arial" w:hAnsi="Arial" w:cs="Arial"/>
        </w:rPr>
        <w:t>p &gt; 0.1</w:t>
      </w:r>
      <w:r w:rsidR="00583A75">
        <w:rPr>
          <w:rFonts w:ascii="Arial" w:hAnsi="Arial" w:cs="Arial"/>
        </w:rPr>
        <w:t>).</w:t>
      </w:r>
      <w:r w:rsidR="00D4689F">
        <w:rPr>
          <w:rFonts w:ascii="Arial" w:hAnsi="Arial" w:cs="Arial"/>
        </w:rPr>
        <w:t xml:space="preserve"> </w:t>
      </w:r>
      <w:r w:rsidR="00583A75">
        <w:rPr>
          <w:rFonts w:ascii="Arial" w:hAnsi="Arial" w:cs="Arial"/>
        </w:rPr>
        <w:t xml:space="preserve"> However, annual mean</w:t>
      </w:r>
      <w:r w:rsidR="00D4689F">
        <w:rPr>
          <w:rFonts w:ascii="Arial" w:hAnsi="Arial" w:cs="Arial"/>
        </w:rPr>
        <w:t xml:space="preserve"> number of </w:t>
      </w:r>
      <w:r w:rsidR="0014314A">
        <w:rPr>
          <w:rFonts w:ascii="Arial" w:hAnsi="Arial" w:cs="Arial"/>
        </w:rPr>
        <w:t>home health care</w:t>
      </w:r>
      <w:r w:rsidR="00D4689F">
        <w:rPr>
          <w:rFonts w:ascii="Arial" w:hAnsi="Arial" w:cs="Arial"/>
        </w:rPr>
        <w:t xml:space="preserve"> days </w:t>
      </w:r>
      <w:r w:rsidR="00583A75">
        <w:rPr>
          <w:rFonts w:ascii="Arial" w:hAnsi="Arial" w:cs="Arial"/>
        </w:rPr>
        <w:t>among cancer survivors receiving home hea</w:t>
      </w:r>
      <w:r w:rsidR="00D6378C">
        <w:rPr>
          <w:rFonts w:ascii="Arial" w:hAnsi="Arial" w:cs="Arial"/>
        </w:rPr>
        <w:t>l</w:t>
      </w:r>
      <w:r w:rsidR="00583A75">
        <w:rPr>
          <w:rFonts w:ascii="Arial" w:hAnsi="Arial" w:cs="Arial"/>
        </w:rPr>
        <w:t>th care increased over the study period (a</w:t>
      </w:r>
      <w:r w:rsidR="00D4689F">
        <w:rPr>
          <w:rFonts w:ascii="Arial" w:hAnsi="Arial" w:cs="Arial"/>
        </w:rPr>
        <w:t>djusted R-squared = 0.87, p = 0.04</w:t>
      </w:r>
      <w:r w:rsidR="00583A75">
        <w:rPr>
          <w:rFonts w:ascii="Arial" w:hAnsi="Arial" w:cs="Arial"/>
        </w:rPr>
        <w:t xml:space="preserve">, </w:t>
      </w:r>
      <w:r w:rsidR="00583A75" w:rsidRPr="00583A75">
        <w:rPr>
          <w:rFonts w:ascii="Arial" w:hAnsi="Arial" w:cs="Arial"/>
          <w:b/>
        </w:rPr>
        <w:t>Figure 1</w:t>
      </w:r>
      <w:r w:rsidR="00583A75">
        <w:rPr>
          <w:rFonts w:ascii="Arial" w:hAnsi="Arial" w:cs="Arial"/>
        </w:rPr>
        <w:t>)</w:t>
      </w:r>
      <w:r w:rsidR="00D4689F">
        <w:rPr>
          <w:rFonts w:ascii="Arial" w:hAnsi="Arial" w:cs="Arial"/>
        </w:rPr>
        <w:t xml:space="preserve">. </w:t>
      </w:r>
    </w:p>
    <w:p w14:paraId="42436E20" w14:textId="1E4C900F" w:rsidR="009D1EDE" w:rsidRDefault="00913460" w:rsidP="00A14C6A">
      <w:pPr>
        <w:spacing w:line="480" w:lineRule="auto"/>
        <w:ind w:firstLine="720"/>
        <w:rPr>
          <w:rFonts w:ascii="Arial" w:hAnsi="Arial" w:cs="Arial"/>
        </w:rPr>
      </w:pPr>
      <w:r w:rsidRPr="008F518C">
        <w:rPr>
          <w:rFonts w:ascii="Arial" w:hAnsi="Arial" w:cs="Arial"/>
          <w:b/>
        </w:rPr>
        <w:t>Table 2</w:t>
      </w:r>
      <w:r w:rsidRPr="00AA3DD8">
        <w:rPr>
          <w:rFonts w:ascii="Arial" w:hAnsi="Arial" w:cs="Arial"/>
        </w:rPr>
        <w:t xml:space="preserve"> </w:t>
      </w:r>
      <w:r w:rsidR="00583A75">
        <w:rPr>
          <w:rFonts w:ascii="Arial" w:hAnsi="Arial" w:cs="Arial"/>
        </w:rPr>
        <w:t>includes</w:t>
      </w:r>
      <w:r w:rsidRPr="00AA3DD8">
        <w:rPr>
          <w:rFonts w:ascii="Arial" w:hAnsi="Arial" w:cs="Arial"/>
        </w:rPr>
        <w:t xml:space="preserve"> </w:t>
      </w:r>
      <w:r w:rsidR="008229C3">
        <w:rPr>
          <w:rFonts w:ascii="Arial" w:hAnsi="Arial" w:cs="Arial"/>
        </w:rPr>
        <w:t xml:space="preserve">distribution </w:t>
      </w:r>
      <w:r w:rsidR="00AC4B44">
        <w:rPr>
          <w:rFonts w:ascii="Arial" w:hAnsi="Arial" w:cs="Arial"/>
        </w:rPr>
        <w:t>patterns of</w:t>
      </w:r>
      <w:r w:rsidRPr="00AA3DD8">
        <w:rPr>
          <w:rFonts w:ascii="Arial" w:hAnsi="Arial" w:cs="Arial"/>
        </w:rPr>
        <w:t xml:space="preserve"> </w:t>
      </w:r>
      <w:r w:rsidR="0014314A">
        <w:rPr>
          <w:rFonts w:ascii="Arial" w:hAnsi="Arial" w:cs="Arial"/>
        </w:rPr>
        <w:t>home health care</w:t>
      </w:r>
      <w:r w:rsidR="008229C3">
        <w:rPr>
          <w:rFonts w:ascii="Arial" w:hAnsi="Arial" w:cs="Arial"/>
        </w:rPr>
        <w:t xml:space="preserve"> </w:t>
      </w:r>
      <w:r w:rsidR="00FC7615">
        <w:rPr>
          <w:rFonts w:ascii="Arial" w:hAnsi="Arial" w:cs="Arial"/>
        </w:rPr>
        <w:t>and expenditure variables</w:t>
      </w:r>
      <w:r w:rsidR="008229C3">
        <w:rPr>
          <w:rFonts w:ascii="Arial" w:hAnsi="Arial" w:cs="Arial"/>
        </w:rPr>
        <w:t xml:space="preserve"> </w:t>
      </w:r>
      <w:r w:rsidR="00AC4B44">
        <w:rPr>
          <w:rFonts w:ascii="Arial" w:hAnsi="Arial" w:cs="Arial"/>
        </w:rPr>
        <w:t xml:space="preserve">for </w:t>
      </w:r>
      <w:r w:rsidRPr="00AA3DD8">
        <w:rPr>
          <w:rFonts w:ascii="Arial" w:hAnsi="Arial" w:cs="Arial"/>
        </w:rPr>
        <w:t xml:space="preserve">each year from 2016 to 2019. </w:t>
      </w:r>
      <w:r w:rsidR="004B6DFD">
        <w:rPr>
          <w:rFonts w:ascii="Arial" w:hAnsi="Arial" w:cs="Arial"/>
        </w:rPr>
        <w:t>Home hea</w:t>
      </w:r>
      <w:r w:rsidR="00330B11">
        <w:rPr>
          <w:rFonts w:ascii="Arial" w:hAnsi="Arial" w:cs="Arial"/>
        </w:rPr>
        <w:t>l</w:t>
      </w:r>
      <w:r w:rsidR="004B6DFD">
        <w:rPr>
          <w:rFonts w:ascii="Arial" w:hAnsi="Arial" w:cs="Arial"/>
        </w:rPr>
        <w:t>th agency charges and expenditures often numbered in the thousands of dollars per year</w:t>
      </w:r>
      <w:r w:rsidR="009D1EDE">
        <w:rPr>
          <w:rFonts w:ascii="Arial" w:hAnsi="Arial" w:cs="Arial"/>
        </w:rPr>
        <w:t>. For example, over the study period, mean annual home health agency expenditure ranged from $6,</w:t>
      </w:r>
      <w:r w:rsidR="007B20EB">
        <w:rPr>
          <w:rFonts w:ascii="Arial" w:hAnsi="Arial" w:cs="Arial"/>
        </w:rPr>
        <w:t xml:space="preserve">987 </w:t>
      </w:r>
      <w:r w:rsidR="009D1EDE">
        <w:rPr>
          <w:rFonts w:ascii="Arial" w:hAnsi="Arial" w:cs="Arial"/>
        </w:rPr>
        <w:t>to $</w:t>
      </w:r>
      <w:r w:rsidR="007B20EB">
        <w:rPr>
          <w:rFonts w:ascii="Arial" w:hAnsi="Arial" w:cs="Arial"/>
        </w:rPr>
        <w:t>10257</w:t>
      </w:r>
      <w:r w:rsidR="004B6DFD">
        <w:rPr>
          <w:rFonts w:ascii="Arial" w:hAnsi="Arial" w:cs="Arial"/>
        </w:rPr>
        <w:t>.</w:t>
      </w:r>
      <w:r w:rsidR="00AB4153">
        <w:rPr>
          <w:rFonts w:ascii="Arial" w:hAnsi="Arial" w:cs="Arial"/>
        </w:rPr>
        <w:t xml:space="preserve"> </w:t>
      </w:r>
      <w:r w:rsidR="00F95365">
        <w:rPr>
          <w:rFonts w:ascii="Arial" w:hAnsi="Arial" w:cs="Arial"/>
        </w:rPr>
        <w:t>C</w:t>
      </w:r>
      <w:r w:rsidR="009D1EDE">
        <w:rPr>
          <w:rFonts w:ascii="Arial" w:hAnsi="Arial" w:cs="Arial"/>
        </w:rPr>
        <w:t xml:space="preserve">ompared to agency-based </w:t>
      </w:r>
      <w:r w:rsidR="009D1EDE">
        <w:rPr>
          <w:rFonts w:ascii="Arial" w:hAnsi="Arial" w:cs="Arial"/>
        </w:rPr>
        <w:lastRenderedPageBreak/>
        <w:t>services</w:t>
      </w:r>
      <w:r w:rsidR="00AB4153">
        <w:rPr>
          <w:rFonts w:ascii="Arial" w:hAnsi="Arial" w:cs="Arial"/>
        </w:rPr>
        <w:t>, the out</w:t>
      </w:r>
      <w:r w:rsidR="00F95365">
        <w:rPr>
          <w:rFonts w:ascii="Arial" w:hAnsi="Arial" w:cs="Arial"/>
        </w:rPr>
        <w:t>-</w:t>
      </w:r>
      <w:r w:rsidR="00AB4153">
        <w:rPr>
          <w:rFonts w:ascii="Arial" w:hAnsi="Arial" w:cs="Arial"/>
        </w:rPr>
        <w:t>of</w:t>
      </w:r>
      <w:r w:rsidR="00F95365">
        <w:rPr>
          <w:rFonts w:ascii="Arial" w:hAnsi="Arial" w:cs="Arial"/>
        </w:rPr>
        <w:t>-</w:t>
      </w:r>
      <w:r w:rsidR="00AB4153">
        <w:rPr>
          <w:rFonts w:ascii="Arial" w:hAnsi="Arial" w:cs="Arial"/>
        </w:rPr>
        <w:t xml:space="preserve">pocket </w:t>
      </w:r>
      <w:r w:rsidR="00F95365">
        <w:rPr>
          <w:rFonts w:ascii="Arial" w:hAnsi="Arial" w:cs="Arial"/>
        </w:rPr>
        <w:t>costs</w:t>
      </w:r>
      <w:r w:rsidR="00AB4153">
        <w:rPr>
          <w:rFonts w:ascii="Arial" w:hAnsi="Arial" w:cs="Arial"/>
        </w:rPr>
        <w:t xml:space="preserve"> for non-agency</w:t>
      </w:r>
      <w:r w:rsidR="00F95365">
        <w:rPr>
          <w:rFonts w:ascii="Arial" w:hAnsi="Arial" w:cs="Arial"/>
        </w:rPr>
        <w:t xml:space="preserve"> based home care</w:t>
      </w:r>
      <w:r w:rsidR="00AB4153">
        <w:rPr>
          <w:rFonts w:ascii="Arial" w:hAnsi="Arial" w:cs="Arial"/>
        </w:rPr>
        <w:t xml:space="preserve"> </w:t>
      </w:r>
      <w:r w:rsidR="00F95365">
        <w:rPr>
          <w:rFonts w:ascii="Arial" w:hAnsi="Arial" w:cs="Arial"/>
        </w:rPr>
        <w:t>was higher</w:t>
      </w:r>
      <w:r w:rsidR="009D1EDE">
        <w:rPr>
          <w:rFonts w:ascii="Arial" w:hAnsi="Arial" w:cs="Arial"/>
        </w:rPr>
        <w:t>— the mean annual out-of-pocket costs for agency and non-agency based services ranged from $2</w:t>
      </w:r>
      <w:r w:rsidR="007B20EB">
        <w:rPr>
          <w:rFonts w:ascii="Arial" w:hAnsi="Arial" w:cs="Arial"/>
        </w:rPr>
        <w:t>7</w:t>
      </w:r>
      <w:r w:rsidR="009D1EDE">
        <w:rPr>
          <w:rFonts w:ascii="Arial" w:hAnsi="Arial" w:cs="Arial"/>
        </w:rPr>
        <w:t>-$21</w:t>
      </w:r>
      <w:r w:rsidR="007B20EB">
        <w:rPr>
          <w:rFonts w:ascii="Arial" w:hAnsi="Arial" w:cs="Arial"/>
        </w:rPr>
        <w:t>6</w:t>
      </w:r>
      <w:r w:rsidR="009D1EDE">
        <w:rPr>
          <w:rFonts w:ascii="Arial" w:hAnsi="Arial" w:cs="Arial"/>
        </w:rPr>
        <w:t xml:space="preserve"> and $4</w:t>
      </w:r>
      <w:r w:rsidR="007B20EB">
        <w:rPr>
          <w:rFonts w:ascii="Arial" w:hAnsi="Arial" w:cs="Arial"/>
        </w:rPr>
        <w:t>7</w:t>
      </w:r>
      <w:r w:rsidR="009D1EDE">
        <w:rPr>
          <w:rFonts w:ascii="Arial" w:hAnsi="Arial" w:cs="Arial"/>
        </w:rPr>
        <w:t>-$</w:t>
      </w:r>
      <w:r w:rsidR="007B20EB">
        <w:rPr>
          <w:rFonts w:ascii="Arial" w:hAnsi="Arial" w:cs="Arial"/>
        </w:rPr>
        <w:t xml:space="preserve">519 </w:t>
      </w:r>
      <w:r w:rsidR="009D1EDE">
        <w:rPr>
          <w:rFonts w:ascii="Arial" w:hAnsi="Arial" w:cs="Arial"/>
        </w:rPr>
        <w:t xml:space="preserve">respectively. </w:t>
      </w:r>
    </w:p>
    <w:p w14:paraId="022C0681" w14:textId="7A7ECF35" w:rsidR="00DE4000" w:rsidRDefault="00D4689F" w:rsidP="009D1EDE">
      <w:pPr>
        <w:spacing w:line="480" w:lineRule="auto"/>
        <w:ind w:firstLine="720"/>
        <w:rPr>
          <w:rFonts w:ascii="Arial" w:hAnsi="Arial" w:cs="Arial"/>
          <w:b/>
        </w:rPr>
      </w:pPr>
      <w:r>
        <w:rPr>
          <w:rFonts w:ascii="Arial" w:hAnsi="Arial" w:cs="Arial"/>
          <w:b/>
        </w:rPr>
        <w:t>Figure 2</w:t>
      </w:r>
      <w:r w:rsidR="00E44B8C" w:rsidRPr="00AA3DD8">
        <w:rPr>
          <w:rFonts w:ascii="Arial" w:hAnsi="Arial" w:cs="Arial"/>
        </w:rPr>
        <w:t xml:space="preserve"> shows the distribution of </w:t>
      </w:r>
      <w:r w:rsidR="00583A75">
        <w:rPr>
          <w:rFonts w:ascii="Arial" w:hAnsi="Arial" w:cs="Arial"/>
        </w:rPr>
        <w:t xml:space="preserve">sources of </w:t>
      </w:r>
      <w:r w:rsidR="0014314A">
        <w:rPr>
          <w:rFonts w:ascii="Arial" w:hAnsi="Arial" w:cs="Arial"/>
        </w:rPr>
        <w:t>home health care</w:t>
      </w:r>
      <w:r w:rsidR="00FC7615">
        <w:rPr>
          <w:rFonts w:ascii="Arial" w:hAnsi="Arial" w:cs="Arial"/>
        </w:rPr>
        <w:t xml:space="preserve"> days</w:t>
      </w:r>
      <w:r w:rsidR="00E44B8C" w:rsidRPr="00AA3DD8">
        <w:rPr>
          <w:rFonts w:ascii="Arial" w:hAnsi="Arial" w:cs="Arial"/>
        </w:rPr>
        <w:t xml:space="preserve"> over the study period</w:t>
      </w:r>
      <w:r w:rsidR="00583A75">
        <w:rPr>
          <w:rFonts w:ascii="Arial" w:hAnsi="Arial" w:cs="Arial"/>
        </w:rPr>
        <w:t>; a predominant source was through formal agencies</w:t>
      </w:r>
      <w:r w:rsidR="00E44B8C" w:rsidRPr="00AA3DD8">
        <w:rPr>
          <w:rFonts w:ascii="Arial" w:hAnsi="Arial" w:cs="Arial"/>
        </w:rPr>
        <w:t>.</w:t>
      </w:r>
      <w:r w:rsidR="00251621" w:rsidRPr="00AA3DD8">
        <w:rPr>
          <w:rFonts w:ascii="Arial" w:hAnsi="Arial" w:cs="Arial"/>
        </w:rPr>
        <w:t xml:space="preserve"> </w:t>
      </w:r>
      <w:r w:rsidR="00AC4B44" w:rsidRPr="00AC4B44">
        <w:rPr>
          <w:rFonts w:ascii="Arial" w:hAnsi="Arial" w:cs="Arial"/>
          <w:b/>
        </w:rPr>
        <w:t>Supplemental Table 2</w:t>
      </w:r>
      <w:r w:rsidR="00DE4000">
        <w:rPr>
          <w:rFonts w:ascii="Arial" w:hAnsi="Arial" w:cs="Arial"/>
          <w:b/>
        </w:rPr>
        <w:t xml:space="preserve"> and 3 </w:t>
      </w:r>
      <w:r w:rsidR="00DE4000" w:rsidRPr="00DE4000">
        <w:rPr>
          <w:rFonts w:ascii="Arial" w:hAnsi="Arial" w:cs="Arial"/>
        </w:rPr>
        <w:t xml:space="preserve">present service patterns by </w:t>
      </w:r>
      <w:r w:rsidR="00F95365">
        <w:rPr>
          <w:rFonts w:ascii="Arial" w:hAnsi="Arial" w:cs="Arial"/>
        </w:rPr>
        <w:t xml:space="preserve">respondent </w:t>
      </w:r>
      <w:r w:rsidR="00DE4000" w:rsidRPr="00DE4000">
        <w:rPr>
          <w:rFonts w:ascii="Arial" w:hAnsi="Arial" w:cs="Arial"/>
        </w:rPr>
        <w:t>sex and race/ethnicity</w:t>
      </w:r>
      <w:r w:rsidR="00DE4000">
        <w:rPr>
          <w:rFonts w:ascii="Arial" w:hAnsi="Arial" w:cs="Arial"/>
        </w:rPr>
        <w:t xml:space="preserve">. </w:t>
      </w:r>
      <w:r w:rsidR="00A17B24">
        <w:rPr>
          <w:rFonts w:ascii="Arial" w:hAnsi="Arial" w:cs="Arial"/>
        </w:rPr>
        <w:t xml:space="preserve">Among </w:t>
      </w:r>
      <w:r w:rsidR="00AF1498">
        <w:rPr>
          <w:rFonts w:ascii="Arial" w:hAnsi="Arial" w:cs="Arial"/>
        </w:rPr>
        <w:t>Hispanic cancer survivors</w:t>
      </w:r>
      <w:r w:rsidR="00A17B24">
        <w:rPr>
          <w:rFonts w:ascii="Arial" w:hAnsi="Arial" w:cs="Arial"/>
        </w:rPr>
        <w:t>,</w:t>
      </w:r>
      <w:r w:rsidR="00AF1498">
        <w:rPr>
          <w:rFonts w:ascii="Arial" w:hAnsi="Arial" w:cs="Arial"/>
        </w:rPr>
        <w:t xml:space="preserve"> nearly three fourths of home health care recipients </w:t>
      </w:r>
      <w:r w:rsidR="00A17B24">
        <w:rPr>
          <w:rFonts w:ascii="Arial" w:hAnsi="Arial" w:cs="Arial"/>
        </w:rPr>
        <w:t>were</w:t>
      </w:r>
      <w:r w:rsidR="00AF1498">
        <w:rPr>
          <w:rFonts w:ascii="Arial" w:hAnsi="Arial" w:cs="Arial"/>
        </w:rPr>
        <w:t xml:space="preserve"> women.</w:t>
      </w:r>
      <w:r w:rsidR="00DD3425">
        <w:rPr>
          <w:rFonts w:ascii="Arial" w:hAnsi="Arial" w:cs="Arial"/>
        </w:rPr>
        <w:t xml:space="preserve"> </w:t>
      </w:r>
      <w:r w:rsidR="0091484F">
        <w:rPr>
          <w:rFonts w:ascii="Arial" w:hAnsi="Arial" w:cs="Arial"/>
        </w:rPr>
        <w:t xml:space="preserve">Relative to other race/ethnicity groups, Hispanic cancer survivors reported that </w:t>
      </w:r>
      <w:r w:rsidR="00DD3425">
        <w:rPr>
          <w:rFonts w:ascii="Arial" w:hAnsi="Arial" w:cs="Arial"/>
        </w:rPr>
        <w:t>formal home health</w:t>
      </w:r>
      <w:r w:rsidR="0091484F">
        <w:rPr>
          <w:rFonts w:ascii="Arial" w:hAnsi="Arial" w:cs="Arial"/>
        </w:rPr>
        <w:t xml:space="preserve"> days </w:t>
      </w:r>
      <w:r w:rsidR="00DD3425">
        <w:rPr>
          <w:rFonts w:ascii="Arial" w:hAnsi="Arial" w:cs="Arial"/>
        </w:rPr>
        <w:t xml:space="preserve">care </w:t>
      </w:r>
      <w:r w:rsidR="0091484F">
        <w:rPr>
          <w:rFonts w:ascii="Arial" w:hAnsi="Arial" w:cs="Arial"/>
        </w:rPr>
        <w:t>services accounted for a greater proportion of home care services received</w:t>
      </w:r>
      <w:r w:rsidR="00DE4000">
        <w:rPr>
          <w:rFonts w:ascii="Arial" w:hAnsi="Arial" w:cs="Arial"/>
        </w:rPr>
        <w:t xml:space="preserve">. </w:t>
      </w:r>
      <w:r w:rsidR="00DE4000" w:rsidRPr="00DE4000">
        <w:rPr>
          <w:rFonts w:ascii="Arial" w:hAnsi="Arial" w:cs="Arial"/>
          <w:b/>
        </w:rPr>
        <w:t>Supplementary Figure 1</w:t>
      </w:r>
      <w:r w:rsidR="00DE4000">
        <w:rPr>
          <w:rFonts w:ascii="Arial" w:hAnsi="Arial" w:cs="Arial"/>
        </w:rPr>
        <w:t xml:space="preserve"> demonstrates the percentage of cancer survivors</w:t>
      </w:r>
      <w:r w:rsidR="006E04F4">
        <w:rPr>
          <w:rFonts w:ascii="Arial" w:hAnsi="Arial" w:cs="Arial"/>
        </w:rPr>
        <w:t xml:space="preserve"> who</w:t>
      </w:r>
      <w:r w:rsidR="00DE4000">
        <w:rPr>
          <w:rFonts w:ascii="Arial" w:hAnsi="Arial" w:cs="Arial"/>
        </w:rPr>
        <w:t xml:space="preserve"> </w:t>
      </w:r>
      <w:r w:rsidR="00A17B24">
        <w:rPr>
          <w:rFonts w:ascii="Arial" w:hAnsi="Arial" w:cs="Arial"/>
        </w:rPr>
        <w:t>received</w:t>
      </w:r>
      <w:r w:rsidR="00DE4000">
        <w:rPr>
          <w:rFonts w:ascii="Arial" w:hAnsi="Arial" w:cs="Arial"/>
        </w:rPr>
        <w:t xml:space="preserve"> home health care, by sex</w:t>
      </w:r>
      <w:r w:rsidR="006E04F4">
        <w:rPr>
          <w:rFonts w:ascii="Arial" w:hAnsi="Arial" w:cs="Arial"/>
        </w:rPr>
        <w:t xml:space="preserve"> </w:t>
      </w:r>
      <w:r w:rsidR="00A17B24">
        <w:rPr>
          <w:rFonts w:ascii="Arial" w:hAnsi="Arial" w:cs="Arial"/>
        </w:rPr>
        <w:t>and by whether their</w:t>
      </w:r>
      <w:r w:rsidR="00DE4000">
        <w:rPr>
          <w:rFonts w:ascii="Arial" w:hAnsi="Arial" w:cs="Arial"/>
        </w:rPr>
        <w:t xml:space="preserve"> spouse </w:t>
      </w:r>
      <w:r w:rsidR="00A17B24">
        <w:rPr>
          <w:rFonts w:ascii="Arial" w:hAnsi="Arial" w:cs="Arial"/>
        </w:rPr>
        <w:t>lived</w:t>
      </w:r>
      <w:r w:rsidR="00DE4000">
        <w:rPr>
          <w:rFonts w:ascii="Arial" w:hAnsi="Arial" w:cs="Arial"/>
        </w:rPr>
        <w:t xml:space="preserve"> with them. Overall, only a third of cancer survivors receiving home health care had a spouse living with them; this proportion was lower among females than males (26% vs 48%).</w:t>
      </w:r>
    </w:p>
    <w:p w14:paraId="5485EC34" w14:textId="77777777" w:rsidR="000B709F" w:rsidRDefault="000B709F" w:rsidP="00191D33">
      <w:pPr>
        <w:spacing w:line="480" w:lineRule="auto"/>
        <w:ind w:firstLine="720"/>
        <w:rPr>
          <w:rFonts w:ascii="Arial" w:hAnsi="Arial" w:cs="Arial"/>
        </w:rPr>
      </w:pPr>
      <w:commentRangeStart w:id="69"/>
    </w:p>
    <w:p w14:paraId="17BBA105" w14:textId="61AB5A77" w:rsidR="003B16DB" w:rsidRPr="003B16DB" w:rsidRDefault="003B16DB" w:rsidP="00FC7615">
      <w:pPr>
        <w:spacing w:line="480" w:lineRule="auto"/>
        <w:rPr>
          <w:rFonts w:ascii="Arial" w:hAnsi="Arial" w:cs="Arial"/>
          <w:b/>
        </w:rPr>
      </w:pPr>
      <w:r w:rsidRPr="003B16DB">
        <w:rPr>
          <w:rFonts w:ascii="Arial" w:hAnsi="Arial" w:cs="Arial"/>
          <w:b/>
        </w:rPr>
        <w:t>Multivariable analysis</w:t>
      </w:r>
      <w:commentRangeEnd w:id="69"/>
      <w:r w:rsidR="00D67649" w:rsidRPr="003B16DB">
        <w:rPr>
          <w:rStyle w:val="CommentReference"/>
          <w:rFonts w:ascii="Arial" w:hAnsi="Arial" w:cs="Arial"/>
          <w:b/>
          <w:sz w:val="22"/>
          <w:szCs w:val="22"/>
        </w:rPr>
        <w:commentReference w:id="69"/>
      </w:r>
    </w:p>
    <w:p w14:paraId="12FD8E34" w14:textId="62E14FEE" w:rsidR="003D7766" w:rsidRDefault="003B16DB" w:rsidP="00191D33">
      <w:pPr>
        <w:spacing w:line="480" w:lineRule="auto"/>
        <w:ind w:firstLine="720"/>
        <w:rPr>
          <w:rFonts w:ascii="Arial" w:hAnsi="Arial" w:cs="Arial"/>
        </w:rPr>
      </w:pPr>
      <w:r w:rsidRPr="003B16DB">
        <w:rPr>
          <w:rFonts w:ascii="Arial" w:hAnsi="Arial" w:cs="Arial"/>
          <w:b/>
        </w:rPr>
        <w:t>Table 3</w:t>
      </w:r>
      <w:r w:rsidR="00C65589">
        <w:rPr>
          <w:rFonts w:ascii="Arial" w:hAnsi="Arial" w:cs="Arial"/>
          <w:b/>
        </w:rPr>
        <w:t xml:space="preserve"> </w:t>
      </w:r>
      <w:r w:rsidR="00C65589">
        <w:rPr>
          <w:rFonts w:ascii="Arial" w:hAnsi="Arial" w:cs="Arial"/>
        </w:rPr>
        <w:t xml:space="preserve">depicts </w:t>
      </w:r>
      <w:r w:rsidR="00077A4D">
        <w:rPr>
          <w:rFonts w:ascii="Arial" w:hAnsi="Arial" w:cs="Arial"/>
        </w:rPr>
        <w:t>the results of multivaria</w:t>
      </w:r>
      <w:r w:rsidR="00E5404C">
        <w:rPr>
          <w:rFonts w:ascii="Arial" w:hAnsi="Arial" w:cs="Arial"/>
        </w:rPr>
        <w:t>ble logistic regression analyses</w:t>
      </w:r>
      <w:r>
        <w:rPr>
          <w:rFonts w:ascii="Arial" w:hAnsi="Arial" w:cs="Arial"/>
        </w:rPr>
        <w:t>.</w:t>
      </w:r>
      <w:r w:rsidR="003159F0" w:rsidRPr="00AA3DD8">
        <w:rPr>
          <w:rFonts w:ascii="Arial" w:hAnsi="Arial" w:cs="Arial"/>
        </w:rPr>
        <w:t xml:space="preserve"> </w:t>
      </w:r>
      <w:r w:rsidR="00330B11">
        <w:rPr>
          <w:rFonts w:ascii="Arial" w:hAnsi="Arial" w:cs="Arial"/>
        </w:rPr>
        <w:t xml:space="preserve">Among </w:t>
      </w:r>
      <w:r w:rsidR="00CE06C0">
        <w:rPr>
          <w:rFonts w:ascii="Arial" w:hAnsi="Arial" w:cs="Arial"/>
        </w:rPr>
        <w:t>all cancer survivors in our cohort</w:t>
      </w:r>
      <w:r w:rsidR="00330B11">
        <w:rPr>
          <w:rFonts w:ascii="Arial" w:hAnsi="Arial" w:cs="Arial"/>
        </w:rPr>
        <w:t xml:space="preserve">, we </w:t>
      </w:r>
      <w:r>
        <w:rPr>
          <w:rFonts w:ascii="Arial" w:hAnsi="Arial" w:cs="Arial"/>
        </w:rPr>
        <w:t>found</w:t>
      </w:r>
      <w:r w:rsidR="003159F0" w:rsidRPr="00AA3DD8">
        <w:rPr>
          <w:rFonts w:ascii="Arial" w:hAnsi="Arial" w:cs="Arial"/>
        </w:rPr>
        <w:t xml:space="preserve"> that female sex</w:t>
      </w:r>
      <w:r>
        <w:rPr>
          <w:rFonts w:ascii="Arial" w:hAnsi="Arial" w:cs="Arial"/>
        </w:rPr>
        <w:t xml:space="preserve"> (</w:t>
      </w:r>
      <w:commentRangeStart w:id="70"/>
      <w:r>
        <w:rPr>
          <w:rFonts w:ascii="Arial" w:hAnsi="Arial" w:cs="Arial"/>
        </w:rPr>
        <w:t>OR 1.25</w:t>
      </w:r>
      <w:r w:rsidR="003A3569">
        <w:rPr>
          <w:rFonts w:ascii="Arial" w:hAnsi="Arial" w:cs="Arial"/>
        </w:rPr>
        <w:t xml:space="preserve">, </w:t>
      </w:r>
      <w:commentRangeEnd w:id="70"/>
      <w:r w:rsidR="008E47FC">
        <w:rPr>
          <w:rStyle w:val="CommentReference"/>
          <w:rFonts w:ascii="Arial" w:hAnsi="Arial" w:cs="Arial"/>
          <w:sz w:val="22"/>
          <w:szCs w:val="22"/>
        </w:rPr>
        <w:commentReference w:id="70"/>
      </w:r>
      <w:r w:rsidR="003A3569">
        <w:rPr>
          <w:rFonts w:ascii="Arial" w:hAnsi="Arial" w:cs="Arial"/>
        </w:rPr>
        <w:t xml:space="preserve">p&lt;0.01) </w:t>
      </w:r>
      <w:r w:rsidR="0088282C" w:rsidRPr="00AA3DD8">
        <w:rPr>
          <w:rFonts w:ascii="Arial" w:hAnsi="Arial" w:cs="Arial"/>
        </w:rPr>
        <w:t xml:space="preserve">as well </w:t>
      </w:r>
      <w:r w:rsidR="003A3569">
        <w:rPr>
          <w:rFonts w:ascii="Arial" w:hAnsi="Arial" w:cs="Arial"/>
        </w:rPr>
        <w:t xml:space="preserve">as </w:t>
      </w:r>
      <w:r w:rsidR="008F17F2" w:rsidRPr="00AA3DD8">
        <w:rPr>
          <w:rFonts w:ascii="Arial" w:hAnsi="Arial" w:cs="Arial"/>
        </w:rPr>
        <w:t xml:space="preserve">higher </w:t>
      </w:r>
      <w:commentRangeStart w:id="71"/>
      <w:commentRangeStart w:id="72"/>
      <w:ins w:id="73" w:author="Helen M Parsons" w:date="2024-10-11T16:57:00Z">
        <w:r w:rsidR="008E47FC">
          <w:rPr>
            <w:rFonts w:ascii="Arial" w:hAnsi="Arial" w:cs="Arial"/>
          </w:rPr>
          <w:t>levels of comorbidity</w:t>
        </w:r>
      </w:ins>
      <w:r w:rsidR="003159F0" w:rsidRPr="00AA3DD8">
        <w:rPr>
          <w:rFonts w:ascii="Arial" w:hAnsi="Arial" w:cs="Arial"/>
        </w:rPr>
        <w:t xml:space="preserve"> </w:t>
      </w:r>
      <w:commentRangeEnd w:id="71"/>
      <w:r w:rsidR="00F146C4" w:rsidRPr="00AA3DD8">
        <w:rPr>
          <w:rStyle w:val="CommentReference"/>
          <w:rFonts w:ascii="Arial" w:hAnsi="Arial" w:cs="Arial"/>
          <w:sz w:val="22"/>
          <w:szCs w:val="22"/>
        </w:rPr>
        <w:commentReference w:id="71"/>
      </w:r>
      <w:commentRangeEnd w:id="72"/>
      <w:r w:rsidR="00BA607D" w:rsidRPr="00AA3DD8">
        <w:rPr>
          <w:rStyle w:val="CommentReference"/>
          <w:rFonts w:ascii="Arial" w:hAnsi="Arial" w:cs="Arial"/>
          <w:sz w:val="22"/>
          <w:szCs w:val="22"/>
        </w:rPr>
        <w:commentReference w:id="72"/>
      </w:r>
      <w:r w:rsidR="008F17F2" w:rsidRPr="00AA3DD8">
        <w:rPr>
          <w:rFonts w:ascii="Arial" w:hAnsi="Arial" w:cs="Arial"/>
        </w:rPr>
        <w:t>(OR 1.</w:t>
      </w:r>
      <w:r w:rsidR="003A3569">
        <w:rPr>
          <w:rFonts w:ascii="Arial" w:hAnsi="Arial" w:cs="Arial"/>
        </w:rPr>
        <w:t>58, p&lt;0.01)</w:t>
      </w:r>
      <w:r w:rsidR="008F17F2" w:rsidRPr="00AA3DD8">
        <w:rPr>
          <w:rFonts w:ascii="Arial" w:hAnsi="Arial" w:cs="Arial"/>
        </w:rPr>
        <w:t xml:space="preserve"> </w:t>
      </w:r>
      <w:r w:rsidR="003159F0" w:rsidRPr="00AA3DD8">
        <w:rPr>
          <w:rFonts w:ascii="Arial" w:hAnsi="Arial" w:cs="Arial"/>
        </w:rPr>
        <w:t xml:space="preserve">was associated with </w:t>
      </w:r>
      <w:r w:rsidR="0088282C" w:rsidRPr="00AA3DD8">
        <w:rPr>
          <w:rFonts w:ascii="Arial" w:hAnsi="Arial" w:cs="Arial"/>
        </w:rPr>
        <w:t>increased odds of being eligible</w:t>
      </w:r>
      <w:r>
        <w:rPr>
          <w:rFonts w:ascii="Arial" w:hAnsi="Arial" w:cs="Arial"/>
        </w:rPr>
        <w:t xml:space="preserve"> for </w:t>
      </w:r>
      <w:r w:rsidR="0014314A">
        <w:rPr>
          <w:rFonts w:ascii="Arial" w:hAnsi="Arial" w:cs="Arial"/>
        </w:rPr>
        <w:t>home health care</w:t>
      </w:r>
      <w:r>
        <w:rPr>
          <w:rFonts w:ascii="Arial" w:hAnsi="Arial" w:cs="Arial"/>
        </w:rPr>
        <w:t xml:space="preserve">, while spousal availability at home </w:t>
      </w:r>
      <w:r w:rsidR="008F17F2" w:rsidRPr="00AA3DD8">
        <w:rPr>
          <w:rFonts w:ascii="Arial" w:hAnsi="Arial" w:cs="Arial"/>
        </w:rPr>
        <w:t>(OR</w:t>
      </w:r>
      <w:r w:rsidR="00433258" w:rsidRPr="00AA3DD8">
        <w:rPr>
          <w:rFonts w:ascii="Arial" w:hAnsi="Arial" w:cs="Arial"/>
        </w:rPr>
        <w:t xml:space="preserve"> 0.</w:t>
      </w:r>
      <w:r w:rsidR="003A3569">
        <w:rPr>
          <w:rFonts w:ascii="Arial" w:hAnsi="Arial" w:cs="Arial"/>
        </w:rPr>
        <w:t>59</w:t>
      </w:r>
      <w:r w:rsidR="008F17F2" w:rsidRPr="00AA3DD8">
        <w:rPr>
          <w:rFonts w:ascii="Arial" w:hAnsi="Arial" w:cs="Arial"/>
        </w:rPr>
        <w:t xml:space="preserve">, </w:t>
      </w:r>
      <w:r w:rsidR="00433258" w:rsidRPr="00AA3DD8">
        <w:rPr>
          <w:rFonts w:ascii="Arial" w:hAnsi="Arial" w:cs="Arial"/>
        </w:rPr>
        <w:t>p &lt;0.01</w:t>
      </w:r>
      <w:r w:rsidR="008F17F2" w:rsidRPr="00AA3DD8">
        <w:rPr>
          <w:rFonts w:ascii="Arial" w:hAnsi="Arial" w:cs="Arial"/>
        </w:rPr>
        <w:t>)</w:t>
      </w:r>
      <w:r w:rsidR="003A3569">
        <w:rPr>
          <w:rFonts w:ascii="Arial" w:hAnsi="Arial" w:cs="Arial"/>
        </w:rPr>
        <w:t xml:space="preserve"> and Hispanic race (OR 0.70, p&lt;0.01) </w:t>
      </w:r>
      <w:r w:rsidR="00077A4D">
        <w:rPr>
          <w:rFonts w:ascii="Arial" w:hAnsi="Arial" w:cs="Arial"/>
        </w:rPr>
        <w:t>was associated with</w:t>
      </w:r>
      <w:r w:rsidR="003A3569">
        <w:rPr>
          <w:rFonts w:ascii="Arial" w:hAnsi="Arial" w:cs="Arial"/>
        </w:rPr>
        <w:t xml:space="preserve"> </w:t>
      </w:r>
      <w:r w:rsidR="003A3569" w:rsidRPr="00AA3DD8">
        <w:rPr>
          <w:rFonts w:ascii="Arial" w:hAnsi="Arial" w:cs="Arial"/>
        </w:rPr>
        <w:t>lower odds</w:t>
      </w:r>
      <w:r w:rsidR="008F17F2" w:rsidRPr="00AA3DD8">
        <w:rPr>
          <w:rFonts w:ascii="Arial" w:hAnsi="Arial" w:cs="Arial"/>
        </w:rPr>
        <w:t xml:space="preserve"> of being eligible for </w:t>
      </w:r>
      <w:r w:rsidR="0014314A">
        <w:rPr>
          <w:rFonts w:ascii="Arial" w:hAnsi="Arial" w:cs="Arial"/>
        </w:rPr>
        <w:t>home health care</w:t>
      </w:r>
      <w:r w:rsidR="00433258" w:rsidRPr="00AA3DD8">
        <w:rPr>
          <w:rFonts w:ascii="Arial" w:hAnsi="Arial" w:cs="Arial"/>
        </w:rPr>
        <w:t xml:space="preserve">. </w:t>
      </w:r>
      <w:commentRangeStart w:id="74"/>
      <w:commentRangeStart w:id="75"/>
      <w:r w:rsidR="00330B11">
        <w:rPr>
          <w:rFonts w:ascii="Arial" w:hAnsi="Arial" w:cs="Arial"/>
        </w:rPr>
        <w:t>Among all cancer survivors</w:t>
      </w:r>
      <w:del w:id="76" w:author="Naveen Premnath [2]" w:date="2024-09-29T15:56:00Z">
        <w:r w:rsidR="00CE06C0" w:rsidDel="00BA607D">
          <w:rPr>
            <w:rFonts w:ascii="Arial" w:hAnsi="Arial" w:cs="Arial"/>
          </w:rPr>
          <w:delText xml:space="preserve"> that received home care</w:delText>
        </w:r>
      </w:del>
      <w:r w:rsidR="00330B11">
        <w:rPr>
          <w:rFonts w:ascii="Arial" w:hAnsi="Arial" w:cs="Arial"/>
        </w:rPr>
        <w:t>,</w:t>
      </w:r>
      <w:r w:rsidR="00330B11" w:rsidRPr="00AA3DD8">
        <w:rPr>
          <w:rFonts w:ascii="Arial" w:hAnsi="Arial" w:cs="Arial"/>
        </w:rPr>
        <w:t xml:space="preserve"> </w:t>
      </w:r>
      <w:del w:id="77" w:author="Naveen Premnath [2]" w:date="2024-09-29T17:56:00Z">
        <w:r w:rsidR="003A3569" w:rsidDel="0096451D">
          <w:rPr>
            <w:rFonts w:ascii="Arial" w:hAnsi="Arial" w:cs="Arial"/>
          </w:rPr>
          <w:delText xml:space="preserve">increased </w:delText>
        </w:r>
      </w:del>
      <w:r w:rsidR="003A3569">
        <w:rPr>
          <w:rFonts w:ascii="Arial" w:hAnsi="Arial" w:cs="Arial"/>
        </w:rPr>
        <w:t>age</w:t>
      </w:r>
      <w:ins w:id="78" w:author="Naveen Premnath [2]" w:date="2024-09-29T17:56:00Z">
        <w:r w:rsidR="0096451D">
          <w:rPr>
            <w:rFonts w:ascii="Arial" w:hAnsi="Arial" w:cs="Arial"/>
          </w:rPr>
          <w:t xml:space="preserve"> &gt; 65 years</w:t>
        </w:r>
      </w:ins>
      <w:r w:rsidR="003A3569">
        <w:rPr>
          <w:rFonts w:ascii="Arial" w:hAnsi="Arial" w:cs="Arial"/>
        </w:rPr>
        <w:t xml:space="preserve"> (OR 1.</w:t>
      </w:r>
      <w:ins w:id="79" w:author="Naveen Premnath [2]" w:date="2024-09-29T17:57:00Z">
        <w:r w:rsidR="0096451D">
          <w:rPr>
            <w:rFonts w:ascii="Arial" w:hAnsi="Arial" w:cs="Arial"/>
          </w:rPr>
          <w:t>72</w:t>
        </w:r>
      </w:ins>
      <w:del w:id="80" w:author="Naveen Premnath [2]" w:date="2024-09-29T17:57:00Z">
        <w:r w:rsidR="003A3569" w:rsidDel="0096451D">
          <w:rPr>
            <w:rFonts w:ascii="Arial" w:hAnsi="Arial" w:cs="Arial"/>
          </w:rPr>
          <w:delText>03</w:delText>
        </w:r>
      </w:del>
      <w:r w:rsidR="008F17F2" w:rsidRPr="00AA3DD8">
        <w:rPr>
          <w:rFonts w:ascii="Arial" w:hAnsi="Arial" w:cs="Arial"/>
        </w:rPr>
        <w:t>, p&lt;0.01), higher comorbidity index (OR 1.</w:t>
      </w:r>
      <w:ins w:id="81" w:author="Naveen Premnath [2]" w:date="2024-09-29T17:57:00Z">
        <w:r w:rsidR="0096451D">
          <w:rPr>
            <w:rFonts w:ascii="Arial" w:hAnsi="Arial" w:cs="Arial"/>
          </w:rPr>
          <w:t>50</w:t>
        </w:r>
      </w:ins>
      <w:del w:id="82" w:author="Naveen Premnath [2]" w:date="2024-09-29T17:57:00Z">
        <w:r w:rsidR="003A3569" w:rsidDel="0096451D">
          <w:rPr>
            <w:rFonts w:ascii="Arial" w:hAnsi="Arial" w:cs="Arial"/>
          </w:rPr>
          <w:delText>47</w:delText>
        </w:r>
      </w:del>
      <w:r w:rsidR="008F17F2" w:rsidRPr="00AA3DD8">
        <w:rPr>
          <w:rFonts w:ascii="Arial" w:hAnsi="Arial" w:cs="Arial"/>
        </w:rPr>
        <w:t>, p&lt;0.01)</w:t>
      </w:r>
      <w:r w:rsidR="00077A4D">
        <w:rPr>
          <w:rFonts w:ascii="Arial" w:hAnsi="Arial" w:cs="Arial"/>
        </w:rPr>
        <w:t xml:space="preserve">, </w:t>
      </w:r>
      <w:r w:rsidR="003A3569">
        <w:rPr>
          <w:rFonts w:ascii="Arial" w:hAnsi="Arial" w:cs="Arial"/>
        </w:rPr>
        <w:t>lowe</w:t>
      </w:r>
      <w:r w:rsidR="001047F8">
        <w:rPr>
          <w:rFonts w:ascii="Arial" w:hAnsi="Arial" w:cs="Arial"/>
        </w:rPr>
        <w:t>st</w:t>
      </w:r>
      <w:r w:rsidR="003A3569">
        <w:rPr>
          <w:rFonts w:ascii="Arial" w:hAnsi="Arial" w:cs="Arial"/>
        </w:rPr>
        <w:t xml:space="preserve"> income (</w:t>
      </w:r>
      <w:r w:rsidR="001047F8">
        <w:rPr>
          <w:rFonts w:ascii="Arial" w:hAnsi="Arial" w:cs="Arial"/>
        </w:rPr>
        <w:t>OR 1.</w:t>
      </w:r>
      <w:ins w:id="83" w:author="Naveen Premnath [2]" w:date="2024-09-29T17:58:00Z">
        <w:r w:rsidR="0096451D">
          <w:rPr>
            <w:rFonts w:ascii="Arial" w:hAnsi="Arial" w:cs="Arial"/>
          </w:rPr>
          <w:t>74</w:t>
        </w:r>
      </w:ins>
      <w:del w:id="84" w:author="Naveen Premnath [2]" w:date="2024-09-29T17:58:00Z">
        <w:r w:rsidR="001047F8" w:rsidDel="0096451D">
          <w:rPr>
            <w:rFonts w:ascii="Arial" w:hAnsi="Arial" w:cs="Arial"/>
          </w:rPr>
          <w:delText>89</w:delText>
        </w:r>
      </w:del>
      <w:r w:rsidR="001047F8">
        <w:rPr>
          <w:rFonts w:ascii="Arial" w:hAnsi="Arial" w:cs="Arial"/>
        </w:rPr>
        <w:t xml:space="preserve">, </w:t>
      </w:r>
      <w:r w:rsidR="003A3569">
        <w:rPr>
          <w:rFonts w:ascii="Arial" w:hAnsi="Arial" w:cs="Arial"/>
        </w:rPr>
        <w:t>p&lt;0.01) and unemployment (OR 2.</w:t>
      </w:r>
      <w:del w:id="85" w:author="Naveen Premnath [2]" w:date="2024-09-29T17:58:00Z">
        <w:r w:rsidR="003A3569" w:rsidDel="0096451D">
          <w:rPr>
            <w:rFonts w:ascii="Arial" w:hAnsi="Arial" w:cs="Arial"/>
          </w:rPr>
          <w:delText>3</w:delText>
        </w:r>
      </w:del>
      <w:r w:rsidR="003A3569">
        <w:rPr>
          <w:rFonts w:ascii="Arial" w:hAnsi="Arial" w:cs="Arial"/>
        </w:rPr>
        <w:t>8</w:t>
      </w:r>
      <w:ins w:id="86" w:author="Naveen Premnath [2]" w:date="2024-09-29T17:58:00Z">
        <w:r w:rsidR="0096451D">
          <w:rPr>
            <w:rFonts w:ascii="Arial" w:hAnsi="Arial" w:cs="Arial"/>
          </w:rPr>
          <w:t>5</w:t>
        </w:r>
      </w:ins>
      <w:r w:rsidR="003A3569">
        <w:rPr>
          <w:rFonts w:ascii="Arial" w:hAnsi="Arial" w:cs="Arial"/>
        </w:rPr>
        <w:t>, p&lt;0.01)</w:t>
      </w:r>
      <w:r w:rsidR="008F17F2" w:rsidRPr="00AA3DD8">
        <w:rPr>
          <w:rFonts w:ascii="Arial" w:hAnsi="Arial" w:cs="Arial"/>
        </w:rPr>
        <w:t xml:space="preserve"> was </w:t>
      </w:r>
      <w:r w:rsidR="0088282C" w:rsidRPr="00AA3DD8">
        <w:rPr>
          <w:rFonts w:ascii="Arial" w:hAnsi="Arial" w:cs="Arial"/>
        </w:rPr>
        <w:t>associated with</w:t>
      </w:r>
      <w:r w:rsidR="008F17F2" w:rsidRPr="00AA3DD8">
        <w:rPr>
          <w:rFonts w:ascii="Arial" w:hAnsi="Arial" w:cs="Arial"/>
        </w:rPr>
        <w:t xml:space="preserve"> </w:t>
      </w:r>
      <w:r w:rsidR="00330B11">
        <w:rPr>
          <w:rFonts w:ascii="Arial" w:hAnsi="Arial" w:cs="Arial"/>
        </w:rPr>
        <w:t>higher</w:t>
      </w:r>
      <w:r w:rsidR="00330B11" w:rsidRPr="00AA3DD8">
        <w:rPr>
          <w:rFonts w:ascii="Arial" w:hAnsi="Arial" w:cs="Arial"/>
        </w:rPr>
        <w:t xml:space="preserve"> </w:t>
      </w:r>
      <w:r w:rsidR="008F17F2" w:rsidRPr="00AA3DD8">
        <w:rPr>
          <w:rFonts w:ascii="Arial" w:hAnsi="Arial" w:cs="Arial"/>
        </w:rPr>
        <w:t>odds of</w:t>
      </w:r>
      <w:r w:rsidR="0088282C" w:rsidRPr="00AA3DD8">
        <w:rPr>
          <w:rFonts w:ascii="Arial" w:hAnsi="Arial" w:cs="Arial"/>
        </w:rPr>
        <w:t xml:space="preserve"> receiving </w:t>
      </w:r>
      <w:r w:rsidR="0014314A">
        <w:rPr>
          <w:rFonts w:ascii="Arial" w:hAnsi="Arial" w:cs="Arial"/>
        </w:rPr>
        <w:t>home health care</w:t>
      </w:r>
      <w:r w:rsidR="008F17F2" w:rsidRPr="00AA3DD8">
        <w:rPr>
          <w:rFonts w:ascii="Arial" w:hAnsi="Arial" w:cs="Arial"/>
        </w:rPr>
        <w:t xml:space="preserve"> while </w:t>
      </w:r>
      <w:r w:rsidR="003A3569">
        <w:rPr>
          <w:rFonts w:ascii="Arial" w:hAnsi="Arial" w:cs="Arial"/>
        </w:rPr>
        <w:t>higher education</w:t>
      </w:r>
      <w:r w:rsidR="00077A4D">
        <w:rPr>
          <w:rFonts w:ascii="Arial" w:hAnsi="Arial" w:cs="Arial"/>
        </w:rPr>
        <w:t>al level</w:t>
      </w:r>
      <w:r w:rsidR="003A3569" w:rsidRPr="00AA3DD8">
        <w:rPr>
          <w:rFonts w:ascii="Arial" w:hAnsi="Arial" w:cs="Arial"/>
        </w:rPr>
        <w:t xml:space="preserve"> </w:t>
      </w:r>
      <w:r w:rsidR="003A3569">
        <w:rPr>
          <w:rFonts w:ascii="Arial" w:hAnsi="Arial" w:cs="Arial"/>
        </w:rPr>
        <w:t>(OR 0.6</w:t>
      </w:r>
      <w:ins w:id="87" w:author="Naveen Premnath [2]" w:date="2024-09-29T17:58:00Z">
        <w:r w:rsidR="0096451D">
          <w:rPr>
            <w:rFonts w:ascii="Arial" w:hAnsi="Arial" w:cs="Arial"/>
          </w:rPr>
          <w:t>8</w:t>
        </w:r>
      </w:ins>
      <w:del w:id="88" w:author="Naveen Premnath [2]" w:date="2024-09-29T17:58:00Z">
        <w:r w:rsidR="003A3569" w:rsidDel="0096451D">
          <w:rPr>
            <w:rFonts w:ascii="Arial" w:hAnsi="Arial" w:cs="Arial"/>
          </w:rPr>
          <w:delText>9</w:delText>
        </w:r>
      </w:del>
      <w:r w:rsidR="003A3569">
        <w:rPr>
          <w:rFonts w:ascii="Arial" w:hAnsi="Arial" w:cs="Arial"/>
        </w:rPr>
        <w:t xml:space="preserve"> p&lt;0.01)</w:t>
      </w:r>
      <w:r w:rsidR="008F17F2" w:rsidRPr="00AA3DD8">
        <w:rPr>
          <w:rFonts w:ascii="Arial" w:hAnsi="Arial" w:cs="Arial"/>
        </w:rPr>
        <w:t xml:space="preserve"> and </w:t>
      </w:r>
      <w:r>
        <w:rPr>
          <w:rFonts w:ascii="Arial" w:hAnsi="Arial" w:cs="Arial"/>
        </w:rPr>
        <w:t>spousal availability at home</w:t>
      </w:r>
      <w:r w:rsidR="003A3569">
        <w:rPr>
          <w:rFonts w:ascii="Arial" w:hAnsi="Arial" w:cs="Arial"/>
        </w:rPr>
        <w:t xml:space="preserve"> (OR </w:t>
      </w:r>
      <w:r w:rsidR="003A3569">
        <w:rPr>
          <w:rFonts w:ascii="Arial" w:hAnsi="Arial" w:cs="Arial"/>
        </w:rPr>
        <w:lastRenderedPageBreak/>
        <w:t>0.5</w:t>
      </w:r>
      <w:ins w:id="89" w:author="Naveen Premnath [2]" w:date="2024-09-29T17:58:00Z">
        <w:r w:rsidR="0096451D">
          <w:rPr>
            <w:rFonts w:ascii="Arial" w:hAnsi="Arial" w:cs="Arial"/>
          </w:rPr>
          <w:t>3</w:t>
        </w:r>
      </w:ins>
      <w:del w:id="90" w:author="Naveen Premnath [2]" w:date="2024-09-29T17:58:00Z">
        <w:r w:rsidR="003A3569" w:rsidDel="0096451D">
          <w:rPr>
            <w:rFonts w:ascii="Arial" w:hAnsi="Arial" w:cs="Arial"/>
          </w:rPr>
          <w:delText>6</w:delText>
        </w:r>
      </w:del>
      <w:r w:rsidR="003A3569">
        <w:rPr>
          <w:rFonts w:ascii="Arial" w:hAnsi="Arial" w:cs="Arial"/>
        </w:rPr>
        <w:t xml:space="preserve"> p&lt;0.01)</w:t>
      </w:r>
      <w:r>
        <w:rPr>
          <w:rFonts w:ascii="Arial" w:hAnsi="Arial" w:cs="Arial"/>
        </w:rPr>
        <w:t xml:space="preserve"> </w:t>
      </w:r>
      <w:r w:rsidR="008F17F2" w:rsidRPr="00AA3DD8">
        <w:rPr>
          <w:rFonts w:ascii="Arial" w:hAnsi="Arial" w:cs="Arial"/>
        </w:rPr>
        <w:t xml:space="preserve">was associated with lower odds of receiving </w:t>
      </w:r>
      <w:r w:rsidR="0014314A">
        <w:rPr>
          <w:rFonts w:ascii="Arial" w:hAnsi="Arial" w:cs="Arial"/>
        </w:rPr>
        <w:t>home health care</w:t>
      </w:r>
      <w:r w:rsidR="0088282C" w:rsidRPr="00AA3DD8">
        <w:rPr>
          <w:rFonts w:ascii="Arial" w:hAnsi="Arial" w:cs="Arial"/>
        </w:rPr>
        <w:t>.</w:t>
      </w:r>
      <w:commentRangeEnd w:id="74"/>
      <w:r w:rsidR="00F146C4" w:rsidRPr="00AA3DD8">
        <w:rPr>
          <w:rStyle w:val="CommentReference"/>
          <w:rFonts w:ascii="Arial" w:hAnsi="Arial" w:cs="Arial"/>
          <w:sz w:val="22"/>
          <w:szCs w:val="22"/>
        </w:rPr>
        <w:commentReference w:id="74"/>
      </w:r>
      <w:commentRangeEnd w:id="75"/>
      <w:r w:rsidR="00BA607D" w:rsidRPr="00AA3DD8">
        <w:rPr>
          <w:rStyle w:val="CommentReference"/>
          <w:rFonts w:ascii="Arial" w:hAnsi="Arial" w:cs="Arial"/>
          <w:sz w:val="22"/>
          <w:szCs w:val="22"/>
        </w:rPr>
        <w:commentReference w:id="75"/>
      </w:r>
      <w:r w:rsidR="0088282C" w:rsidRPr="00AA3DD8">
        <w:rPr>
          <w:rFonts w:ascii="Arial" w:hAnsi="Arial" w:cs="Arial"/>
        </w:rPr>
        <w:t xml:space="preserve"> </w:t>
      </w:r>
      <w:r w:rsidR="00CE06C0">
        <w:rPr>
          <w:rFonts w:ascii="Arial" w:hAnsi="Arial" w:cs="Arial"/>
        </w:rPr>
        <w:t xml:space="preserve">Finally, </w:t>
      </w:r>
      <w:r w:rsidR="00077A4D">
        <w:rPr>
          <w:rFonts w:ascii="Arial" w:hAnsi="Arial" w:cs="Arial"/>
        </w:rPr>
        <w:t>among</w:t>
      </w:r>
      <w:r>
        <w:rPr>
          <w:rFonts w:ascii="Arial" w:hAnsi="Arial" w:cs="Arial"/>
        </w:rPr>
        <w:t xml:space="preserve"> eligible cancer survivors</w:t>
      </w:r>
      <w:r w:rsidR="00CE06C0">
        <w:rPr>
          <w:rFonts w:ascii="Arial" w:hAnsi="Arial" w:cs="Arial"/>
        </w:rPr>
        <w:t xml:space="preserve"> per our criteria</w:t>
      </w:r>
      <w:r w:rsidR="006736BF">
        <w:rPr>
          <w:rFonts w:ascii="Arial" w:hAnsi="Arial" w:cs="Arial"/>
        </w:rPr>
        <w:t xml:space="preserve">, </w:t>
      </w:r>
      <w:del w:id="91" w:author="Naveen Premnath [2]" w:date="2024-09-29T17:59:00Z">
        <w:r w:rsidR="003A3569" w:rsidDel="0096451D">
          <w:rPr>
            <w:rFonts w:ascii="Arial" w:hAnsi="Arial" w:cs="Arial"/>
          </w:rPr>
          <w:delText xml:space="preserve">increased </w:delText>
        </w:r>
      </w:del>
      <w:r w:rsidR="003A3569">
        <w:rPr>
          <w:rFonts w:ascii="Arial" w:hAnsi="Arial" w:cs="Arial"/>
        </w:rPr>
        <w:t>age</w:t>
      </w:r>
      <w:ins w:id="92" w:author="Naveen Premnath [2]" w:date="2024-09-29T17:59:00Z">
        <w:r w:rsidR="0096451D">
          <w:rPr>
            <w:rFonts w:ascii="Arial" w:hAnsi="Arial" w:cs="Arial"/>
          </w:rPr>
          <w:t xml:space="preserve"> &gt; 65 years</w:t>
        </w:r>
      </w:ins>
      <w:r w:rsidR="003A3569">
        <w:rPr>
          <w:rFonts w:ascii="Arial" w:hAnsi="Arial" w:cs="Arial"/>
        </w:rPr>
        <w:t xml:space="preserve"> (OR </w:t>
      </w:r>
      <w:del w:id="93" w:author="Naveen Premnath [2]" w:date="2024-09-29T17:59:00Z">
        <w:r w:rsidR="003A3569" w:rsidDel="0096451D">
          <w:rPr>
            <w:rFonts w:ascii="Arial" w:hAnsi="Arial" w:cs="Arial"/>
          </w:rPr>
          <w:delText>1.04</w:delText>
        </w:r>
      </w:del>
      <w:ins w:id="94" w:author="Naveen Premnath [2]" w:date="2024-09-29T17:59:00Z">
        <w:r w:rsidR="0096451D">
          <w:rPr>
            <w:rFonts w:ascii="Arial" w:hAnsi="Arial" w:cs="Arial"/>
          </w:rPr>
          <w:t>2.51</w:t>
        </w:r>
      </w:ins>
      <w:r w:rsidR="00077A4D">
        <w:rPr>
          <w:rFonts w:ascii="Arial" w:hAnsi="Arial" w:cs="Arial"/>
        </w:rPr>
        <w:t xml:space="preserve">, p&lt;0.01) and </w:t>
      </w:r>
      <w:r w:rsidR="003A3569" w:rsidRPr="00AA3DD8">
        <w:rPr>
          <w:rFonts w:ascii="Arial" w:hAnsi="Arial" w:cs="Arial"/>
        </w:rPr>
        <w:t>higher comorbidity index (OR 1.</w:t>
      </w:r>
      <w:r w:rsidR="003A3569">
        <w:rPr>
          <w:rFonts w:ascii="Arial" w:hAnsi="Arial" w:cs="Arial"/>
        </w:rPr>
        <w:t>2</w:t>
      </w:r>
      <w:ins w:id="95" w:author="Naveen Premnath [2]" w:date="2024-09-29T17:59:00Z">
        <w:r w:rsidR="0096451D">
          <w:rPr>
            <w:rFonts w:ascii="Arial" w:hAnsi="Arial" w:cs="Arial"/>
          </w:rPr>
          <w:t>7</w:t>
        </w:r>
      </w:ins>
      <w:del w:id="96" w:author="Naveen Premnath [2]" w:date="2024-09-29T17:59:00Z">
        <w:r w:rsidR="003A3569" w:rsidDel="0096451D">
          <w:rPr>
            <w:rFonts w:ascii="Arial" w:hAnsi="Arial" w:cs="Arial"/>
          </w:rPr>
          <w:delText>6</w:delText>
        </w:r>
      </w:del>
      <w:r w:rsidR="003A3569" w:rsidRPr="00AA3DD8">
        <w:rPr>
          <w:rFonts w:ascii="Arial" w:hAnsi="Arial" w:cs="Arial"/>
        </w:rPr>
        <w:t>, p&lt;0.01)</w:t>
      </w:r>
      <w:r w:rsidR="003A3569">
        <w:rPr>
          <w:rFonts w:ascii="Arial" w:hAnsi="Arial" w:cs="Arial"/>
        </w:rPr>
        <w:t xml:space="preserve"> was associated with an increased odds of receiving </w:t>
      </w:r>
      <w:r w:rsidR="0014314A">
        <w:rPr>
          <w:rFonts w:ascii="Arial" w:hAnsi="Arial" w:cs="Arial"/>
        </w:rPr>
        <w:t>home health care</w:t>
      </w:r>
      <w:r w:rsidR="003A3569">
        <w:rPr>
          <w:rFonts w:ascii="Arial" w:hAnsi="Arial" w:cs="Arial"/>
        </w:rPr>
        <w:t xml:space="preserve"> while spousal availability at home (OR 0.6</w:t>
      </w:r>
      <w:r w:rsidR="004B25A6">
        <w:rPr>
          <w:rFonts w:ascii="Arial" w:hAnsi="Arial" w:cs="Arial"/>
        </w:rPr>
        <w:t>,</w:t>
      </w:r>
      <w:r w:rsidR="003A3569">
        <w:rPr>
          <w:rFonts w:ascii="Arial" w:hAnsi="Arial" w:cs="Arial"/>
        </w:rPr>
        <w:t xml:space="preserve"> p&lt;0.01) </w:t>
      </w:r>
      <w:r w:rsidR="003A3569" w:rsidRPr="00AA3DD8">
        <w:rPr>
          <w:rFonts w:ascii="Arial" w:hAnsi="Arial" w:cs="Arial"/>
        </w:rPr>
        <w:t xml:space="preserve">was associated with lower </w:t>
      </w:r>
      <w:commentRangeStart w:id="97"/>
      <w:commentRangeStart w:id="98"/>
      <w:commentRangeStart w:id="99"/>
      <w:r w:rsidR="003A3569" w:rsidRPr="00AA3DD8">
        <w:rPr>
          <w:rFonts w:ascii="Arial" w:hAnsi="Arial" w:cs="Arial"/>
        </w:rPr>
        <w:t>odds</w:t>
      </w:r>
      <w:commentRangeEnd w:id="99"/>
      <w:r w:rsidR="00F146C4">
        <w:rPr>
          <w:rStyle w:val="CommentReference"/>
          <w:rFonts w:ascii="Arial" w:hAnsi="Arial" w:cs="Arial"/>
          <w:sz w:val="22"/>
          <w:szCs w:val="22"/>
        </w:rPr>
        <w:commentReference w:id="99"/>
      </w:r>
      <w:commentRangeEnd w:id="97"/>
      <w:r w:rsidR="00F146C4">
        <w:rPr>
          <w:rStyle w:val="CommentReference"/>
          <w:rFonts w:ascii="Arial" w:hAnsi="Arial" w:cs="Arial"/>
          <w:sz w:val="22"/>
          <w:szCs w:val="22"/>
        </w:rPr>
        <w:commentReference w:id="97"/>
      </w:r>
      <w:commentRangeEnd w:id="98"/>
      <w:r w:rsidR="0096451D">
        <w:rPr>
          <w:rStyle w:val="CommentReference"/>
          <w:rFonts w:ascii="Arial" w:hAnsi="Arial" w:cs="Arial"/>
          <w:sz w:val="22"/>
          <w:szCs w:val="22"/>
        </w:rPr>
        <w:commentReference w:id="98"/>
      </w:r>
      <w:r w:rsidR="003A3569">
        <w:rPr>
          <w:rFonts w:ascii="Arial" w:hAnsi="Arial" w:cs="Arial"/>
        </w:rPr>
        <w:t xml:space="preserve">. </w:t>
      </w:r>
    </w:p>
    <w:p w14:paraId="24450BAD" w14:textId="77777777" w:rsidR="0052247E" w:rsidRPr="00AA3DD8" w:rsidRDefault="0052247E" w:rsidP="0052247E">
      <w:pPr>
        <w:spacing w:line="480" w:lineRule="auto"/>
        <w:ind w:firstLine="720"/>
        <w:rPr>
          <w:rFonts w:ascii="Arial" w:hAnsi="Arial" w:cs="Arial"/>
        </w:rPr>
      </w:pPr>
    </w:p>
    <w:p w14:paraId="07DDBAD3" w14:textId="77777777" w:rsidR="008F17F2" w:rsidRPr="00AA3DD8" w:rsidRDefault="008F17F2" w:rsidP="00AA4BD9">
      <w:pPr>
        <w:spacing w:line="480" w:lineRule="auto"/>
        <w:rPr>
          <w:rFonts w:ascii="Arial" w:hAnsi="Arial" w:cs="Arial"/>
          <w:b/>
        </w:rPr>
      </w:pPr>
      <w:r w:rsidRPr="00AA3DD8">
        <w:rPr>
          <w:rFonts w:ascii="Arial" w:hAnsi="Arial" w:cs="Arial"/>
          <w:b/>
        </w:rPr>
        <w:t>Discussion:</w:t>
      </w:r>
    </w:p>
    <w:p w14:paraId="3A27B014" w14:textId="3887BB24" w:rsidR="006736BF" w:rsidRDefault="00FE2966" w:rsidP="0052247E">
      <w:pPr>
        <w:spacing w:line="480" w:lineRule="auto"/>
        <w:ind w:firstLine="720"/>
        <w:rPr>
          <w:rFonts w:ascii="Arial" w:hAnsi="Arial" w:cs="Arial"/>
        </w:rPr>
      </w:pPr>
      <w:r w:rsidRPr="00AA3DD8">
        <w:rPr>
          <w:rFonts w:ascii="Arial" w:hAnsi="Arial" w:cs="Arial"/>
        </w:rPr>
        <w:t>Using a nationally representative database</w:t>
      </w:r>
      <w:r w:rsidR="000D5A25">
        <w:rPr>
          <w:rFonts w:ascii="Arial" w:hAnsi="Arial" w:cs="Arial"/>
        </w:rPr>
        <w:t xml:space="preserve"> to evaluate patterns of use of </w:t>
      </w:r>
      <w:r w:rsidR="0014314A">
        <w:rPr>
          <w:rFonts w:ascii="Arial" w:hAnsi="Arial" w:cs="Arial"/>
        </w:rPr>
        <w:t>home health care</w:t>
      </w:r>
      <w:r w:rsidRPr="00AA3DD8">
        <w:rPr>
          <w:rFonts w:ascii="Arial" w:hAnsi="Arial" w:cs="Arial"/>
        </w:rPr>
        <w:t xml:space="preserve"> </w:t>
      </w:r>
      <w:r w:rsidR="0091301D">
        <w:rPr>
          <w:rFonts w:ascii="Arial" w:hAnsi="Arial" w:cs="Arial"/>
        </w:rPr>
        <w:t xml:space="preserve">use </w:t>
      </w:r>
      <w:r w:rsidR="000D5A25">
        <w:rPr>
          <w:rFonts w:ascii="Arial" w:hAnsi="Arial" w:cs="Arial"/>
        </w:rPr>
        <w:t xml:space="preserve">among cancer survivors, </w:t>
      </w:r>
      <w:r w:rsidR="006736BF">
        <w:rPr>
          <w:rFonts w:ascii="Arial" w:hAnsi="Arial" w:cs="Arial"/>
        </w:rPr>
        <w:t>w</w:t>
      </w:r>
      <w:r w:rsidRPr="00AA3DD8">
        <w:rPr>
          <w:rFonts w:ascii="Arial" w:hAnsi="Arial" w:cs="Arial"/>
        </w:rPr>
        <w:t xml:space="preserve">e </w:t>
      </w:r>
      <w:r w:rsidR="0091301D">
        <w:rPr>
          <w:rFonts w:ascii="Arial" w:hAnsi="Arial" w:cs="Arial"/>
        </w:rPr>
        <w:t>found</w:t>
      </w:r>
      <w:r w:rsidRPr="00AA3DD8">
        <w:rPr>
          <w:rFonts w:ascii="Arial" w:hAnsi="Arial" w:cs="Arial"/>
        </w:rPr>
        <w:t xml:space="preserve"> that </w:t>
      </w:r>
      <w:r w:rsidR="006736BF" w:rsidRPr="006736BF">
        <w:rPr>
          <w:rFonts w:ascii="Arial" w:hAnsi="Arial" w:cs="Arial"/>
        </w:rPr>
        <w:t>only 10% of US cancer survivors, and less than half of eligible survivo</w:t>
      </w:r>
      <w:r w:rsidR="003513FE">
        <w:rPr>
          <w:rFonts w:ascii="Arial" w:hAnsi="Arial" w:cs="Arial"/>
        </w:rPr>
        <w:t>rs, received home care services</w:t>
      </w:r>
      <w:r w:rsidR="006736BF" w:rsidRPr="006736BF">
        <w:rPr>
          <w:rFonts w:ascii="Arial" w:hAnsi="Arial" w:cs="Arial"/>
        </w:rPr>
        <w:t xml:space="preserve">. </w:t>
      </w:r>
      <w:r w:rsidR="006736BF">
        <w:rPr>
          <w:rFonts w:ascii="Arial" w:hAnsi="Arial" w:cs="Arial"/>
        </w:rPr>
        <w:t>Rates of use of home health care did not increase during the study period</w:t>
      </w:r>
      <w:r w:rsidR="003513FE">
        <w:rPr>
          <w:rFonts w:ascii="Arial" w:hAnsi="Arial" w:cs="Arial"/>
        </w:rPr>
        <w:t xml:space="preserve">. </w:t>
      </w:r>
      <w:r w:rsidR="008F0963">
        <w:rPr>
          <w:rFonts w:ascii="Arial" w:hAnsi="Arial" w:cs="Arial"/>
        </w:rPr>
        <w:t>The proportion of cancer survivors who received home health care</w:t>
      </w:r>
      <w:r w:rsidR="003F5FB0">
        <w:rPr>
          <w:rFonts w:ascii="Arial" w:hAnsi="Arial" w:cs="Arial"/>
        </w:rPr>
        <w:t xml:space="preserve"> 10%</w:t>
      </w:r>
      <w:r w:rsidR="008F0963">
        <w:rPr>
          <w:rFonts w:ascii="Arial" w:hAnsi="Arial" w:cs="Arial"/>
        </w:rPr>
        <w:t xml:space="preserve"> is lower than reported in other studies </w:t>
      </w:r>
      <w:r w:rsidR="003F5FB0">
        <w:rPr>
          <w:rFonts w:ascii="Arial" w:hAnsi="Arial" w:cs="Arial"/>
        </w:rPr>
        <w:t xml:space="preserve">~ 17% likely because those studies </w:t>
      </w:r>
      <w:r w:rsidR="008F0963">
        <w:rPr>
          <w:rFonts w:ascii="Arial" w:hAnsi="Arial" w:cs="Arial"/>
        </w:rPr>
        <w:t>only</w:t>
      </w:r>
      <w:r w:rsidR="003F5FB0">
        <w:rPr>
          <w:rFonts w:ascii="Arial" w:hAnsi="Arial" w:cs="Arial"/>
        </w:rPr>
        <w:t xml:space="preserve"> included</w:t>
      </w:r>
      <w:r w:rsidR="008F0963">
        <w:rPr>
          <w:rFonts w:ascii="Arial" w:hAnsi="Arial" w:cs="Arial"/>
        </w:rPr>
        <w:t xml:space="preserve"> </w:t>
      </w:r>
      <w:r w:rsidR="003F5FB0">
        <w:rPr>
          <w:rFonts w:ascii="Arial" w:hAnsi="Arial" w:cs="Arial"/>
        </w:rPr>
        <w:t xml:space="preserve">patients with </w:t>
      </w:r>
      <w:r w:rsidR="00560E1E">
        <w:rPr>
          <w:rFonts w:ascii="Arial" w:hAnsi="Arial" w:cs="Arial"/>
        </w:rPr>
        <w:t>Medicare</w:t>
      </w:r>
      <w:r w:rsidR="005E1F73">
        <w:rPr>
          <w:rFonts w:ascii="Arial" w:hAnsi="Arial" w:cs="Arial"/>
        </w:rPr>
        <w:t xml:space="preserve"> indicating lower coverage by private insurances.</w:t>
      </w:r>
      <w:r w:rsidR="00560E1E">
        <w:rPr>
          <w:rFonts w:ascii="Arial" w:hAnsi="Arial" w:cs="Arial"/>
        </w:rPr>
        <w:fldChar w:fldCharType="begin">
          <w:fldData xml:space="preserve">PEVuZE5vdGU+PENpdGU+PEF1dGhvcj5UaG9tYXM8L0F1dGhvcj48WWVhcj4yMDIwPC9ZZWFyPjxS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</w:fldData>
        </w:fldChar>
      </w:r>
      <w:r w:rsidR="005E1F73">
        <w:rPr>
          <w:rFonts w:ascii="Arial" w:hAnsi="Arial" w:cs="Arial"/>
        </w:rPr>
        <w:instrText xml:space="preserve"> ADDIN EN.CITE </w:instrText>
      </w:r>
      <w:r w:rsidR="005E1F73">
        <w:rPr>
          <w:rFonts w:ascii="Arial" w:hAnsi="Arial" w:cs="Arial"/>
        </w:rPr>
        <w:fldChar w:fldCharType="begin">
          <w:fldData xml:space="preserve">PEVuZE5vdGU+PENpdGU+PEF1dGhvcj5UaG9tYXM8L0F1dGhvcj48WWVhcj4yMDIwPC9ZZWFyPjxS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</w:fldData>
        </w:fldChar>
      </w:r>
      <w:r w:rsidR="005E1F73">
        <w:rPr>
          <w:rFonts w:ascii="Arial" w:hAnsi="Arial" w:cs="Arial"/>
        </w:rPr>
        <w:instrText xml:space="preserve"> ADDIN EN.CITE.DATA </w:instrText>
      </w:r>
      <w:r w:rsidR="005E1F73">
        <w:rPr>
          <w:rFonts w:ascii="Arial" w:hAnsi="Arial" w:cs="Arial"/>
        </w:rPr>
      </w:r>
      <w:r w:rsidR="005E1F73">
        <w:rPr>
          <w:rFonts w:ascii="Arial" w:hAnsi="Arial" w:cs="Arial"/>
        </w:rPr>
        <w:fldChar w:fldCharType="end"/>
      </w:r>
      <w:r w:rsidR="00560E1E">
        <w:rPr>
          <w:rFonts w:ascii="Arial" w:hAnsi="Arial" w:cs="Arial"/>
        </w:rPr>
      </w:r>
      <w:r w:rsidR="00560E1E">
        <w:rPr>
          <w:rFonts w:ascii="Arial" w:hAnsi="Arial" w:cs="Arial"/>
        </w:rPr>
        <w:fldChar w:fldCharType="separate"/>
      </w:r>
      <w:r w:rsidR="005E1F73" w:rsidRPr="005E1F73">
        <w:rPr>
          <w:rFonts w:ascii="Arial" w:hAnsi="Arial" w:cs="Arial"/>
          <w:noProof/>
          <w:vertAlign w:val="superscript"/>
        </w:rPr>
        <w:t>9,22</w:t>
      </w:r>
      <w:r w:rsidR="00560E1E">
        <w:rPr>
          <w:rFonts w:ascii="Arial" w:hAnsi="Arial" w:cs="Arial"/>
        </w:rPr>
        <w:fldChar w:fldCharType="end"/>
      </w:r>
      <w:r w:rsidR="00FC6C54">
        <w:rPr>
          <w:rFonts w:ascii="Arial" w:hAnsi="Arial" w:cs="Arial"/>
        </w:rPr>
        <w:t xml:space="preserve"> It is encouraging to see that a larger proportion of cancer patients (47%) who are eligible/disabled do receive home health care compared to proportion of eligible non-cancer patients (39%). </w:t>
      </w:r>
      <w:r w:rsidR="003513FE">
        <w:rPr>
          <w:rFonts w:ascii="Arial" w:hAnsi="Arial" w:cs="Arial"/>
        </w:rPr>
        <w:t xml:space="preserve">While eligibility and receipt of home care services varied by clinical factors such as age and comorbidities, they also varied by sociodemographic factors such as income, employment status, and spouse (care partner) availability. These data present a broad overview of home care use patterns among US cancer survivors. </w:t>
      </w:r>
    </w:p>
    <w:p w14:paraId="083B6D62" w14:textId="14CC3A44" w:rsidR="00A17B24" w:rsidRDefault="00FC6C54" w:rsidP="00A17B24">
      <w:pPr>
        <w:spacing w:line="480" w:lineRule="auto"/>
        <w:ind w:firstLine="720"/>
        <w:rPr>
          <w:rFonts w:ascii="Arial" w:hAnsi="Arial" w:cs="Arial"/>
        </w:rPr>
      </w:pPr>
      <w:r>
        <w:rPr>
          <w:rFonts w:ascii="Arial" w:hAnsi="Arial" w:cs="Arial"/>
        </w:rPr>
        <w:t xml:space="preserve">Most of the home health care service days obtained by cancer patients was through formal agencies ~85% compared to about 15% from informal and non-agency sources. </w:t>
      </w:r>
      <w:r w:rsidR="00C673E2">
        <w:rPr>
          <w:rFonts w:ascii="Arial" w:hAnsi="Arial" w:cs="Arial"/>
        </w:rPr>
        <w:t>No major patterns was noted among cancer patients of different race/ethnicity who received home health care.</w:t>
      </w:r>
      <w:r>
        <w:rPr>
          <w:rFonts w:ascii="Arial" w:hAnsi="Arial" w:cs="Arial"/>
        </w:rPr>
        <w:t xml:space="preserve"> </w:t>
      </w:r>
      <w:r w:rsidR="002D70FB">
        <w:rPr>
          <w:rFonts w:ascii="Arial" w:hAnsi="Arial" w:cs="Arial"/>
        </w:rPr>
        <w:t xml:space="preserve">The reported informal home health care days among Hispanic patients was very low compared to formal care likely partly due to the joint family system and </w:t>
      </w:r>
      <w:r w:rsidR="00550DDE">
        <w:rPr>
          <w:rFonts w:ascii="Arial" w:hAnsi="Arial" w:cs="Arial"/>
        </w:rPr>
        <w:t>underreporting.</w:t>
      </w:r>
      <w:r w:rsidR="002D70FB">
        <w:rPr>
          <w:rFonts w:ascii="Arial" w:hAnsi="Arial" w:cs="Arial"/>
        </w:rPr>
        <w:t xml:space="preserve"> </w:t>
      </w:r>
      <w:r>
        <w:rPr>
          <w:rFonts w:ascii="Arial" w:hAnsi="Arial" w:cs="Arial"/>
        </w:rPr>
        <w:t xml:space="preserve">As </w:t>
      </w:r>
      <w:r>
        <w:rPr>
          <w:rFonts w:ascii="Arial" w:hAnsi="Arial" w:cs="Arial"/>
        </w:rPr>
        <w:lastRenderedPageBreak/>
        <w:t xml:space="preserve">previously mentioned about 15% of cancer patients with government/public insurance received </w:t>
      </w:r>
      <w:r w:rsidR="00C673E2">
        <w:rPr>
          <w:rFonts w:ascii="Arial" w:hAnsi="Arial" w:cs="Arial"/>
        </w:rPr>
        <w:t xml:space="preserve">home health care compared to only 7% of cancer patients with private insurance. However, given 52% of eligible cancer patients with private insurance received home health care compared to 44% of all eligible cancer patients with public/government insurance this raises questions regarding capturing all eligible patients and other factors leading to non-receipt of home health care. </w:t>
      </w:r>
      <w:r w:rsidR="00387599">
        <w:rPr>
          <w:rFonts w:ascii="Arial" w:hAnsi="Arial" w:cs="Arial"/>
        </w:rPr>
        <w:t>Consistent with previous studies</w:t>
      </w:r>
      <w:r w:rsidR="00100FAA">
        <w:rPr>
          <w:rFonts w:ascii="Arial" w:hAnsi="Arial" w:cs="Arial"/>
        </w:rPr>
        <w:fldChar w:fldCharType="begin"/>
      </w:r>
      <w:r w:rsidR="00A63350">
        <w:rPr>
          <w:rFonts w:ascii="Arial" w:hAnsi="Arial" w:cs="Arial"/>
        </w:rPr>
        <w:instrText xml:space="preserve"> ADDIN EN.CITE &lt;EndNote&gt;&lt;Cite&gt;&lt;Author&gt;Katz&lt;/Author&gt;&lt;Year&gt;2000&lt;/Year&gt;&lt;RecNum&gt;499&lt;/RecNum&gt;&lt;DisplayText&gt;&lt;style face="superscript"&gt;20&lt;/style&gt;&lt;/DisplayText&gt;&lt;record&gt;&lt;rec-number&gt;499&lt;/rec-number&gt;&lt;foreign-keys&gt;&lt;key app="EN" db-id="taexf0x20xpt2mewadwvw9sqw2dzvwzex2dw" timestamp="1697747766" guid="00b7fd28-6f36-4700-9905-1d1b53790bd7"&gt;499&lt;/key&gt;&lt;/foreign-keys&gt;&lt;ref-type name="Journal Article"&gt;17&lt;/ref-type&gt;&lt;contributors&gt;&lt;authors&gt;&lt;author&gt;Katz, S. J.&lt;/author&gt;&lt;author&gt;Kabeto, M.&lt;/author&gt;&lt;author&gt;Langa, K. M.&lt;/author&gt;&lt;/authors&gt;&lt;/contributors&gt;&lt;auth-address&gt;University of Michigan Health System, Division of General Medicine, Department of Medicine, 300 N Ingalls, Suite 7E12, Box 0429, Ann Arbor, MI 48109-0429, USA. skatz@umich.edu&lt;/auth-address&gt;&lt;titles&gt;&lt;title&gt;Gender disparities in the receipt of home care for elderly people with disability in the United States&lt;/title&gt;&lt;secondary-title&gt;Jama&lt;/secondary-title&gt;&lt;/titles&gt;&lt;periodical&gt;&lt;full-title&gt;Jama&lt;/full-title&gt;&lt;/periodical&gt;&lt;pages&gt;3022-7&lt;/pages&gt;&lt;volume&gt;284&lt;/volume&gt;&lt;number&gt;23&lt;/number&gt;&lt;keywords&gt;&lt;keyword&gt;Activities of Daily Living&lt;/keyword&gt;&lt;keyword&gt;Aged&lt;/keyword&gt;&lt;keyword&gt;Disabled Persons/*statistics &amp;amp; numerical data&lt;/keyword&gt;&lt;keyword&gt;Family&lt;/keyword&gt;&lt;keyword&gt;Female&lt;/keyword&gt;&lt;keyword&gt;Geriatrics/*statistics &amp;amp; numerical data&lt;/keyword&gt;&lt;keyword&gt;Home Care Services/*statistics &amp;amp; numerical data&lt;/keyword&gt;&lt;keyword&gt;Home Nursing/*statistics &amp;amp; numerical data&lt;/keyword&gt;&lt;keyword&gt;Humans&lt;/keyword&gt;&lt;keyword&gt;Male&lt;/keyword&gt;&lt;keyword&gt;Regression Analysis&lt;/keyword&gt;&lt;keyword&gt;Sex Distribution&lt;/keyword&gt;&lt;keyword&gt;United States/epidemiology&lt;/keyword&gt;&lt;/keywords&gt;&lt;dates&gt;&lt;year&gt;2000&lt;/year&gt;&lt;pub-dates&gt;&lt;date&gt;Dec 20&lt;/date&gt;&lt;/pub-dates&gt;&lt;/dates&gt;&lt;isbn&gt;0098-7484 (Print)&amp;#xD;0098-7484&lt;/isbn&gt;&lt;accession-num&gt;11122589&lt;/accession-num&gt;&lt;urls&gt;&lt;related-urls&gt;&lt;url&gt;https://jamanetwork.com/journals/jama/articlepdf/193381/joc01169.pdf&lt;/url&gt;&lt;/related-urls&gt;&lt;/urls&gt;&lt;electronic-resource-num&gt;10.1001/jama.284.23.3022&lt;/electronic-resource-num&gt;&lt;remote-database-provider&gt;NLM&lt;/remote-database-provider&gt;&lt;language&gt;eng&lt;/language&gt;&lt;/record&gt;&lt;/Cite&gt;&lt;/EndNote&gt;</w:instrText>
      </w:r>
      <w:r w:rsidR="00100FAA">
        <w:rPr>
          <w:rFonts w:ascii="Arial" w:hAnsi="Arial" w:cs="Arial"/>
        </w:rPr>
        <w:fldChar w:fldCharType="separate"/>
      </w:r>
      <w:r w:rsidR="00A63350" w:rsidRPr="00A63350">
        <w:rPr>
          <w:rFonts w:ascii="Arial" w:hAnsi="Arial" w:cs="Arial"/>
          <w:noProof/>
          <w:vertAlign w:val="superscript"/>
        </w:rPr>
        <w:t>20</w:t>
      </w:r>
      <w:r w:rsidR="00100FAA">
        <w:rPr>
          <w:rFonts w:ascii="Arial" w:hAnsi="Arial" w:cs="Arial"/>
        </w:rPr>
        <w:fldChar w:fldCharType="end"/>
      </w:r>
      <w:r w:rsidR="00100FAA">
        <w:rPr>
          <w:rFonts w:ascii="Arial" w:hAnsi="Arial" w:cs="Arial"/>
        </w:rPr>
        <w:t>,</w:t>
      </w:r>
      <w:r w:rsidR="00387599">
        <w:rPr>
          <w:rFonts w:ascii="Arial" w:hAnsi="Arial" w:cs="Arial"/>
        </w:rPr>
        <w:t xml:space="preserve"> </w:t>
      </w:r>
      <w:r w:rsidR="00FE2966" w:rsidRPr="00AA3DD8">
        <w:rPr>
          <w:rFonts w:ascii="Arial" w:hAnsi="Arial" w:cs="Arial"/>
        </w:rPr>
        <w:t xml:space="preserve">fewer male cancer survivors received </w:t>
      </w:r>
      <w:r w:rsidR="0014314A">
        <w:rPr>
          <w:rFonts w:ascii="Arial" w:hAnsi="Arial" w:cs="Arial"/>
        </w:rPr>
        <w:t>home health care</w:t>
      </w:r>
      <w:r w:rsidR="00100FAA">
        <w:rPr>
          <w:rFonts w:ascii="Arial" w:hAnsi="Arial" w:cs="Arial"/>
        </w:rPr>
        <w:t xml:space="preserve"> compared to their female counterparts</w:t>
      </w:r>
      <w:r w:rsidR="00FE2966" w:rsidRPr="00AA3DD8">
        <w:rPr>
          <w:rFonts w:ascii="Arial" w:hAnsi="Arial" w:cs="Arial"/>
        </w:rPr>
        <w:t>, though</w:t>
      </w:r>
      <w:r w:rsidR="00727FEC">
        <w:rPr>
          <w:rFonts w:ascii="Arial" w:hAnsi="Arial" w:cs="Arial"/>
        </w:rPr>
        <w:t xml:space="preserve"> a</w:t>
      </w:r>
      <w:r w:rsidR="00FE2966" w:rsidRPr="00AA3DD8">
        <w:rPr>
          <w:rFonts w:ascii="Arial" w:hAnsi="Arial" w:cs="Arial"/>
        </w:rPr>
        <w:t xml:space="preserve"> higher proportion of male survivors </w:t>
      </w:r>
      <w:r w:rsidR="00A17B24">
        <w:rPr>
          <w:rFonts w:ascii="Arial" w:hAnsi="Arial" w:cs="Arial"/>
        </w:rPr>
        <w:t>received</w:t>
      </w:r>
      <w:r w:rsidR="00FE2966" w:rsidRPr="00AA3DD8">
        <w:rPr>
          <w:rFonts w:ascii="Arial" w:hAnsi="Arial" w:cs="Arial"/>
        </w:rPr>
        <w:t xml:space="preserve"> </w:t>
      </w:r>
      <w:r w:rsidR="0014314A">
        <w:rPr>
          <w:rFonts w:ascii="Arial" w:hAnsi="Arial" w:cs="Arial"/>
        </w:rPr>
        <w:t>home health care</w:t>
      </w:r>
      <w:r w:rsidR="00FE2966" w:rsidRPr="00AA3DD8">
        <w:rPr>
          <w:rFonts w:ascii="Arial" w:hAnsi="Arial" w:cs="Arial"/>
        </w:rPr>
        <w:t xml:space="preserve"> </w:t>
      </w:r>
      <w:r w:rsidR="00A17B24">
        <w:rPr>
          <w:rFonts w:ascii="Arial" w:hAnsi="Arial" w:cs="Arial"/>
        </w:rPr>
        <w:t>with their spouse</w:t>
      </w:r>
      <w:r w:rsidR="00FE2966" w:rsidRPr="00AA3DD8">
        <w:rPr>
          <w:rFonts w:ascii="Arial" w:hAnsi="Arial" w:cs="Arial"/>
        </w:rPr>
        <w:t xml:space="preserve"> living under the same roof.</w:t>
      </w:r>
      <w:r w:rsidR="00B00B14">
        <w:rPr>
          <w:rFonts w:ascii="Arial" w:hAnsi="Arial" w:cs="Arial"/>
        </w:rPr>
        <w:t xml:space="preserve"> </w:t>
      </w:r>
      <w:r w:rsidR="00B00B14" w:rsidRPr="008F4E9B">
        <w:rPr>
          <w:rFonts w:ascii="Arial" w:hAnsi="Arial" w:cs="Arial"/>
        </w:rPr>
        <w:t>This would be in contrast to the 2007 data reported in the national health statistics report in 2012 where more men with cancer over the age of 65 received home health care compared to women</w:t>
      </w:r>
      <w:r w:rsidR="00B00B14" w:rsidRPr="008F4E9B">
        <w:rPr>
          <w:rFonts w:ascii="Arial" w:hAnsi="Arial" w:cs="Arial"/>
        </w:rPr>
        <w:fldChar w:fldCharType="begin"/>
      </w:r>
      <w:r w:rsidR="00560E1E" w:rsidRPr="008F4E9B">
        <w:rPr>
          <w:rFonts w:ascii="Arial" w:hAnsi="Arial" w:cs="Arial"/>
        </w:rPr>
        <w:instrText xml:space="preserve"> ADDIN EN.CITE &lt;EndNote&gt;&lt;Cite&gt;&lt;Author&gt;Jones&lt;/Author&gt;&lt;Year&gt;2012&lt;/Year&gt;&lt;RecNum&gt;506&lt;/RecNum&gt;&lt;DisplayText&gt;&lt;style face="superscript"&gt;23&lt;/style&gt;&lt;/DisplayText&gt;&lt;record&gt;&lt;rec-number&gt;506&lt;/rec-number&gt;&lt;foreign-keys&gt;&lt;key app="EN" db-id="taexf0x20xpt2mewadwvw9sqw2dzvwzex2dw" timestamp="1700158795" guid="381313b4-a06d-4949-8caa-b71213d6d88a"&gt;506&lt;/key&gt;&lt;/foreign-keys&gt;&lt;ref-type name="Journal Article"&gt;17&lt;/ref-type&gt;&lt;contributors&gt;&lt;authors&gt;&lt;author&gt;Jones, A. L.&lt;/author&gt;&lt;author&gt;Harris-Kojetin, L.&lt;/author&gt;&lt;author&gt;Valverde, R.&lt;/author&gt;&lt;/authors&gt;&lt;/contributors&gt;&lt;auth-address&gt;Division of Health Care Statistics, U.S. Department of Health and Human Services, Centers for Disease Control and Prevention, National Center for Health Statistics, Hyattsville, MD 20782, USA.&lt;/auth-address&gt;&lt;titles&gt;&lt;title&gt;Characteristics and use of home health care by men and women aged 65 and over&lt;/title&gt;&lt;secondary-title&gt;Natl Health Stat Report&lt;/secondary-title&gt;&lt;/titles&gt;&lt;periodical&gt;&lt;full-title&gt;Natl Health Stat Report&lt;/full-title&gt;&lt;/periodical&gt;&lt;pages&gt;1-7&lt;/pages&gt;&lt;number&gt;52&lt;/number&gt;&lt;keywords&gt;&lt;keyword&gt;Aged&lt;/keyword&gt;&lt;keyword&gt;Aged, 80 and over&lt;/keyword&gt;&lt;keyword&gt;Chronic Disease/classification/epidemiology/psychology&lt;/keyword&gt;&lt;keyword&gt;Female&lt;/keyword&gt;&lt;keyword&gt;Home Care Services/*statistics &amp;amp; numerical data&lt;/keyword&gt;&lt;keyword&gt;Humans&lt;/keyword&gt;&lt;keyword&gt;Male&lt;/keyword&gt;&lt;keyword&gt;Sex Factors&lt;/keyword&gt;&lt;keyword&gt;United States/epidemiology&lt;/keyword&gt;&lt;/keywords&gt;&lt;dates&gt;&lt;year&gt;2012&lt;/year&gt;&lt;pub-dates&gt;&lt;date&gt;Apr 18&lt;/date&gt;&lt;/pub-dates&gt;&lt;/dates&gt;&lt;isbn&gt;2164-8344 (Print)&amp;#xD;2164-8344&lt;/isbn&gt;&lt;accession-num&gt;22808696&lt;/accession-num&gt;&lt;urls&gt;&lt;/urls&gt;&lt;remote-database-provider&gt;NLM&lt;/remote-database-provider&gt;&lt;language&gt;eng&lt;/language&gt;&lt;/record&gt;&lt;/Cite&gt;&lt;/EndNote&gt;</w:instrText>
      </w:r>
      <w:r w:rsidR="00B00B14" w:rsidRPr="008F4E9B">
        <w:rPr>
          <w:rFonts w:ascii="Arial" w:hAnsi="Arial" w:cs="Arial"/>
        </w:rPr>
        <w:fldChar w:fldCharType="separate"/>
      </w:r>
      <w:r w:rsidR="00560E1E" w:rsidRPr="008F4E9B">
        <w:rPr>
          <w:rFonts w:ascii="Arial" w:hAnsi="Arial" w:cs="Arial"/>
          <w:noProof/>
          <w:vertAlign w:val="superscript"/>
        </w:rPr>
        <w:t>23</w:t>
      </w:r>
      <w:r w:rsidR="00B00B14" w:rsidRPr="008F4E9B">
        <w:rPr>
          <w:rFonts w:ascii="Arial" w:hAnsi="Arial" w:cs="Arial"/>
        </w:rPr>
        <w:fldChar w:fldCharType="end"/>
      </w:r>
      <w:r w:rsidR="00B00B14" w:rsidRPr="008F4E9B">
        <w:rPr>
          <w:rFonts w:ascii="Arial" w:hAnsi="Arial" w:cs="Arial"/>
        </w:rPr>
        <w:t>.</w:t>
      </w:r>
      <w:r w:rsidR="00FE2966" w:rsidRPr="00AA3DD8">
        <w:rPr>
          <w:rFonts w:ascii="Arial" w:hAnsi="Arial" w:cs="Arial"/>
        </w:rPr>
        <w:t xml:space="preserve"> The difference in receipt of </w:t>
      </w:r>
      <w:r w:rsidR="0014314A">
        <w:rPr>
          <w:rFonts w:ascii="Arial" w:hAnsi="Arial" w:cs="Arial"/>
        </w:rPr>
        <w:t>home health care</w:t>
      </w:r>
      <w:r w:rsidR="00FE2966" w:rsidRPr="00AA3DD8">
        <w:rPr>
          <w:rFonts w:ascii="Arial" w:hAnsi="Arial" w:cs="Arial"/>
        </w:rPr>
        <w:t xml:space="preserve"> between male and female cancer survivors </w:t>
      </w:r>
      <w:r w:rsidR="00727FEC">
        <w:rPr>
          <w:rFonts w:ascii="Arial" w:hAnsi="Arial" w:cs="Arial"/>
        </w:rPr>
        <w:t xml:space="preserve">were most striking for individuals of </w:t>
      </w:r>
      <w:r w:rsidR="00FE2966" w:rsidRPr="00AA3DD8">
        <w:rPr>
          <w:rFonts w:ascii="Arial" w:hAnsi="Arial" w:cs="Arial"/>
        </w:rPr>
        <w:t xml:space="preserve">Hispanic </w:t>
      </w:r>
      <w:r w:rsidR="00727FEC">
        <w:rPr>
          <w:rFonts w:ascii="Arial" w:hAnsi="Arial" w:cs="Arial"/>
        </w:rPr>
        <w:t>origin and might</w:t>
      </w:r>
      <w:r w:rsidR="00FE2966" w:rsidRPr="00AA3DD8">
        <w:rPr>
          <w:rFonts w:ascii="Arial" w:hAnsi="Arial" w:cs="Arial"/>
        </w:rPr>
        <w:t xml:space="preserve"> partly</w:t>
      </w:r>
      <w:r w:rsidR="00727FEC">
        <w:rPr>
          <w:rFonts w:ascii="Arial" w:hAnsi="Arial" w:cs="Arial"/>
        </w:rPr>
        <w:t xml:space="preserve"> be due to </w:t>
      </w:r>
      <w:r w:rsidR="00FE2966" w:rsidRPr="00AA3DD8">
        <w:rPr>
          <w:rFonts w:ascii="Arial" w:hAnsi="Arial" w:cs="Arial"/>
        </w:rPr>
        <w:t>underreporting</w:t>
      </w:r>
      <w:r w:rsidR="00727FEC">
        <w:rPr>
          <w:rFonts w:ascii="Arial" w:hAnsi="Arial" w:cs="Arial"/>
        </w:rPr>
        <w:t xml:space="preserve"> of informal care </w:t>
      </w:r>
      <w:r w:rsidR="00FF2BA0">
        <w:rPr>
          <w:rFonts w:ascii="Arial" w:hAnsi="Arial" w:cs="Arial"/>
        </w:rPr>
        <w:t>which is often given by female care givers</w:t>
      </w:r>
      <w:r w:rsidR="00FF2BA0">
        <w:rPr>
          <w:rFonts w:ascii="Arial" w:hAnsi="Arial" w:cs="Arial"/>
        </w:rPr>
        <w:fldChar w:fldCharType="begin"/>
      </w:r>
      <w:r w:rsidR="00560E1E">
        <w:rPr>
          <w:rFonts w:ascii="Arial" w:hAnsi="Arial" w:cs="Arial"/>
        </w:rPr>
        <w:instrText xml:space="preserve"> ADDIN EN.CITE &lt;EndNote&gt;&lt;Cite&gt;&lt;Author&gt;Hsu&lt;/Author&gt;&lt;Year&gt;2014&lt;/Year&gt;&lt;RecNum&gt;546&lt;/RecNum&gt;&lt;DisplayText&gt;&lt;style face="superscript"&gt;24&lt;/style&gt;&lt;/DisplayText&gt;&lt;record&gt;&lt;rec-number&gt;546&lt;/rec-number&gt;&lt;foreign-keys&gt;&lt;key app="EN" db-id="taexf0x20xpt2mewadwvw9sqw2dzvwzex2dw" timestamp="1714514788" guid="518b8210-3065-4d6b-b5da-2b64bb7c60a5"&gt;546&lt;/key&gt;&lt;/foreign-keys&gt;&lt;ref-type name="Journal Article"&gt;17&lt;/ref-type&gt;&lt;contributors&gt;&lt;authors&gt;&lt;author&gt;Hsu, Tina&lt;/author&gt;&lt;author&gt;Loscalzo, Matthew&lt;/author&gt;&lt;author&gt;Ramani, Rupal&lt;/author&gt;&lt;author&gt;Forman, Stephen&lt;/author&gt;&lt;author&gt;Popplewell, Leslie&lt;/author&gt;&lt;author&gt;Clark, Karen&lt;/author&gt;&lt;author&gt;Katheria, Vani&lt;/author&gt;&lt;author&gt;Feng, Tao&lt;/author&gt;&lt;author&gt;Strowbridge, Rex&lt;/author&gt;&lt;author&gt;Rinehart, Redmond&lt;/author&gt;&lt;author&gt;Smith, Dan&lt;/author&gt;&lt;author&gt;Matthews, Keith&lt;/author&gt;&lt;author&gt;Dillehunt, Jeff&lt;/author&gt;&lt;author&gt;Hurria, Arti&lt;/author&gt;&lt;/authors&gt;&lt;/contributors&gt;&lt;titles&gt;&lt;title&gt;Factors associated with high burden in caregivers of older adults with cancer&lt;/title&gt;&lt;secondary-title&gt;Cancer&lt;/secondary-title&gt;&lt;/titles&gt;&lt;periodical&gt;&lt;full-title&gt;Cancer&lt;/full-title&gt;&lt;/periodical&gt;&lt;pages&gt;2927-2935&lt;/pages&gt;&lt;volume&gt;120&lt;/volume&gt;&lt;number&gt;18&lt;/number&gt;&lt;keywords&gt;&lt;keyword&gt;aged&lt;/keyword&gt;&lt;keyword&gt;caregivers&lt;/keyword&gt;&lt;keyword&gt;neoplasms&lt;/keyword&gt;&lt;keyword&gt;prospective studies&lt;/keyword&gt;&lt;keyword&gt;stress&lt;/keyword&gt;&lt;keyword&gt;psychological&lt;/keyword&gt;&lt;/keywords&gt;&lt;dates&gt;&lt;year&gt;2014&lt;/year&gt;&lt;pub-dates&gt;&lt;date&gt;2014/09/15&lt;/date&gt;&lt;/pub-dates&gt;&lt;/dates&gt;&lt;publisher&gt;John Wiley &amp;amp; Sons, Ltd&lt;/publisher&gt;&lt;isbn&gt;0008-543X&lt;/isbn&gt;&lt;urls&gt;&lt;related-urls&gt;&lt;url&gt;https://doi.org/10.1002/cncr.28765&lt;/url&gt;&lt;/related-urls&gt;&lt;/urls&gt;&lt;electronic-resource-num&gt;https://doi.org/10.1002/cncr.28765&lt;/electronic-resource-num&gt;&lt;access-date&gt;2024/04/30&lt;/access-date&gt;&lt;/record&gt;&lt;/Cite&gt;&lt;/EndNote&gt;</w:instrText>
      </w:r>
      <w:r w:rsidR="00FF2BA0">
        <w:rPr>
          <w:rFonts w:ascii="Arial" w:hAnsi="Arial" w:cs="Arial"/>
        </w:rPr>
        <w:fldChar w:fldCharType="separate"/>
      </w:r>
      <w:r w:rsidR="00560E1E" w:rsidRPr="00560E1E">
        <w:rPr>
          <w:rFonts w:ascii="Arial" w:hAnsi="Arial" w:cs="Arial"/>
          <w:noProof/>
          <w:vertAlign w:val="superscript"/>
        </w:rPr>
        <w:t>24</w:t>
      </w:r>
      <w:r w:rsidR="00FF2BA0">
        <w:rPr>
          <w:rFonts w:ascii="Arial" w:hAnsi="Arial" w:cs="Arial"/>
        </w:rPr>
        <w:fldChar w:fldCharType="end"/>
      </w:r>
      <w:r w:rsidR="00A17B24">
        <w:rPr>
          <w:rFonts w:ascii="Arial" w:hAnsi="Arial" w:cs="Arial"/>
        </w:rPr>
        <w:t>.</w:t>
      </w:r>
      <w:r w:rsidR="00100FAA">
        <w:rPr>
          <w:rFonts w:ascii="Arial" w:hAnsi="Arial" w:cs="Arial"/>
        </w:rPr>
        <w:t xml:space="preserve"> </w:t>
      </w:r>
      <w:r w:rsidR="00727FEC">
        <w:rPr>
          <w:rFonts w:ascii="Arial" w:hAnsi="Arial" w:cs="Arial"/>
        </w:rPr>
        <w:t>Despite our</w:t>
      </w:r>
      <w:r w:rsidR="00A17B24">
        <w:rPr>
          <w:rFonts w:ascii="Arial" w:hAnsi="Arial" w:cs="Arial"/>
        </w:rPr>
        <w:t xml:space="preserve"> likely</w:t>
      </w:r>
      <w:r w:rsidR="00727FEC">
        <w:rPr>
          <w:rFonts w:ascii="Arial" w:hAnsi="Arial" w:cs="Arial"/>
        </w:rPr>
        <w:t xml:space="preserve"> incomplete capture of </w:t>
      </w:r>
      <w:r w:rsidR="0014314A">
        <w:rPr>
          <w:rFonts w:ascii="Arial" w:hAnsi="Arial" w:cs="Arial"/>
        </w:rPr>
        <w:t>home health care</w:t>
      </w:r>
      <w:r w:rsidR="00727FEC">
        <w:rPr>
          <w:rFonts w:ascii="Arial" w:hAnsi="Arial" w:cs="Arial"/>
        </w:rPr>
        <w:t xml:space="preserve"> eligible cancer survivors, less than half of them were able to receive </w:t>
      </w:r>
      <w:r w:rsidR="0014314A">
        <w:rPr>
          <w:rFonts w:ascii="Arial" w:hAnsi="Arial" w:cs="Arial"/>
        </w:rPr>
        <w:t>home health care</w:t>
      </w:r>
      <w:r w:rsidR="00727FEC">
        <w:rPr>
          <w:rFonts w:ascii="Arial" w:hAnsi="Arial" w:cs="Arial"/>
        </w:rPr>
        <w:t xml:space="preserve"> of any kind. </w:t>
      </w:r>
      <w:r w:rsidR="00A8162F">
        <w:rPr>
          <w:rFonts w:ascii="Arial" w:hAnsi="Arial" w:cs="Arial"/>
        </w:rPr>
        <w:t>This raises concerns in</w:t>
      </w:r>
      <w:r w:rsidR="00A17B24">
        <w:rPr>
          <w:rFonts w:ascii="Arial" w:hAnsi="Arial" w:cs="Arial"/>
        </w:rPr>
        <w:t xml:space="preserve"> the</w:t>
      </w:r>
      <w:r w:rsidR="00A8162F">
        <w:rPr>
          <w:rFonts w:ascii="Arial" w:hAnsi="Arial" w:cs="Arial"/>
        </w:rPr>
        <w:t xml:space="preserve"> light of epidemiologic data of an aging </w:t>
      </w:r>
      <w:r w:rsidR="00A17B24">
        <w:rPr>
          <w:rFonts w:ascii="Arial" w:hAnsi="Arial" w:cs="Arial"/>
        </w:rPr>
        <w:t>cancer survivorship population.</w:t>
      </w:r>
      <w:r w:rsidR="00A8162F">
        <w:rPr>
          <w:rFonts w:ascii="Arial" w:hAnsi="Arial" w:cs="Arial"/>
        </w:rPr>
        <w:t xml:space="preserve"> with a greater incidence of cancer</w:t>
      </w:r>
      <w:r w:rsidR="00F50834">
        <w:rPr>
          <w:rFonts w:ascii="Arial" w:hAnsi="Arial" w:cs="Arial"/>
        </w:rPr>
        <w:t>.</w:t>
      </w:r>
      <w:r w:rsidR="00D71036">
        <w:rPr>
          <w:rFonts w:ascii="Arial" w:hAnsi="Arial" w:cs="Arial"/>
        </w:rPr>
        <w:t xml:space="preserve"> </w:t>
      </w:r>
      <w:r w:rsidR="00F50834">
        <w:rPr>
          <w:rFonts w:ascii="Arial" w:hAnsi="Arial" w:cs="Arial"/>
        </w:rPr>
        <w:t xml:space="preserve">Further studies </w:t>
      </w:r>
      <w:r w:rsidR="00A323B7">
        <w:rPr>
          <w:rFonts w:ascii="Arial" w:hAnsi="Arial" w:cs="Arial"/>
        </w:rPr>
        <w:t>must</w:t>
      </w:r>
      <w:r w:rsidR="00F50834">
        <w:rPr>
          <w:rFonts w:ascii="Arial" w:hAnsi="Arial" w:cs="Arial"/>
        </w:rPr>
        <w:t xml:space="preserve"> clarify if this underutilization is due to lower demand or rather due to non-approval or reimbursement from their respective insurances</w:t>
      </w:r>
      <w:r w:rsidR="00716281">
        <w:rPr>
          <w:rFonts w:ascii="Arial" w:hAnsi="Arial" w:cs="Arial"/>
        </w:rPr>
        <w:fldChar w:fldCharType="begin"/>
      </w:r>
      <w:r w:rsidR="00260821">
        <w:rPr>
          <w:rFonts w:ascii="Arial" w:hAnsi="Arial" w:cs="Arial"/>
        </w:rPr>
        <w:instrText xml:space="preserve"> ADDIN EN.CITE &lt;EndNote&gt;&lt;Cite&gt;&lt;Author&gt;Skopec&lt;/Author&gt;&lt;Year&gt;2020&lt;/Year&gt;&lt;RecNum&gt;524&lt;/RecNum&gt;&lt;DisplayText&gt;&lt;style face="superscript"&gt;25&lt;/style&gt;&lt;/DisplayText&gt;&lt;record&gt;&lt;rec-number&gt;524&lt;/rec-number&gt;&lt;foreign-keys&gt;&lt;key app="EN" db-id="taexf0x20xpt2mewadwvw9sqw2dzvwzex2dw" timestamp="1710189766" guid="7f600016-6729-40bf-8b19-811ca5ba9d70"&gt;524&lt;/key&gt;&lt;/foreign-keys&gt;&lt;ref-type name="Journal Article"&gt;17&lt;/ref-type&gt;&lt;contributors&gt;&lt;authors&gt;&lt;author&gt;Skopec, L.&lt;/author&gt;&lt;author&gt;Zuckerman, S.&lt;/author&gt;&lt;author&gt;Aarons, J.&lt;/author&gt;&lt;author&gt;Wissoker, D.&lt;/author&gt;&lt;author&gt;Huckfeldt, P. J.&lt;/author&gt;&lt;author&gt;Feder, J.&lt;/author&gt;&lt;author&gt;Berenson, R. A.&lt;/author&gt;&lt;author&gt;Dey, J.&lt;/author&gt;&lt;author&gt;Oliveira, I.&lt;/author&gt;&lt;/authors&gt;&lt;/contributors&gt;&lt;titles&gt;&lt;title&gt;Home health use in medicare advantage compared to use in traditional medicare&lt;/title&gt;&lt;secondary-title&gt;Health Affairs&lt;/secondary-title&gt;&lt;/titles&gt;&lt;periodical&gt;&lt;full-title&gt;Health Affairs&lt;/full-title&gt;&lt;/periodical&gt;&lt;pages&gt;1072-1079&lt;/pages&gt;&lt;volume&gt;39&lt;/volume&gt;&lt;number&gt;6&lt;/number&gt;&lt;dates&gt;&lt;year&gt;2020&lt;/year&gt;&lt;/dates&gt;&lt;work-type&gt;Article&lt;/work-type&gt;&lt;urls&gt;&lt;related-urls&gt;&lt;url&gt;https://www.scopus.com/inward/record.uri?eid=2-s2.0-85085854383&amp;amp;doi=10.1377%2fhlthaff.2019.01091&amp;amp;partnerID=40&amp;amp;md5=cbdc11eb5995896eb1a3bf8b72bbdfa3&lt;/url&gt;&lt;/related-urls&gt;&lt;/urls&gt;&lt;electronic-resource-num&gt;10.1377/hlthaff.2019.01091&lt;/electronic-resource-num&gt;&lt;remote-database-name&gt;Scopus&lt;/remote-database-name&gt;&lt;/record&gt;&lt;/Cite&gt;&lt;/EndNote&gt;</w:instrText>
      </w:r>
      <w:r w:rsidR="00716281">
        <w:rPr>
          <w:rFonts w:ascii="Arial" w:hAnsi="Arial" w:cs="Arial"/>
        </w:rPr>
        <w:fldChar w:fldCharType="separate"/>
      </w:r>
      <w:r w:rsidR="00260821" w:rsidRPr="00260821">
        <w:rPr>
          <w:rFonts w:ascii="Arial" w:hAnsi="Arial" w:cs="Arial"/>
          <w:noProof/>
          <w:vertAlign w:val="superscript"/>
        </w:rPr>
        <w:t>25</w:t>
      </w:r>
      <w:r w:rsidR="00716281">
        <w:rPr>
          <w:rFonts w:ascii="Arial" w:hAnsi="Arial" w:cs="Arial"/>
        </w:rPr>
        <w:fldChar w:fldCharType="end"/>
      </w:r>
      <w:r w:rsidR="00F50834">
        <w:rPr>
          <w:rFonts w:ascii="Arial" w:hAnsi="Arial" w:cs="Arial"/>
        </w:rPr>
        <w:t>.</w:t>
      </w:r>
      <w:r w:rsidR="00AB4153">
        <w:rPr>
          <w:rFonts w:ascii="Arial" w:hAnsi="Arial" w:cs="Arial"/>
        </w:rPr>
        <w:t xml:space="preserve"> The high out of pocket expenditure noted in our study for home health care received from self-employed individuals compared to agencies does question insurance coverage for such services.</w:t>
      </w:r>
      <w:r w:rsidR="00E7108F">
        <w:rPr>
          <w:rFonts w:ascii="Arial" w:hAnsi="Arial" w:cs="Arial"/>
        </w:rPr>
        <w:t xml:space="preserve"> It is also unclear if these numbers mirror a lack of formal training on this topic among oncologists</w:t>
      </w:r>
      <w:r w:rsidR="00AA3EE1">
        <w:rPr>
          <w:rFonts w:ascii="Arial" w:hAnsi="Arial" w:cs="Arial"/>
        </w:rPr>
        <w:t xml:space="preserve"> leading to lower referrals</w:t>
      </w:r>
      <w:r w:rsidR="00E7108F">
        <w:rPr>
          <w:rFonts w:ascii="Arial" w:hAnsi="Arial" w:cs="Arial"/>
        </w:rPr>
        <w:t xml:space="preserve">, or </w:t>
      </w:r>
      <w:r w:rsidR="006C028E">
        <w:rPr>
          <w:rFonts w:ascii="Arial" w:hAnsi="Arial" w:cs="Arial"/>
        </w:rPr>
        <w:t>lack of</w:t>
      </w:r>
      <w:r w:rsidR="00E7108F">
        <w:rPr>
          <w:rFonts w:ascii="Arial" w:hAnsi="Arial" w:cs="Arial"/>
        </w:rPr>
        <w:t xml:space="preserve"> planning ahead</w:t>
      </w:r>
      <w:r w:rsidR="006C028E">
        <w:rPr>
          <w:rFonts w:ascii="Arial" w:hAnsi="Arial" w:cs="Arial"/>
        </w:rPr>
        <w:t xml:space="preserve"> given the complexity involved in navigating home health care in the US</w:t>
      </w:r>
      <w:r w:rsidR="006C028E">
        <w:rPr>
          <w:rFonts w:ascii="Arial" w:hAnsi="Arial" w:cs="Arial"/>
        </w:rPr>
        <w:fldChar w:fldCharType="begin">
          <w:fldData xml:space="preserve">PEVuZE5vdGU+PENpdGU+PEF1dGhvcj5TdGVybGluZzwvQXV0aG9yPjxZZWFyPjIwMjM8L1llYXI+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</w:fldData>
        </w:fldChar>
      </w:r>
      <w:r w:rsidR="00260821">
        <w:rPr>
          <w:rFonts w:ascii="Arial" w:hAnsi="Arial" w:cs="Arial"/>
        </w:rPr>
        <w:instrText xml:space="preserve"> ADDIN EN.CITE </w:instrText>
      </w:r>
      <w:r w:rsidR="00260821">
        <w:rPr>
          <w:rFonts w:ascii="Arial" w:hAnsi="Arial" w:cs="Arial"/>
        </w:rPr>
        <w:fldChar w:fldCharType="begin">
          <w:fldData xml:space="preserve">PEVuZE5vdGU+PENpdGU+PEF1dGhvcj5TdGVybGluZzwvQXV0aG9yPjxZZWFyPjIwMjM8L1llYXI+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</w:fldData>
        </w:fldChar>
      </w:r>
      <w:r w:rsidR="00260821">
        <w:rPr>
          <w:rFonts w:ascii="Arial" w:hAnsi="Arial" w:cs="Arial"/>
        </w:rPr>
        <w:instrText xml:space="preserve"> ADDIN EN.CITE.DATA </w:instrText>
      </w:r>
      <w:r w:rsidR="00260821">
        <w:rPr>
          <w:rFonts w:ascii="Arial" w:hAnsi="Arial" w:cs="Arial"/>
        </w:rPr>
      </w:r>
      <w:r w:rsidR="00260821">
        <w:rPr>
          <w:rFonts w:ascii="Arial" w:hAnsi="Arial" w:cs="Arial"/>
        </w:rPr>
        <w:fldChar w:fldCharType="end"/>
      </w:r>
      <w:r w:rsidR="006C028E">
        <w:rPr>
          <w:rFonts w:ascii="Arial" w:hAnsi="Arial" w:cs="Arial"/>
        </w:rPr>
      </w:r>
      <w:r w:rsidR="006C028E">
        <w:rPr>
          <w:rFonts w:ascii="Arial" w:hAnsi="Arial" w:cs="Arial"/>
        </w:rPr>
        <w:fldChar w:fldCharType="separate"/>
      </w:r>
      <w:r w:rsidR="00260821" w:rsidRPr="00260821">
        <w:rPr>
          <w:rFonts w:ascii="Arial" w:hAnsi="Arial" w:cs="Arial"/>
          <w:noProof/>
          <w:vertAlign w:val="superscript"/>
        </w:rPr>
        <w:t>26</w:t>
      </w:r>
      <w:r w:rsidR="006C028E">
        <w:rPr>
          <w:rFonts w:ascii="Arial" w:hAnsi="Arial" w:cs="Arial"/>
        </w:rPr>
        <w:fldChar w:fldCharType="end"/>
      </w:r>
      <w:r w:rsidR="006C028E">
        <w:rPr>
          <w:rFonts w:ascii="Arial" w:hAnsi="Arial" w:cs="Arial"/>
        </w:rPr>
        <w:t xml:space="preserve">. </w:t>
      </w:r>
      <w:r w:rsidR="00E7108F">
        <w:rPr>
          <w:rFonts w:ascii="Arial" w:hAnsi="Arial" w:cs="Arial"/>
        </w:rPr>
        <w:t xml:space="preserve"> </w:t>
      </w:r>
    </w:p>
    <w:p w14:paraId="30CEB928" w14:textId="57F0CE9C" w:rsidR="007D2BAC" w:rsidRDefault="00CC0F0A" w:rsidP="007D2BAC">
      <w:pPr>
        <w:spacing w:line="480" w:lineRule="auto"/>
        <w:ind w:firstLine="720"/>
        <w:rPr>
          <w:rFonts w:ascii="Arial" w:hAnsi="Arial" w:cs="Arial"/>
        </w:rPr>
      </w:pPr>
      <w:r w:rsidRPr="00AA3DD8">
        <w:rPr>
          <w:rFonts w:ascii="Arial" w:hAnsi="Arial" w:cs="Arial"/>
        </w:rPr>
        <w:t xml:space="preserve">The number of cancer survivors is expected to </w:t>
      </w:r>
      <w:r w:rsidR="00A323B7">
        <w:rPr>
          <w:rFonts w:ascii="Arial" w:hAnsi="Arial" w:cs="Arial"/>
        </w:rPr>
        <w:t xml:space="preserve">significantly </w:t>
      </w:r>
      <w:r w:rsidRPr="00AA3DD8">
        <w:rPr>
          <w:rFonts w:ascii="Arial" w:hAnsi="Arial" w:cs="Arial"/>
        </w:rPr>
        <w:t xml:space="preserve">increase over the next few years owing to </w:t>
      </w:r>
      <w:r w:rsidR="00183E4D" w:rsidRPr="00AA3DD8">
        <w:rPr>
          <w:rFonts w:ascii="Arial" w:hAnsi="Arial" w:cs="Arial"/>
        </w:rPr>
        <w:t>the right shift in population hierarchy and advancements in cancer care.</w:t>
      </w:r>
      <w:r w:rsidR="00D77EAD">
        <w:rPr>
          <w:rFonts w:ascii="Arial" w:hAnsi="Arial" w:cs="Arial"/>
        </w:rPr>
        <w:t xml:space="preserve"> A recent national survey found that nearly 80% of </w:t>
      </w:r>
      <w:r w:rsidR="00A775BF">
        <w:rPr>
          <w:rFonts w:ascii="Arial" w:hAnsi="Arial" w:cs="Arial"/>
        </w:rPr>
        <w:t>Americans</w:t>
      </w:r>
      <w:r w:rsidR="00D77EAD">
        <w:rPr>
          <w:rFonts w:ascii="Arial" w:hAnsi="Arial" w:cs="Arial"/>
        </w:rPr>
        <w:t xml:space="preserve"> </w:t>
      </w:r>
      <w:r w:rsidR="00A775BF">
        <w:rPr>
          <w:rFonts w:ascii="Arial" w:hAnsi="Arial" w:cs="Arial"/>
        </w:rPr>
        <w:t xml:space="preserve">older than 50 desire to stay in their current </w:t>
      </w:r>
      <w:r w:rsidR="00A775BF">
        <w:rPr>
          <w:rFonts w:ascii="Arial" w:hAnsi="Arial" w:cs="Arial"/>
        </w:rPr>
        <w:lastRenderedPageBreak/>
        <w:t>residence as they grow older</w:t>
      </w:r>
      <w:r w:rsidR="00A775BF">
        <w:rPr>
          <w:rFonts w:ascii="Arial" w:hAnsi="Arial" w:cs="Arial"/>
        </w:rPr>
        <w:fldChar w:fldCharType="begin"/>
      </w:r>
      <w:r w:rsidR="00260821">
        <w:rPr>
          <w:rFonts w:ascii="Arial" w:hAnsi="Arial" w:cs="Arial"/>
        </w:rPr>
        <w:instrText xml:space="preserve"> ADDIN EN.CITE &lt;EndNote&gt;&lt;Cite&gt;&lt;Author&gt;Binette&lt;/Author&gt;&lt;Year&gt;2021&lt;/Year&gt;&lt;RecNum&gt;547&lt;/RecNum&gt;&lt;DisplayText&gt;&lt;style face="superscript"&gt;27&lt;/style&gt;&lt;/DisplayText&gt;&lt;record&gt;&lt;rec-number&gt;547&lt;/rec-number&gt;&lt;foreign-keys&gt;&lt;key app="EN" db-id="taexf0x20xpt2mewadwvw9sqw2dzvwzex2dw" timestamp="1714535605" guid="8965d0fb-ffdd-4bd4-ae73-04a0dd2e16a2"&gt;547&lt;/key&gt;&lt;/foreign-keys&gt;&lt;ref-type name="Journal Article"&gt;17&lt;/ref-type&gt;&lt;contributors&gt;&lt;authors&gt;&lt;author&gt;Binette, Joanne, and Fanni Farago&lt;/author&gt;&lt;/authors&gt;&lt;/contributors&gt;&lt;titles&gt;&lt;title&gt;Home and Community Preference Survey: A National Survey of Adults Age 18-Plus&lt;/title&gt;&lt;secondary-title&gt;AARP Research, November 2021&lt;/secondary-title&gt;&lt;/titles&gt;&lt;periodical&gt;&lt;full-title&gt;AARP Research, November 2021&lt;/full-title&gt;&lt;/periodical&gt;&lt;dates&gt;&lt;year&gt;2021&lt;/year&gt;&lt;/dates&gt;&lt;urls&gt;&lt;/urls&gt;&lt;electronic-resource-num&gt;https://doi.org/10.26419/res.00479.001&lt;/electronic-resource-num&gt;&lt;/record&gt;&lt;/Cite&gt;&lt;/EndNote&gt;</w:instrText>
      </w:r>
      <w:r w:rsidR="00A775BF">
        <w:rPr>
          <w:rFonts w:ascii="Arial" w:hAnsi="Arial" w:cs="Arial"/>
        </w:rPr>
        <w:fldChar w:fldCharType="separate"/>
      </w:r>
      <w:r w:rsidR="00260821" w:rsidRPr="00260821">
        <w:rPr>
          <w:rFonts w:ascii="Arial" w:hAnsi="Arial" w:cs="Arial"/>
          <w:noProof/>
          <w:vertAlign w:val="superscript"/>
        </w:rPr>
        <w:t>27</w:t>
      </w:r>
      <w:r w:rsidR="00A775BF">
        <w:rPr>
          <w:rFonts w:ascii="Arial" w:hAnsi="Arial" w:cs="Arial"/>
        </w:rPr>
        <w:fldChar w:fldCharType="end"/>
      </w:r>
      <w:r w:rsidR="00A775BF">
        <w:rPr>
          <w:rFonts w:ascii="Arial" w:hAnsi="Arial" w:cs="Arial"/>
        </w:rPr>
        <w:t>.</w:t>
      </w:r>
      <w:r w:rsidR="00183E4D" w:rsidRPr="00AA3DD8">
        <w:rPr>
          <w:rFonts w:ascii="Arial" w:hAnsi="Arial" w:cs="Arial"/>
        </w:rPr>
        <w:t xml:space="preserve"> </w:t>
      </w:r>
      <w:r w:rsidR="00D77EAD">
        <w:rPr>
          <w:rFonts w:ascii="Arial" w:hAnsi="Arial" w:cs="Arial"/>
        </w:rPr>
        <w:t>Newer health care policies like the Cancer Moonshot</w:t>
      </w:r>
      <w:r w:rsidR="00D77EAD">
        <w:rPr>
          <w:rFonts w:ascii="Arial" w:hAnsi="Arial" w:cs="Arial"/>
        </w:rPr>
        <w:fldChar w:fldCharType="begin"/>
      </w:r>
      <w:r w:rsidR="00260821">
        <w:rPr>
          <w:rFonts w:ascii="Arial" w:hAnsi="Arial" w:cs="Arial"/>
        </w:rPr>
        <w:instrText xml:space="preserve"> ADDIN EN.CITE &lt;EndNote&gt;&lt;Cite&gt;&lt;Author&gt;Shiels&lt;/Author&gt;&lt;Year&gt;2023&lt;/Year&gt;&lt;RecNum&gt;519&lt;/RecNum&gt;&lt;DisplayText&gt;&lt;style face="superscript"&gt;28&lt;/style&gt;&lt;/DisplayText&gt;&lt;record&gt;&lt;rec-number&gt;519&lt;/rec-number&gt;&lt;foreign-keys&gt;&lt;key app="EN" db-id="taexf0x20xpt2mewadwvw9sqw2dzvwzex2dw" timestamp="1708760997" guid="edfd7c26-893b-4ca1-9a9f-f4db1761410f"&gt;519&lt;/key&gt;&lt;/foreign-keys&gt;&lt;ref-type name="Journal Article"&gt;17&lt;/ref-type&gt;&lt;contributors&gt;&lt;authors&gt;&lt;author&gt;Shiels, Meredith S.&lt;/author&gt;&lt;author&gt;Lipkowitz, Stanley&lt;/author&gt;&lt;author&gt;Campos, Nicole G.&lt;/author&gt;&lt;author&gt;Schiffman, Mark&lt;/author&gt;&lt;author&gt;Schiller, John T.&lt;/author&gt;&lt;author&gt;Freedman, Neal D.&lt;/author&gt;&lt;author&gt;Berrington de González, Amy&lt;/author&gt;&lt;/authors&gt;&lt;/contributors&gt;&lt;titles&gt;&lt;title&gt;Opportunities for Achieving the Cancer Moonshot Goal of a 50% Reduction in Cancer Mortality by 2047&lt;/title&gt;&lt;secondary-title&gt;Cancer Discovery&lt;/secondary-title&gt;&lt;/titles&gt;&lt;periodical&gt;&lt;full-title&gt;Cancer Discovery&lt;/full-title&gt;&lt;/periodical&gt;&lt;pages&gt;1084-1099&lt;/pages&gt;&lt;volume&gt;13&lt;/volume&gt;&lt;number&gt;5&lt;/number&gt;&lt;dates&gt;&lt;year&gt;2023&lt;/year&gt;&lt;/dates&gt;&lt;isbn&gt;2159-8274&lt;/isbn&gt;&lt;urls&gt;&lt;related-urls&gt;&lt;url&gt;https://doi.org/10.1158/2159-8290.CD-23-0208&lt;/url&gt;&lt;url&gt;https://www.ncbi.nlm.nih.gov/pmc/articles/PMC10164123/pdf/nihms-1884883.pdf&lt;/url&gt;&lt;/related-urls&gt;&lt;/urls&gt;&lt;electronic-resource-num&gt;10.1158/2159-8290.CD-23-0208&lt;/electronic-resource-num&gt;&lt;access-date&gt;2/24/2024&lt;/access-date&gt;&lt;/record&gt;&lt;/Cite&gt;&lt;/EndNote&gt;</w:instrText>
      </w:r>
      <w:r w:rsidR="00D77EAD">
        <w:rPr>
          <w:rFonts w:ascii="Arial" w:hAnsi="Arial" w:cs="Arial"/>
        </w:rPr>
        <w:fldChar w:fldCharType="separate"/>
      </w:r>
      <w:r w:rsidR="00260821" w:rsidRPr="00260821">
        <w:rPr>
          <w:rFonts w:ascii="Arial" w:hAnsi="Arial" w:cs="Arial"/>
          <w:noProof/>
          <w:vertAlign w:val="superscript"/>
        </w:rPr>
        <w:t>28</w:t>
      </w:r>
      <w:r w:rsidR="00D77EAD">
        <w:rPr>
          <w:rFonts w:ascii="Arial" w:hAnsi="Arial" w:cs="Arial"/>
        </w:rPr>
        <w:fldChar w:fldCharType="end"/>
      </w:r>
      <w:r w:rsidR="00D77EAD">
        <w:rPr>
          <w:rFonts w:ascii="Arial" w:hAnsi="Arial" w:cs="Arial"/>
        </w:rPr>
        <w:t xml:space="preserve"> has focused on d</w:t>
      </w:r>
      <w:r w:rsidR="00183E4D" w:rsidRPr="00AA3DD8">
        <w:rPr>
          <w:rFonts w:ascii="Arial" w:hAnsi="Arial" w:cs="Arial"/>
        </w:rPr>
        <w:t>elivering high quality</w:t>
      </w:r>
      <w:r w:rsidR="00716281">
        <w:rPr>
          <w:rFonts w:ascii="Arial" w:hAnsi="Arial" w:cs="Arial"/>
        </w:rPr>
        <w:t xml:space="preserve"> cancer</w:t>
      </w:r>
      <w:r w:rsidR="00183E4D" w:rsidRPr="00AA3DD8">
        <w:rPr>
          <w:rFonts w:ascii="Arial" w:hAnsi="Arial" w:cs="Arial"/>
        </w:rPr>
        <w:t xml:space="preserve"> care w</w:t>
      </w:r>
      <w:r w:rsidR="00A775BF">
        <w:rPr>
          <w:rFonts w:ascii="Arial" w:hAnsi="Arial" w:cs="Arial"/>
        </w:rPr>
        <w:t xml:space="preserve">hile policies like the American rescue plan </w:t>
      </w:r>
      <w:r w:rsidR="00C210D1">
        <w:rPr>
          <w:rFonts w:ascii="Arial" w:hAnsi="Arial" w:cs="Arial"/>
        </w:rPr>
        <w:t>allocates $25 billion to help states strengthen their Medicaid home and community based services</w:t>
      </w:r>
      <w:r w:rsidR="00C210D1">
        <w:rPr>
          <w:rFonts w:ascii="Arial" w:hAnsi="Arial" w:cs="Arial"/>
        </w:rPr>
        <w:fldChar w:fldCharType="begin"/>
      </w:r>
      <w:r w:rsidR="00260821">
        <w:rPr>
          <w:rFonts w:ascii="Arial" w:hAnsi="Arial" w:cs="Arial"/>
        </w:rPr>
        <w:instrText xml:space="preserve"> ADDIN EN.CITE &lt;EndNote&gt;&lt;Cite&gt;&lt;Author&gt;(2021-2022)&lt;/Author&gt;&lt;RecNum&gt;548&lt;/RecNum&gt;&lt;DisplayText&gt;&lt;style face="superscript"&gt;17,29&lt;/style&gt;&lt;/DisplayText&gt;&lt;record&gt;&lt;rec-number&gt;548&lt;/rec-number&gt;&lt;foreign-keys&gt;&lt;key app="EN" db-id="taexf0x20xpt2mewadwvw9sqw2dzvwzex2dw" timestamp="1714536585" guid="6c6e860b-00ea-460a-8634-2f5b7bc2dee9"&gt;548&lt;/key&gt;&lt;/foreign-keys&gt;&lt;ref-type name="Journal Article"&gt;17&lt;/ref-type&gt;&lt;contributors&gt;&lt;authors&gt;&lt;author&gt;H.R.1319 - 117th Congress (2021-2022)&lt;/author&gt;&lt;/authors&gt;&lt;/contributors&gt;&lt;titles&gt;&lt;title&gt; American Rescue Plan Act of 2021. (2021, March 11). &lt;/title&gt;&lt;/titles&gt;&lt;dates&gt;&lt;/dates&gt;&lt;urls&gt;&lt;related-urls&gt;&lt;url&gt;https://www.congress.gov/bill/117th-congress/house-bill/1319&lt;/url&gt;&lt;/related-urls&gt;&lt;/urls&gt;&lt;/record&gt;&lt;/Cite&gt;&lt;Cite&gt;&lt;RecNum&gt;527&lt;/RecNum&gt;&lt;record&gt;&lt;rec-number&gt;527&lt;/rec-number&gt;&lt;foreign-keys&gt;&lt;key app="EN" db-id="taexf0x20xpt2mewadwvw9sqw2dzvwzex2dw" timestamp="1710194886" guid="cc278c45-5d60-465b-b0f5-a5d0239d706b"&gt;527&lt;/key&gt;&lt;/foreign-keys&gt;&lt;ref-type name="Web Page"&gt;12&lt;/ref-type&gt;&lt;contributors&gt;&lt;/contributors&gt;&lt;titles&gt;&lt;title&gt;FACT SHEET: The President’s Budget Protects and Increases Access to Quality, Affordable Healthcare&lt;/title&gt;&lt;/titles&gt;&lt;dates&gt;&lt;/dates&gt;&lt;urls&gt;&lt;related-urls&gt;&lt;url&gt;https://www.whitehouse.gov/briefing-room/statements-releases/2024/03/11/fact-sheet-the-presidents-budget-protects-and-increases-access-to-quality-affordable-healthcare/&lt;/url&gt;&lt;/related-urls&gt;&lt;/urls&gt;&lt;/record&gt;&lt;/Cite&gt;&lt;/EndNote&gt;</w:instrText>
      </w:r>
      <w:r w:rsidR="00C210D1">
        <w:rPr>
          <w:rFonts w:ascii="Arial" w:hAnsi="Arial" w:cs="Arial"/>
        </w:rPr>
        <w:fldChar w:fldCharType="separate"/>
      </w:r>
      <w:r w:rsidR="00260821" w:rsidRPr="00260821">
        <w:rPr>
          <w:rFonts w:ascii="Arial" w:hAnsi="Arial" w:cs="Arial"/>
          <w:noProof/>
          <w:vertAlign w:val="superscript"/>
        </w:rPr>
        <w:t>17,29</w:t>
      </w:r>
      <w:r w:rsidR="00C210D1">
        <w:rPr>
          <w:rFonts w:ascii="Arial" w:hAnsi="Arial" w:cs="Arial"/>
        </w:rPr>
        <w:fldChar w:fldCharType="end"/>
      </w:r>
      <w:r w:rsidR="00716281">
        <w:rPr>
          <w:rFonts w:ascii="Arial" w:hAnsi="Arial" w:cs="Arial"/>
        </w:rPr>
        <w:t>. There has also been a focus on ensuring the</w:t>
      </w:r>
      <w:r w:rsidR="00183E4D" w:rsidRPr="00AA3DD8">
        <w:rPr>
          <w:rFonts w:ascii="Arial" w:hAnsi="Arial" w:cs="Arial"/>
        </w:rPr>
        <w:t xml:space="preserve"> wellbeing of the caregivers.</w:t>
      </w:r>
      <w:r w:rsidR="006F688D">
        <w:rPr>
          <w:rFonts w:ascii="Arial" w:hAnsi="Arial" w:cs="Arial"/>
        </w:rPr>
        <w:t xml:space="preserve"> As much as 70% of</w:t>
      </w:r>
      <w:r w:rsidR="00183E4D" w:rsidRPr="00AA3DD8">
        <w:rPr>
          <w:rFonts w:ascii="Arial" w:hAnsi="Arial" w:cs="Arial"/>
        </w:rPr>
        <w:t xml:space="preserve"> </w:t>
      </w:r>
      <w:r w:rsidR="006F688D">
        <w:rPr>
          <w:rFonts w:ascii="Arial" w:hAnsi="Arial" w:cs="Arial"/>
        </w:rPr>
        <w:t>older adults value independence as their first or second priority during cancer treatment</w:t>
      </w:r>
      <w:r w:rsidR="006F688D">
        <w:rPr>
          <w:rFonts w:ascii="Arial" w:hAnsi="Arial" w:cs="Arial"/>
        </w:rPr>
        <w:fldChar w:fldCharType="begin"/>
      </w:r>
      <w:r w:rsidR="00260821">
        <w:rPr>
          <w:rFonts w:ascii="Arial" w:hAnsi="Arial" w:cs="Arial"/>
        </w:rPr>
        <w:instrText xml:space="preserve"> ADDIN EN.CITE &lt;EndNote&gt;&lt;Cite&gt;&lt;Author&gt;Soto-Perez-de-Celis&lt;/Author&gt;&lt;Year&gt;2024&lt;/Year&gt;&lt;RecNum&gt;550&lt;/RecNum&gt;&lt;DisplayText&gt;&lt;style face="superscript"&gt;30&lt;/style&gt;&lt;/DisplayText&gt;&lt;record&gt;&lt;rec-number&gt;550&lt;/rec-number&gt;&lt;foreign-keys&gt;&lt;key app="EN" db-id="taexf0x20xpt2mewadwvw9sqw2dzvwzex2dw" timestamp="1714537771" guid="6a31d854-190f-4c0d-b071-26ccf0eff6ee"&gt;550&lt;/key&gt;&lt;/foreign-keys&gt;&lt;ref-type name="Journal Article"&gt;17&lt;/ref-type&gt;&lt;contributors&gt;&lt;authors&gt;&lt;author&gt;Soto-Perez-de-Celis, Enrique&lt;/author&gt;&lt;author&gt;Dale, William&lt;/author&gt;&lt;author&gt;Katheria, Vani&lt;/author&gt;&lt;author&gt;Kim, Heeyoung&lt;/author&gt;&lt;author&gt;Fakih, Marwan&lt;/author&gt;&lt;author&gt;Chung, Vincent M.&lt;/author&gt;&lt;author&gt;Lim, Dean&lt;/author&gt;&lt;author&gt;Mortimer, Joanne&lt;/author&gt;&lt;author&gt;Cabrera Chien, Leana&lt;/author&gt;&lt;author&gt;Charles, Kemeberly&lt;/author&gt;&lt;author&gt;Roberts, Elsa&lt;/author&gt;&lt;author&gt;Vazquez, Jessica&lt;/author&gt;&lt;author&gt;Moreno, Jeanine&lt;/author&gt;&lt;author&gt;Lee, Ty&lt;/author&gt;&lt;author&gt;Fernandes Dos Santos Hughes, Simone&lt;/author&gt;&lt;author&gt;Sedrak, Mina S.&lt;/author&gt;&lt;author&gt;Sun, Can-Lan&lt;/author&gt;&lt;author&gt;Li, Daneng&lt;/author&gt;&lt;/authors&gt;&lt;/contributors&gt;&lt;titles&gt;&lt;title&gt;Outcome prioritization and preferences among older adults with cancer starting chemotherapy in a randomized clinical trial&lt;/title&gt;&lt;secondary-title&gt;Cancer&lt;/secondary-title&gt;&lt;/titles&gt;&lt;periodical&gt;&lt;full-title&gt;Cancer&lt;/full-title&gt;&lt;/periodical&gt;&lt;volume&gt;n/a&lt;/volume&gt;&lt;number&gt;n/a&lt;/number&gt;&lt;keywords&gt;&lt;keyword&gt;cancer&lt;/keyword&gt;&lt;keyword&gt;chemotherapy&lt;/keyword&gt;&lt;keyword&gt;decision making&lt;/keyword&gt;&lt;keyword&gt;health priorities&lt;/keyword&gt;&lt;keyword&gt;older adults&lt;/keyword&gt;&lt;keyword&gt;patient preference&lt;/keyword&gt;&lt;keyword&gt;shared&lt;/keyword&gt;&lt;keyword&gt;treatment outcome&lt;/keyword&gt;&lt;/keywords&gt;&lt;dates&gt;&lt;year&gt;2024&lt;/year&gt;&lt;pub-dates&gt;&lt;date&gt;2024/04/17&lt;/date&gt;&lt;/pub-dates&gt;&lt;/dates&gt;&lt;publisher&gt;John Wiley &amp;amp; Sons, Ltd&lt;/publisher&gt;&lt;isbn&gt;0008-543X&lt;/isbn&gt;&lt;urls&gt;&lt;related-urls&gt;&lt;url&gt;https://doi.org/10.1002/cncr.35333&lt;/url&gt;&lt;/related-urls&gt;&lt;/urls&gt;&lt;electronic-resource-num&gt;https://doi.org/10.1002/cncr.35333&lt;/electronic-resource-num&gt;&lt;access-date&gt;2024/04/30&lt;/access-date&gt;&lt;/record&gt;&lt;/Cite&gt;&lt;/EndNote&gt;</w:instrText>
      </w:r>
      <w:r w:rsidR="006F688D">
        <w:rPr>
          <w:rFonts w:ascii="Arial" w:hAnsi="Arial" w:cs="Arial"/>
        </w:rPr>
        <w:fldChar w:fldCharType="separate"/>
      </w:r>
      <w:r w:rsidR="00260821" w:rsidRPr="00260821">
        <w:rPr>
          <w:rFonts w:ascii="Arial" w:hAnsi="Arial" w:cs="Arial"/>
          <w:noProof/>
          <w:vertAlign w:val="superscript"/>
        </w:rPr>
        <w:t>30</w:t>
      </w:r>
      <w:r w:rsidR="006F688D">
        <w:rPr>
          <w:rFonts w:ascii="Arial" w:hAnsi="Arial" w:cs="Arial"/>
        </w:rPr>
        <w:fldChar w:fldCharType="end"/>
      </w:r>
      <w:r w:rsidR="006F688D">
        <w:rPr>
          <w:rFonts w:ascii="Arial" w:hAnsi="Arial" w:cs="Arial"/>
        </w:rPr>
        <w:t xml:space="preserve">. </w:t>
      </w:r>
      <w:r w:rsidR="0014314A">
        <w:rPr>
          <w:rFonts w:ascii="Arial" w:hAnsi="Arial" w:cs="Arial"/>
        </w:rPr>
        <w:t>Home health care</w:t>
      </w:r>
      <w:r w:rsidR="00183E4D" w:rsidRPr="00AA3DD8">
        <w:rPr>
          <w:rFonts w:ascii="Arial" w:hAnsi="Arial" w:cs="Arial"/>
        </w:rPr>
        <w:t xml:space="preserve"> is </w:t>
      </w:r>
      <w:r w:rsidR="00716281">
        <w:rPr>
          <w:rFonts w:ascii="Arial" w:hAnsi="Arial" w:cs="Arial"/>
        </w:rPr>
        <w:t>likely to</w:t>
      </w:r>
      <w:r w:rsidR="00A17B24">
        <w:rPr>
          <w:rFonts w:ascii="Arial" w:hAnsi="Arial" w:cs="Arial"/>
        </w:rPr>
        <w:t xml:space="preserve"> </w:t>
      </w:r>
      <w:r w:rsidR="00A93E91">
        <w:rPr>
          <w:rFonts w:ascii="Arial" w:hAnsi="Arial" w:cs="Arial"/>
        </w:rPr>
        <w:t xml:space="preserve">help older </w:t>
      </w:r>
      <w:r w:rsidR="006F688D">
        <w:rPr>
          <w:rFonts w:ascii="Arial" w:hAnsi="Arial" w:cs="Arial"/>
        </w:rPr>
        <w:t>adults maintain their independence</w:t>
      </w:r>
      <w:r w:rsidR="00A17B24">
        <w:rPr>
          <w:rFonts w:ascii="Arial" w:hAnsi="Arial" w:cs="Arial"/>
        </w:rPr>
        <w:t>,</w:t>
      </w:r>
      <w:r w:rsidR="006F688D">
        <w:rPr>
          <w:rFonts w:ascii="Arial" w:hAnsi="Arial" w:cs="Arial"/>
        </w:rPr>
        <w:t xml:space="preserve"> by temporarily bridging their needs during their phases of poor health and thereby continue living in their own homes.</w:t>
      </w:r>
      <w:r w:rsidR="00A93E91">
        <w:rPr>
          <w:rFonts w:ascii="Arial" w:hAnsi="Arial" w:cs="Arial"/>
        </w:rPr>
        <w:t xml:space="preserve"> However,</w:t>
      </w:r>
      <w:r w:rsidR="00A17B24">
        <w:rPr>
          <w:rFonts w:ascii="Arial" w:hAnsi="Arial" w:cs="Arial"/>
        </w:rPr>
        <w:t xml:space="preserve"> </w:t>
      </w:r>
      <w:r w:rsidR="00A93E91">
        <w:rPr>
          <w:rFonts w:ascii="Arial" w:hAnsi="Arial" w:cs="Arial"/>
        </w:rPr>
        <w:t>t</w:t>
      </w:r>
      <w:r w:rsidR="00392D27">
        <w:rPr>
          <w:rFonts w:ascii="Arial" w:hAnsi="Arial" w:cs="Arial"/>
        </w:rPr>
        <w:t>he quality of home health care received</w:t>
      </w:r>
      <w:r w:rsidR="00870666">
        <w:rPr>
          <w:rFonts w:ascii="Arial" w:hAnsi="Arial" w:cs="Arial"/>
        </w:rPr>
        <w:t xml:space="preserve"> as well as the characteristics of individuals who received home health care</w:t>
      </w:r>
      <w:r w:rsidR="00392D27">
        <w:rPr>
          <w:rFonts w:ascii="Arial" w:hAnsi="Arial" w:cs="Arial"/>
        </w:rPr>
        <w:t xml:space="preserve"> has also been shown to be widely different based on their insurance status</w:t>
      </w:r>
      <w:r w:rsidR="00E477C2" w:rsidRPr="00E477C2">
        <w:rPr>
          <w:rFonts w:ascii="Arial" w:hAnsi="Arial" w:cs="Arial"/>
        </w:rPr>
        <w:fldChar w:fldCharType="begin">
          <w:fldData xml:space="preserve">PEVuZE5vdGU+PENpdGU+PEF1dGhvcj5TY2h3YXJ0ejwvQXV0aG9yPjxZZWFyPjIwMTk8L1llYXI+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</w:fldData>
        </w:fldChar>
      </w:r>
      <w:r w:rsidR="00E477C2">
        <w:rPr>
          <w:rFonts w:ascii="Arial" w:hAnsi="Arial" w:cs="Arial"/>
        </w:rPr>
        <w:instrText xml:space="preserve"> ADDIN EN.CITE </w:instrText>
      </w:r>
      <w:r w:rsidR="00E477C2">
        <w:rPr>
          <w:rFonts w:ascii="Arial" w:hAnsi="Arial" w:cs="Arial"/>
        </w:rPr>
        <w:fldChar w:fldCharType="begin">
          <w:fldData xml:space="preserve">PEVuZE5vdGU+PENpdGU+PEF1dGhvcj5TY2h3YXJ0ejwvQXV0aG9yPjxZZWFyPjIwMTk8L1llYXI+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</w:fldData>
        </w:fldChar>
      </w:r>
      <w:r w:rsidR="00E477C2">
        <w:rPr>
          <w:rFonts w:ascii="Arial" w:hAnsi="Arial" w:cs="Arial"/>
        </w:rPr>
        <w:instrText xml:space="preserve"> ADDIN EN.CITE.DATA </w:instrText>
      </w:r>
      <w:r w:rsidR="00E477C2">
        <w:rPr>
          <w:rFonts w:ascii="Arial" w:hAnsi="Arial" w:cs="Arial"/>
        </w:rPr>
      </w:r>
      <w:r w:rsidR="00E477C2">
        <w:rPr>
          <w:rFonts w:ascii="Arial" w:hAnsi="Arial" w:cs="Arial"/>
        </w:rPr>
        <w:fldChar w:fldCharType="end"/>
      </w:r>
      <w:r w:rsidR="00E477C2" w:rsidRPr="00E477C2">
        <w:rPr>
          <w:rFonts w:ascii="Arial" w:hAnsi="Arial" w:cs="Arial"/>
        </w:rPr>
      </w:r>
      <w:r w:rsidR="00E477C2" w:rsidRPr="00E477C2">
        <w:rPr>
          <w:rFonts w:ascii="Arial" w:hAnsi="Arial" w:cs="Arial"/>
        </w:rPr>
        <w:fldChar w:fldCharType="separate"/>
      </w:r>
      <w:r w:rsidR="00E477C2" w:rsidRPr="00E477C2">
        <w:rPr>
          <w:rFonts w:ascii="Arial" w:hAnsi="Arial" w:cs="Arial"/>
          <w:noProof/>
          <w:vertAlign w:val="superscript"/>
        </w:rPr>
        <w:t>22,31</w:t>
      </w:r>
      <w:r w:rsidR="00E477C2" w:rsidRPr="00E477C2">
        <w:rPr>
          <w:rFonts w:ascii="Arial" w:hAnsi="Arial" w:cs="Arial"/>
        </w:rPr>
        <w:fldChar w:fldCharType="end"/>
      </w:r>
      <w:r w:rsidR="00392D27">
        <w:rPr>
          <w:rFonts w:ascii="Arial" w:hAnsi="Arial" w:cs="Arial"/>
        </w:rPr>
        <w:t xml:space="preserve">. </w:t>
      </w:r>
    </w:p>
    <w:p w14:paraId="6BCE7910" w14:textId="482228C2" w:rsidR="009D0F3B" w:rsidRPr="00AA3DD8" w:rsidRDefault="00D46533" w:rsidP="00F50834">
      <w:pPr>
        <w:spacing w:line="480" w:lineRule="auto"/>
        <w:ind w:firstLine="720"/>
        <w:rPr>
          <w:rFonts w:ascii="Arial" w:hAnsi="Arial" w:cs="Arial"/>
        </w:rPr>
      </w:pPr>
      <w:r w:rsidRPr="00D46533">
        <w:rPr>
          <w:rFonts w:ascii="Arial" w:hAnsi="Arial" w:cs="Arial"/>
        </w:rPr>
        <w:t>Our study is contextualized within the framework of the new program established by the American Society of Clinical Oncology (ASCO)</w:t>
      </w:r>
      <w:r w:rsidR="005B0D7B">
        <w:rPr>
          <w:rFonts w:ascii="Arial" w:hAnsi="Arial" w:cs="Arial"/>
        </w:rPr>
        <w:t xml:space="preserve"> called ASCO certified</w:t>
      </w:r>
      <w:r w:rsidRPr="00D46533">
        <w:rPr>
          <w:rFonts w:ascii="Arial" w:hAnsi="Arial" w:cs="Arial"/>
        </w:rPr>
        <w:t>, which certifies standards for patient-centered</w:t>
      </w:r>
      <w:r w:rsidR="005B0D7B">
        <w:rPr>
          <w:rFonts w:ascii="Arial" w:hAnsi="Arial" w:cs="Arial"/>
        </w:rPr>
        <w:t xml:space="preserve"> </w:t>
      </w:r>
      <w:r w:rsidRPr="00D46533">
        <w:rPr>
          <w:rFonts w:ascii="Arial" w:hAnsi="Arial" w:cs="Arial"/>
        </w:rPr>
        <w:t>cancer care</w:t>
      </w:r>
      <w:r w:rsidR="005B0D7B">
        <w:rPr>
          <w:rFonts w:ascii="Arial" w:hAnsi="Arial" w:cs="Arial"/>
        </w:rPr>
        <w:t xml:space="preserve"> and defines an Oncology Medical Home model of care to reduce ED visits and inpatient admission</w:t>
      </w:r>
      <w:r w:rsidR="005B0D7B">
        <w:rPr>
          <w:rFonts w:ascii="Arial" w:hAnsi="Arial" w:cs="Arial"/>
        </w:rPr>
        <w:fldChar w:fldCharType="begin"/>
      </w:r>
      <w:r w:rsidR="00260821">
        <w:rPr>
          <w:rFonts w:ascii="Arial" w:hAnsi="Arial" w:cs="Arial"/>
        </w:rPr>
        <w:instrText xml:space="preserve"> ADDIN EN.CITE &lt;EndNote&gt;&lt;Cite&gt;&lt;RecNum&gt;551&lt;/RecNum&gt;&lt;DisplayText&gt;&lt;style face="superscript"&gt;32&lt;/style&gt;&lt;/DisplayText&gt;&lt;record&gt;&lt;rec-number&gt;551&lt;/rec-number&gt;&lt;foreign-keys&gt;&lt;key app="EN" db-id="taexf0x20xpt2mewadwvw9sqw2dzvwzex2dw" timestamp="1714539062" guid="328c473b-2e5b-4f7c-874c-301de7de1476"&gt;551&lt;/key&gt;&lt;/foreign-keys&gt;&lt;ref-type name="Web Page"&gt;12&lt;/ref-type&gt;&lt;contributors&gt;&lt;/contributors&gt;&lt;titles&gt;&lt;title&gt;ASCO Patient-Centered Cancer Care Certification&lt;/title&gt;&lt;/titles&gt;&lt;dates&gt;&lt;/dates&gt;&lt;urls&gt;&lt;related-urls&gt;&lt;url&gt;https://society.asco.org/sites/new-www.asco.org/files/content-files/practice-patients/documents/2023-APC4-Certification-Standards-Manual.pdf&lt;/url&gt;&lt;/related-urls&gt;&lt;/urls&gt;&lt;/record&gt;&lt;/Cite&gt;&lt;/EndNote&gt;</w:instrText>
      </w:r>
      <w:r w:rsidR="005B0D7B">
        <w:rPr>
          <w:rFonts w:ascii="Arial" w:hAnsi="Arial" w:cs="Arial"/>
        </w:rPr>
        <w:fldChar w:fldCharType="separate"/>
      </w:r>
      <w:r w:rsidR="00260821" w:rsidRPr="00260821">
        <w:rPr>
          <w:rFonts w:ascii="Arial" w:hAnsi="Arial" w:cs="Arial"/>
          <w:noProof/>
          <w:vertAlign w:val="superscript"/>
        </w:rPr>
        <w:t>32</w:t>
      </w:r>
      <w:r w:rsidR="005B0D7B">
        <w:rPr>
          <w:rFonts w:ascii="Arial" w:hAnsi="Arial" w:cs="Arial"/>
        </w:rPr>
        <w:fldChar w:fldCharType="end"/>
      </w:r>
      <w:r w:rsidR="001135AF">
        <w:rPr>
          <w:rFonts w:ascii="Arial" w:hAnsi="Arial" w:cs="Arial"/>
        </w:rPr>
        <w:t xml:space="preserve">. Another recently introduced bill called the Better Care Better Jobs Act aimed at expanding state Medicaid programs that fund home health care and other rehabilitative services has the potential to secure the future of home health </w:t>
      </w:r>
      <w:commentRangeStart w:id="100"/>
      <w:r w:rsidR="00E477C2" w:rsidRPr="00E477C2">
        <w:rPr>
          <w:rFonts w:ascii="Arial" w:hAnsi="Arial" w:cs="Arial"/>
        </w:rPr>
        <w:t>care</w:t>
      </w:r>
      <w:r w:rsidR="00E477C2" w:rsidRPr="00E477C2">
        <w:rPr>
          <w:rFonts w:ascii="Arial" w:hAnsi="Arial" w:cs="Arial"/>
        </w:rPr>
        <w:fldChar w:fldCharType="begin"/>
      </w:r>
      <w:r w:rsidR="00E477C2">
        <w:rPr>
          <w:rFonts w:ascii="Arial" w:hAnsi="Arial" w:cs="Arial"/>
        </w:rPr>
        <w:instrText xml:space="preserve"> ADDIN EN.CITE &lt;EndNote&gt;&lt;Cite&gt;&lt;Author&gt;(2021-2022)&lt;/Author&gt;&lt;RecNum&gt;549&lt;/RecNum&gt;&lt;DisplayText&gt;&lt;style face="superscript"&gt;33&lt;/style&gt;&lt;/DisplayText&gt;&lt;record&gt;&lt;rec-number&gt;549&lt;/rec-number&gt;&lt;foreign-keys&gt;&lt;key app="EN" db-id="taexf0x20xpt2mewadwvw9sqw2dzvwzex2dw" timestamp="1714536697" guid="ccc7ef74-f759-4036-a01e-c4baa5444a3c"&gt;549&lt;/key&gt;&lt;/foreign-keys&gt;&lt;ref-type name="Journal Article"&gt;17&lt;/ref-type&gt;&lt;contributors&gt;&lt;authors&gt;&lt;author&gt; S.2210 - 117th Congress (2021-2022)&lt;/author&gt;&lt;/authors&gt;&lt;/contributors&gt;&lt;titles&gt;&lt;title&gt; Better Care Better Jobs Act. (2021, June 24). &lt;/title&gt;&lt;/titles&gt;&lt;dates&gt;&lt;/dates&gt;&lt;urls&gt;&lt;related-urls&gt;&lt;url&gt;https://www.congress.gov/bill/117th-congress/senate-bill/2210/titles&lt;/url&gt;&lt;/related-urls&gt;&lt;/urls&gt;&lt;/record&gt;&lt;/Cite&gt;&lt;/EndNote&gt;</w:instrText>
      </w:r>
      <w:r w:rsidR="00E477C2" w:rsidRPr="00E477C2">
        <w:rPr>
          <w:rFonts w:ascii="Arial" w:hAnsi="Arial" w:cs="Arial"/>
        </w:rPr>
        <w:fldChar w:fldCharType="separate"/>
      </w:r>
      <w:r w:rsidR="00E477C2" w:rsidRPr="00E477C2">
        <w:rPr>
          <w:rFonts w:ascii="Arial" w:hAnsi="Arial" w:cs="Arial"/>
          <w:noProof/>
          <w:vertAlign w:val="superscript"/>
        </w:rPr>
        <w:t>33</w:t>
      </w:r>
      <w:r w:rsidR="00E477C2" w:rsidRPr="00E477C2">
        <w:rPr>
          <w:rFonts w:ascii="Arial" w:hAnsi="Arial" w:cs="Arial"/>
        </w:rPr>
        <w:fldChar w:fldCharType="end"/>
      </w:r>
      <w:commentRangeEnd w:id="100"/>
      <w:r w:rsidR="00E477C2">
        <w:rPr>
          <w:rStyle w:val="CommentReference"/>
          <w:rFonts w:ascii="Arial" w:hAnsi="Arial" w:cs="Arial"/>
          <w:sz w:val="22"/>
          <w:szCs w:val="22"/>
        </w:rPr>
        <w:commentReference w:id="100"/>
      </w:r>
      <w:r w:rsidR="001135AF">
        <w:rPr>
          <w:rFonts w:ascii="Arial" w:hAnsi="Arial" w:cs="Arial"/>
        </w:rPr>
        <w:t>.</w:t>
      </w:r>
    </w:p>
    <w:p w14:paraId="3655B9EB" w14:textId="0909A4FF" w:rsidR="00E300F5" w:rsidRDefault="00666D52" w:rsidP="0052247E">
      <w:pPr>
        <w:spacing w:line="480" w:lineRule="auto"/>
        <w:ind w:firstLine="720"/>
        <w:rPr>
          <w:rFonts w:ascii="Arial" w:hAnsi="Arial" w:cs="Arial"/>
        </w:rPr>
      </w:pPr>
      <w:r w:rsidRPr="00AA3DD8">
        <w:rPr>
          <w:rFonts w:ascii="Arial" w:hAnsi="Arial" w:cs="Arial"/>
        </w:rPr>
        <w:t xml:space="preserve">Our study has many strengths and certain inherent flaws. Most importantly this is one of the first </w:t>
      </w:r>
      <w:r w:rsidR="009D0F3B">
        <w:rPr>
          <w:rFonts w:ascii="Arial" w:hAnsi="Arial" w:cs="Arial"/>
        </w:rPr>
        <w:t>studies</w:t>
      </w:r>
      <w:r w:rsidRPr="00AA3DD8">
        <w:rPr>
          <w:rFonts w:ascii="Arial" w:hAnsi="Arial" w:cs="Arial"/>
        </w:rPr>
        <w:t xml:space="preserve"> to report on the utilization of </w:t>
      </w:r>
      <w:r w:rsidR="0014314A">
        <w:rPr>
          <w:rFonts w:ascii="Arial" w:hAnsi="Arial" w:cs="Arial"/>
        </w:rPr>
        <w:t>home health care</w:t>
      </w:r>
      <w:r w:rsidRPr="00AA3DD8">
        <w:rPr>
          <w:rFonts w:ascii="Arial" w:hAnsi="Arial" w:cs="Arial"/>
        </w:rPr>
        <w:t xml:space="preserve"> among cancer survivors and will serve as a benchmark for future studies. We used a nationally representative survey with </w:t>
      </w:r>
      <w:r w:rsidR="00716281">
        <w:rPr>
          <w:rFonts w:ascii="Arial" w:hAnsi="Arial" w:cs="Arial"/>
        </w:rPr>
        <w:t xml:space="preserve">a </w:t>
      </w:r>
      <w:r w:rsidRPr="00AA3DD8">
        <w:rPr>
          <w:rFonts w:ascii="Arial" w:hAnsi="Arial" w:cs="Arial"/>
        </w:rPr>
        <w:t xml:space="preserve">rigorous data collection </w:t>
      </w:r>
      <w:r w:rsidR="00716281">
        <w:rPr>
          <w:rFonts w:ascii="Arial" w:hAnsi="Arial" w:cs="Arial"/>
        </w:rPr>
        <w:t xml:space="preserve">process </w:t>
      </w:r>
      <w:r w:rsidRPr="00AA3DD8">
        <w:rPr>
          <w:rFonts w:ascii="Arial" w:hAnsi="Arial" w:cs="Arial"/>
        </w:rPr>
        <w:t>which is both reliable and can be extrapolated.</w:t>
      </w:r>
      <w:r w:rsidR="00156F1E" w:rsidRPr="00AA3DD8">
        <w:rPr>
          <w:rFonts w:ascii="Arial" w:hAnsi="Arial" w:cs="Arial"/>
        </w:rPr>
        <w:t xml:space="preserve"> </w:t>
      </w:r>
      <w:r w:rsidRPr="00AA3DD8">
        <w:rPr>
          <w:rFonts w:ascii="Arial" w:hAnsi="Arial" w:cs="Arial"/>
        </w:rPr>
        <w:t xml:space="preserve">We acknowledge that the questions on ADL and IADL </w:t>
      </w:r>
      <w:r w:rsidR="00AA4BD9">
        <w:rPr>
          <w:rFonts w:ascii="Arial" w:hAnsi="Arial" w:cs="Arial"/>
        </w:rPr>
        <w:t>likely did not</w:t>
      </w:r>
      <w:r w:rsidRPr="00AA3DD8">
        <w:rPr>
          <w:rFonts w:ascii="Arial" w:hAnsi="Arial" w:cs="Arial"/>
        </w:rPr>
        <w:t xml:space="preserve"> fully cover all the eligible patients for </w:t>
      </w:r>
      <w:r w:rsidR="0014314A">
        <w:rPr>
          <w:rFonts w:ascii="Arial" w:hAnsi="Arial" w:cs="Arial"/>
        </w:rPr>
        <w:t>home health care</w:t>
      </w:r>
      <w:r w:rsidRPr="00AA3DD8">
        <w:rPr>
          <w:rFonts w:ascii="Arial" w:hAnsi="Arial" w:cs="Arial"/>
        </w:rPr>
        <w:t xml:space="preserve"> </w:t>
      </w:r>
      <w:r w:rsidR="00AA4BD9">
        <w:rPr>
          <w:rFonts w:ascii="Arial" w:hAnsi="Arial" w:cs="Arial"/>
        </w:rPr>
        <w:t>as</w:t>
      </w:r>
      <w:r w:rsidRPr="00AA3DD8">
        <w:rPr>
          <w:rFonts w:ascii="Arial" w:hAnsi="Arial" w:cs="Arial"/>
        </w:rPr>
        <w:t xml:space="preserve"> acute changes in health that happen in cancer survivors </w:t>
      </w:r>
      <w:r w:rsidR="00AA4BD9">
        <w:rPr>
          <w:rFonts w:ascii="Arial" w:hAnsi="Arial" w:cs="Arial"/>
        </w:rPr>
        <w:t>could have happened and resolved in between each round of data collection</w:t>
      </w:r>
      <w:r w:rsidRPr="00AA3DD8">
        <w:rPr>
          <w:rFonts w:ascii="Arial" w:hAnsi="Arial" w:cs="Arial"/>
        </w:rPr>
        <w:t xml:space="preserve">. </w:t>
      </w:r>
      <w:r w:rsidR="00AF1498">
        <w:rPr>
          <w:rFonts w:ascii="Arial" w:hAnsi="Arial" w:cs="Arial"/>
        </w:rPr>
        <w:t>In 2016 there was a new</w:t>
      </w:r>
      <w:r w:rsidRPr="00AA3DD8">
        <w:rPr>
          <w:rFonts w:ascii="Arial" w:hAnsi="Arial" w:cs="Arial"/>
        </w:rPr>
        <w:t xml:space="preserve"> MEPS survey </w:t>
      </w:r>
      <w:r w:rsidR="00AF1498">
        <w:rPr>
          <w:rFonts w:ascii="Arial" w:hAnsi="Arial" w:cs="Arial"/>
        </w:rPr>
        <w:t>design that eliminated the oversampling of</w:t>
      </w:r>
      <w:r w:rsidRPr="00AA3DD8">
        <w:rPr>
          <w:rFonts w:ascii="Arial" w:hAnsi="Arial" w:cs="Arial"/>
        </w:rPr>
        <w:t xml:space="preserve"> minorities. </w:t>
      </w:r>
      <w:r w:rsidR="00AA4BD9">
        <w:rPr>
          <w:rFonts w:ascii="Arial" w:hAnsi="Arial" w:cs="Arial"/>
        </w:rPr>
        <w:t xml:space="preserve">Due to limited data </w:t>
      </w:r>
      <w:r w:rsidR="00AA4BD9">
        <w:rPr>
          <w:rFonts w:ascii="Arial" w:hAnsi="Arial" w:cs="Arial"/>
        </w:rPr>
        <w:lastRenderedPageBreak/>
        <w:t xml:space="preserve">available on the stage of cancer and </w:t>
      </w:r>
      <w:r w:rsidR="0005305C">
        <w:rPr>
          <w:rFonts w:ascii="Arial" w:hAnsi="Arial" w:cs="Arial"/>
        </w:rPr>
        <w:t>intensity of treatment received</w:t>
      </w:r>
      <w:r w:rsidR="004C0BB5">
        <w:rPr>
          <w:rFonts w:ascii="Arial" w:hAnsi="Arial" w:cs="Arial"/>
        </w:rPr>
        <w:t>,</w:t>
      </w:r>
      <w:r w:rsidR="0005305C">
        <w:rPr>
          <w:rFonts w:ascii="Arial" w:hAnsi="Arial" w:cs="Arial"/>
        </w:rPr>
        <w:t xml:space="preserve"> we a</w:t>
      </w:r>
      <w:r w:rsidR="009D0F3B">
        <w:rPr>
          <w:rFonts w:ascii="Arial" w:hAnsi="Arial" w:cs="Arial"/>
        </w:rPr>
        <w:t>r</w:t>
      </w:r>
      <w:r w:rsidR="0005305C">
        <w:rPr>
          <w:rFonts w:ascii="Arial" w:hAnsi="Arial" w:cs="Arial"/>
        </w:rPr>
        <w:t xml:space="preserve">e unable to know how they influenced the eligibility and receipt of </w:t>
      </w:r>
      <w:r w:rsidR="00365D74">
        <w:rPr>
          <w:rFonts w:ascii="Arial" w:hAnsi="Arial" w:cs="Arial"/>
        </w:rPr>
        <w:t>home health care</w:t>
      </w:r>
      <w:r w:rsidR="0005305C">
        <w:rPr>
          <w:rFonts w:ascii="Arial" w:hAnsi="Arial" w:cs="Arial"/>
        </w:rPr>
        <w:t xml:space="preserve">. </w:t>
      </w:r>
    </w:p>
    <w:p w14:paraId="6F1A26A8" w14:textId="22189890" w:rsidR="0005305C" w:rsidRPr="00AA3DD8" w:rsidRDefault="00550DDE" w:rsidP="0052247E">
      <w:pPr>
        <w:spacing w:line="480" w:lineRule="auto"/>
        <w:ind w:firstLine="720"/>
        <w:rPr>
          <w:rFonts w:ascii="Arial" w:hAnsi="Arial" w:cs="Arial"/>
        </w:rPr>
      </w:pPr>
      <w:r>
        <w:rPr>
          <w:rFonts w:ascii="Arial" w:hAnsi="Arial" w:cs="Arial"/>
        </w:rPr>
        <w:t>Prior studies on home health care in the general population</w:t>
      </w:r>
      <w:r w:rsidR="00521D7D">
        <w:rPr>
          <w:rFonts w:ascii="Arial" w:hAnsi="Arial" w:cs="Arial"/>
        </w:rPr>
        <w:t xml:space="preserve"> and cancer patients</w:t>
      </w:r>
      <w:r>
        <w:rPr>
          <w:rFonts w:ascii="Arial" w:hAnsi="Arial" w:cs="Arial"/>
        </w:rPr>
        <w:t xml:space="preserve"> has shown increased readmissions rates without long term mortality increases</w:t>
      </w:r>
      <w:r w:rsidR="00521D7D">
        <w:rPr>
          <w:rFonts w:ascii="Arial" w:hAnsi="Arial" w:cs="Arial"/>
        </w:rPr>
        <w:fldChar w:fldCharType="begin">
          <w:fldData xml:space="preserve">PEVuZE5vdGU+PENpdGU+PEF1dGhvcj5XZXJuZXI8L0F1dGhvcj48WWVhcj4yMDE5PC9ZZWFyPjxS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</w:fldData>
        </w:fldChar>
      </w:r>
      <w:r w:rsidR="00260821">
        <w:rPr>
          <w:rFonts w:ascii="Arial" w:hAnsi="Arial" w:cs="Arial"/>
        </w:rPr>
        <w:instrText xml:space="preserve"> ADDIN EN.CITE </w:instrText>
      </w:r>
      <w:r w:rsidR="00260821">
        <w:rPr>
          <w:rFonts w:ascii="Arial" w:hAnsi="Arial" w:cs="Arial"/>
        </w:rPr>
        <w:fldChar w:fldCharType="begin">
          <w:fldData xml:space="preserve">PEVuZE5vdGU+PENpdGU+PEF1dGhvcj5XZXJuZXI8L0F1dGhvcj48WWVhcj4yMDE5PC9ZZWFyPjxS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</w:fldData>
        </w:fldChar>
      </w:r>
      <w:r w:rsidR="00260821">
        <w:rPr>
          <w:rFonts w:ascii="Arial" w:hAnsi="Arial" w:cs="Arial"/>
        </w:rPr>
        <w:instrText xml:space="preserve"> ADDIN EN.CITE.DATA </w:instrText>
      </w:r>
      <w:r w:rsidR="00260821">
        <w:rPr>
          <w:rFonts w:ascii="Arial" w:hAnsi="Arial" w:cs="Arial"/>
        </w:rPr>
      </w:r>
      <w:r w:rsidR="00260821">
        <w:rPr>
          <w:rFonts w:ascii="Arial" w:hAnsi="Arial" w:cs="Arial"/>
        </w:rPr>
        <w:fldChar w:fldCharType="end"/>
      </w:r>
      <w:r w:rsidR="00521D7D">
        <w:rPr>
          <w:rFonts w:ascii="Arial" w:hAnsi="Arial" w:cs="Arial"/>
        </w:rPr>
      </w:r>
      <w:r w:rsidR="00521D7D">
        <w:rPr>
          <w:rFonts w:ascii="Arial" w:hAnsi="Arial" w:cs="Arial"/>
        </w:rPr>
        <w:fldChar w:fldCharType="separate"/>
      </w:r>
      <w:r w:rsidR="00260821" w:rsidRPr="00260821">
        <w:rPr>
          <w:rFonts w:ascii="Arial" w:hAnsi="Arial" w:cs="Arial"/>
          <w:noProof/>
          <w:vertAlign w:val="superscript"/>
        </w:rPr>
        <w:t>34-36</w:t>
      </w:r>
      <w:r w:rsidR="00521D7D">
        <w:rPr>
          <w:rFonts w:ascii="Arial" w:hAnsi="Arial" w:cs="Arial"/>
        </w:rPr>
        <w:fldChar w:fldCharType="end"/>
      </w:r>
      <w:r w:rsidR="00521D7D">
        <w:rPr>
          <w:rFonts w:ascii="Arial" w:hAnsi="Arial" w:cs="Arial"/>
        </w:rPr>
        <w:t xml:space="preserve"> but this raises an important question whether readmission rate should be the surrogate marker for benefits of home health care in this era of health care contact days and time toxicity</w:t>
      </w:r>
      <w:r w:rsidR="00521D7D">
        <w:rPr>
          <w:rFonts w:ascii="Arial" w:hAnsi="Arial" w:cs="Arial"/>
        </w:rPr>
        <w:fldChar w:fldCharType="begin"/>
      </w:r>
      <w:r w:rsidR="00521D7D">
        <w:rPr>
          <w:rFonts w:ascii="Arial" w:hAnsi="Arial" w:cs="Arial"/>
        </w:rPr>
        <w:instrText xml:space="preserve"> ADDIN EN.CITE &lt;EndNote&gt;&lt;Cite&gt;&lt;Author&gt;Gupta&lt;/Author&gt;&lt;Year&gt;2024&lt;/Year&gt;&lt;RecNum&gt;531&lt;/RecNum&gt;&lt;DisplayText&gt;&lt;style face="superscript"&gt;10&lt;/style&gt;&lt;/DisplayText&gt;&lt;record&gt;&lt;rec-number&gt;531&lt;/rec-number&gt;&lt;foreign-keys&gt;&lt;key app="EN" db-id="taexf0x20xpt2mewadwvw9sqw2dzvwzex2dw" timestamp="1712553636" guid="c25892d6-f4d3-4905-82c3-e79d98744d2b"&gt;531&lt;/key&gt;&lt;/foreign-keys&gt;&lt;ref-type name="Journal Article"&gt;17&lt;/ref-type&gt;&lt;contributors&gt;&lt;authors&gt;&lt;author&gt;Gupta, Arjun&lt;/author&gt;&lt;author&gt;Chant, Emma D.&lt;/author&gt;&lt;author&gt;Mohile, Supriya&lt;/author&gt;&lt;author&gt;Vogel, Rachel I.&lt;/author&gt;&lt;author&gt;Parsons, Helen M.&lt;/author&gt;&lt;author&gt;Blaes, Anne H.&lt;/author&gt;&lt;author&gt;Booth, Christopher M.&lt;/author&gt;&lt;author&gt;Rocque, Gabrielle B.&lt;/author&gt;&lt;author&gt;Dusetzina, Stacie B.&lt;/author&gt;&lt;author&gt;Ganguli, Ishani&lt;/author&gt;&lt;/authors&gt;&lt;/contributors&gt;&lt;titles&gt;&lt;title&gt;Health Care Contact Days Among Older Cancer Survivors&lt;/title&gt;&lt;secondary-title&gt;JCO oncology practice&lt;/secondary-title&gt;&lt;/titles&gt;&lt;periodical&gt;&lt;full-title&gt;JCO oncology practice&lt;/full-title&gt;&lt;/periodical&gt;&lt;pages&gt;OP2300590-OP2300590&lt;/pages&gt;&lt;dates&gt;&lt;year&gt;2024&lt;/year&gt;&lt;/dates&gt;&lt;pub-location&gt;United States&lt;/pub-location&gt;&lt;isbn&gt;2688-1535&lt;/isbn&gt;&lt;urls&gt;&lt;/urls&gt;&lt;electronic-resource-num&gt;10.1200/OP.23.00590&lt;/electronic-resource-num&gt;&lt;/record&gt;&lt;/Cite&gt;&lt;/EndNote&gt;</w:instrText>
      </w:r>
      <w:r w:rsidR="00521D7D">
        <w:rPr>
          <w:rFonts w:ascii="Arial" w:hAnsi="Arial" w:cs="Arial"/>
        </w:rPr>
        <w:fldChar w:fldCharType="separate"/>
      </w:r>
      <w:r w:rsidR="00521D7D" w:rsidRPr="00521D7D">
        <w:rPr>
          <w:rFonts w:ascii="Arial" w:hAnsi="Arial" w:cs="Arial"/>
          <w:noProof/>
          <w:vertAlign w:val="superscript"/>
        </w:rPr>
        <w:t>10</w:t>
      </w:r>
      <w:r w:rsidR="00521D7D">
        <w:rPr>
          <w:rFonts w:ascii="Arial" w:hAnsi="Arial" w:cs="Arial"/>
        </w:rPr>
        <w:fldChar w:fldCharType="end"/>
      </w:r>
      <w:r w:rsidR="00521D7D">
        <w:rPr>
          <w:rFonts w:ascii="Arial" w:hAnsi="Arial" w:cs="Arial"/>
        </w:rPr>
        <w:t xml:space="preserve">. </w:t>
      </w:r>
      <w:r>
        <w:rPr>
          <w:rFonts w:ascii="Arial" w:hAnsi="Arial" w:cs="Arial"/>
        </w:rPr>
        <w:t xml:space="preserve"> </w:t>
      </w:r>
      <w:commentRangeStart w:id="101"/>
      <w:r w:rsidR="00AB06E3">
        <w:rPr>
          <w:rFonts w:ascii="Arial" w:hAnsi="Arial" w:cs="Arial"/>
        </w:rPr>
        <w:t xml:space="preserve">As cancer </w:t>
      </w:r>
      <w:r w:rsidR="00BA1350">
        <w:rPr>
          <w:rFonts w:ascii="Arial" w:hAnsi="Arial" w:cs="Arial"/>
        </w:rPr>
        <w:t xml:space="preserve">researchers and clinicians, </w:t>
      </w:r>
      <w:r w:rsidR="00AB06E3">
        <w:rPr>
          <w:rFonts w:ascii="Arial" w:hAnsi="Arial" w:cs="Arial"/>
        </w:rPr>
        <w:t>w</w:t>
      </w:r>
      <w:r w:rsidR="00870666">
        <w:rPr>
          <w:rFonts w:ascii="Arial" w:hAnsi="Arial" w:cs="Arial"/>
        </w:rPr>
        <w:t>e often encounter situations where patients fiercely value their independence and decision regarding home health care surfaces only when health deterio</w:t>
      </w:r>
      <w:r w:rsidR="00AB06E3">
        <w:rPr>
          <w:rFonts w:ascii="Arial" w:hAnsi="Arial" w:cs="Arial"/>
        </w:rPr>
        <w:t>ra</w:t>
      </w:r>
      <w:r w:rsidR="00870666">
        <w:rPr>
          <w:rFonts w:ascii="Arial" w:hAnsi="Arial" w:cs="Arial"/>
        </w:rPr>
        <w:t>tes significantly or a crisis ensures</w:t>
      </w:r>
      <w:r w:rsidR="00AB06E3">
        <w:rPr>
          <w:rFonts w:ascii="Arial" w:hAnsi="Arial" w:cs="Arial"/>
        </w:rPr>
        <w:t>,</w:t>
      </w:r>
      <w:r w:rsidR="00870666">
        <w:rPr>
          <w:rFonts w:ascii="Arial" w:hAnsi="Arial" w:cs="Arial"/>
        </w:rPr>
        <w:t xml:space="preserve"> making the</w:t>
      </w:r>
      <w:r w:rsidR="00AB06E3">
        <w:rPr>
          <w:rFonts w:ascii="Arial" w:hAnsi="Arial" w:cs="Arial"/>
        </w:rPr>
        <w:t>se</w:t>
      </w:r>
      <w:r w:rsidR="00870666">
        <w:rPr>
          <w:rFonts w:ascii="Arial" w:hAnsi="Arial" w:cs="Arial"/>
        </w:rPr>
        <w:t xml:space="preserve"> decisions even harder</w:t>
      </w:r>
      <w:r w:rsidR="00AB06E3">
        <w:rPr>
          <w:rFonts w:ascii="Arial" w:hAnsi="Arial" w:cs="Arial"/>
        </w:rPr>
        <w:fldChar w:fldCharType="begin">
          <w:fldData xml:space="preserve">PEVuZE5vdGU+PENpdGU+PEF1dGhvcj5TdGVybGluZzwvQXV0aG9yPjxZZWFyPjIwMjM8L1llYXI+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</w:fldData>
        </w:fldChar>
      </w:r>
      <w:r w:rsidR="00260821">
        <w:rPr>
          <w:rFonts w:ascii="Arial" w:hAnsi="Arial" w:cs="Arial"/>
        </w:rPr>
        <w:instrText xml:space="preserve"> ADDIN EN.CITE </w:instrText>
      </w:r>
      <w:r w:rsidR="00260821">
        <w:rPr>
          <w:rFonts w:ascii="Arial" w:hAnsi="Arial" w:cs="Arial"/>
        </w:rPr>
        <w:fldChar w:fldCharType="begin">
          <w:fldData xml:space="preserve">PEVuZE5vdGU+PENpdGU+PEF1dGhvcj5TdGVybGluZzwvQXV0aG9yPjxZZWFyPjIwMjM8L1llYXI+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</w:fldData>
        </w:fldChar>
      </w:r>
      <w:r w:rsidR="00260821">
        <w:rPr>
          <w:rFonts w:ascii="Arial" w:hAnsi="Arial" w:cs="Arial"/>
        </w:rPr>
        <w:instrText xml:space="preserve"> ADDIN EN.CITE.DATA </w:instrText>
      </w:r>
      <w:r w:rsidR="00260821">
        <w:rPr>
          <w:rFonts w:ascii="Arial" w:hAnsi="Arial" w:cs="Arial"/>
        </w:rPr>
      </w:r>
      <w:r w:rsidR="00260821">
        <w:rPr>
          <w:rFonts w:ascii="Arial" w:hAnsi="Arial" w:cs="Arial"/>
        </w:rPr>
        <w:fldChar w:fldCharType="end"/>
      </w:r>
      <w:r w:rsidR="00AB06E3">
        <w:rPr>
          <w:rFonts w:ascii="Arial" w:hAnsi="Arial" w:cs="Arial"/>
        </w:rPr>
      </w:r>
      <w:r w:rsidR="00AB06E3">
        <w:rPr>
          <w:rFonts w:ascii="Arial" w:hAnsi="Arial" w:cs="Arial"/>
        </w:rPr>
        <w:fldChar w:fldCharType="separate"/>
      </w:r>
      <w:r w:rsidR="00260821" w:rsidRPr="00260821">
        <w:rPr>
          <w:rFonts w:ascii="Arial" w:hAnsi="Arial" w:cs="Arial"/>
          <w:noProof/>
          <w:vertAlign w:val="superscript"/>
        </w:rPr>
        <w:t>26</w:t>
      </w:r>
      <w:r w:rsidR="00AB06E3">
        <w:rPr>
          <w:rFonts w:ascii="Arial" w:hAnsi="Arial" w:cs="Arial"/>
        </w:rPr>
        <w:fldChar w:fldCharType="end"/>
      </w:r>
      <w:r w:rsidR="00870666">
        <w:rPr>
          <w:rFonts w:ascii="Arial" w:hAnsi="Arial" w:cs="Arial"/>
        </w:rPr>
        <w:t>.</w:t>
      </w:r>
      <w:r w:rsidR="00A33A58">
        <w:rPr>
          <w:rFonts w:ascii="Arial" w:hAnsi="Arial" w:cs="Arial"/>
        </w:rPr>
        <w:t xml:space="preserve"> Recipients of home health care could also potentially gain from an extra set of eyes to identify individuals at risk of preventable drug - drug interactions especially among cancer </w:t>
      </w:r>
      <w:r w:rsidR="009D0F3B">
        <w:rPr>
          <w:rFonts w:ascii="Arial" w:hAnsi="Arial" w:cs="Arial"/>
        </w:rPr>
        <w:t>patients</w:t>
      </w:r>
      <w:r w:rsidR="009D0F3B">
        <w:rPr>
          <w:rFonts w:ascii="Arial" w:hAnsi="Arial" w:cs="Arial"/>
        </w:rPr>
        <w:fldChar w:fldCharType="begin">
          <w:fldData xml:space="preserve">PEVuZE5vdGU+PENpdGU+PEF1dGhvcj5TdGVybGluZzwvQXV0aG9yPjxZZWFyPjIwMjM8L1llYXI+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</w:fldData>
        </w:fldChar>
      </w:r>
      <w:r w:rsidR="00521D7D">
        <w:rPr>
          <w:rFonts w:ascii="Arial" w:hAnsi="Arial" w:cs="Arial"/>
        </w:rPr>
        <w:instrText xml:space="preserve"> ADDIN EN.CITE </w:instrText>
      </w:r>
      <w:r w:rsidR="00521D7D">
        <w:rPr>
          <w:rFonts w:ascii="Arial" w:hAnsi="Arial" w:cs="Arial"/>
        </w:rPr>
        <w:fldChar w:fldCharType="begin">
          <w:fldData xml:space="preserve">PEVuZE5vdGU+PENpdGU+PEF1dGhvcj5TdGVybGluZzwvQXV0aG9yPjxZZWFyPjIwMjM8L1llYXI+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</w:fldData>
        </w:fldChar>
      </w:r>
      <w:r w:rsidR="00521D7D">
        <w:rPr>
          <w:rFonts w:ascii="Arial" w:hAnsi="Arial" w:cs="Arial"/>
        </w:rPr>
        <w:instrText xml:space="preserve"> ADDIN EN.CITE.DATA </w:instrText>
      </w:r>
      <w:r w:rsidR="00521D7D">
        <w:rPr>
          <w:rFonts w:ascii="Arial" w:hAnsi="Arial" w:cs="Arial"/>
        </w:rPr>
      </w:r>
      <w:r w:rsidR="00521D7D">
        <w:rPr>
          <w:rFonts w:ascii="Arial" w:hAnsi="Arial" w:cs="Arial"/>
        </w:rPr>
        <w:fldChar w:fldCharType="end"/>
      </w:r>
      <w:r w:rsidR="009D0F3B">
        <w:rPr>
          <w:rFonts w:ascii="Arial" w:hAnsi="Arial" w:cs="Arial"/>
        </w:rPr>
      </w:r>
      <w:r w:rsidR="009D0F3B">
        <w:rPr>
          <w:rFonts w:ascii="Arial" w:hAnsi="Arial" w:cs="Arial"/>
        </w:rPr>
        <w:fldChar w:fldCharType="separate"/>
      </w:r>
      <w:r w:rsidR="00521D7D" w:rsidRPr="00521D7D">
        <w:rPr>
          <w:rFonts w:ascii="Arial" w:hAnsi="Arial" w:cs="Arial"/>
          <w:noProof/>
          <w:vertAlign w:val="superscript"/>
        </w:rPr>
        <w:t>37</w:t>
      </w:r>
      <w:r w:rsidR="009D0F3B">
        <w:rPr>
          <w:rFonts w:ascii="Arial" w:hAnsi="Arial" w:cs="Arial"/>
        </w:rPr>
        <w:fldChar w:fldCharType="end"/>
      </w:r>
      <w:r w:rsidR="00A33A58">
        <w:rPr>
          <w:rFonts w:ascii="Arial" w:hAnsi="Arial" w:cs="Arial"/>
        </w:rPr>
        <w:t>.</w:t>
      </w:r>
      <w:r w:rsidR="00870666">
        <w:rPr>
          <w:rFonts w:ascii="Arial" w:hAnsi="Arial" w:cs="Arial"/>
        </w:rPr>
        <w:t xml:space="preserve"> </w:t>
      </w:r>
      <w:r w:rsidR="0005305C">
        <w:rPr>
          <w:rFonts w:ascii="Arial" w:hAnsi="Arial" w:cs="Arial"/>
        </w:rPr>
        <w:t xml:space="preserve">Our study provides groundwork for future research on this topic. There are several unanswered questions especially regarding the underutilization of home health care and need for further data on out of pocket costs associated with these services. </w:t>
      </w:r>
      <w:commentRangeEnd w:id="101"/>
      <w:r w:rsidR="004C0BB5" w:rsidRPr="00AA3DD8">
        <w:rPr>
          <w:rStyle w:val="CommentReference"/>
          <w:rFonts w:ascii="Arial" w:hAnsi="Arial" w:cs="Arial"/>
          <w:sz w:val="22"/>
          <w:szCs w:val="22"/>
        </w:rPr>
        <w:commentReference w:id="101"/>
      </w:r>
    </w:p>
    <w:p w14:paraId="0E8D5383" w14:textId="3EDFDD82" w:rsidR="00E82509" w:rsidRPr="00E82509" w:rsidRDefault="00E82509" w:rsidP="00E82509">
      <w:pPr>
        <w:spacing w:line="360" w:lineRule="auto"/>
        <w:rPr>
          <w:rFonts w:ascii="Arial" w:hAnsi="Arial" w:cs="Arial"/>
        </w:rPr>
      </w:pPr>
      <w:r w:rsidRPr="00E82509">
        <w:rPr>
          <w:rFonts w:ascii="Arial" w:hAnsi="Arial" w:cs="Arial"/>
        </w:rPr>
        <w:tab/>
      </w:r>
    </w:p>
    <w:p w14:paraId="5EC98009" w14:textId="77777777" w:rsidR="00E82509" w:rsidRPr="00E82509" w:rsidRDefault="00E82509" w:rsidP="00E82509">
      <w:pPr>
        <w:spacing w:line="360" w:lineRule="auto"/>
        <w:rPr>
          <w:rFonts w:ascii="Arial" w:hAnsi="Arial" w:cs="Arial"/>
        </w:rPr>
      </w:pPr>
      <w:r w:rsidRPr="00E82509">
        <w:rPr>
          <w:rFonts w:ascii="Arial" w:hAnsi="Arial" w:cs="Arial"/>
          <w:b/>
        </w:rPr>
        <w:t>Acknowledgments</w:t>
      </w:r>
      <w:r w:rsidRPr="00E82509">
        <w:rPr>
          <w:rFonts w:ascii="Arial" w:hAnsi="Arial" w:cs="Arial"/>
        </w:rPr>
        <w:t xml:space="preserve">: </w:t>
      </w:r>
      <w:r>
        <w:rPr>
          <w:rFonts w:ascii="Arial" w:hAnsi="Arial" w:cs="Arial"/>
        </w:rPr>
        <w:t>None</w:t>
      </w:r>
      <w:r w:rsidRPr="00E82509">
        <w:rPr>
          <w:rFonts w:ascii="Arial" w:hAnsi="Arial" w:cs="Arial"/>
        </w:rPr>
        <w:t xml:space="preserve"> </w:t>
      </w:r>
    </w:p>
    <w:p w14:paraId="7341C2FE" w14:textId="77777777" w:rsidR="00E82509" w:rsidRPr="00E82509" w:rsidRDefault="00E82509" w:rsidP="00E82509">
      <w:pPr>
        <w:spacing w:line="360" w:lineRule="auto"/>
        <w:rPr>
          <w:rFonts w:ascii="Arial" w:hAnsi="Arial" w:cs="Arial"/>
        </w:rPr>
      </w:pPr>
      <w:r w:rsidRPr="00E82509">
        <w:rPr>
          <w:rFonts w:ascii="Arial" w:hAnsi="Arial" w:cs="Arial"/>
          <w:b/>
        </w:rPr>
        <w:t>Disclosures:</w:t>
      </w:r>
      <w:r w:rsidRPr="00E82509">
        <w:rPr>
          <w:rFonts w:ascii="Arial" w:hAnsi="Arial" w:cs="Arial"/>
        </w:rPr>
        <w:t xml:space="preserve"> Authors report no disclosures. </w:t>
      </w:r>
    </w:p>
    <w:p w14:paraId="3CE26F6D" w14:textId="77777777" w:rsidR="00E82509" w:rsidRPr="00E82509" w:rsidRDefault="00E82509" w:rsidP="00E82509">
      <w:pPr>
        <w:spacing w:line="360" w:lineRule="auto"/>
        <w:rPr>
          <w:rFonts w:ascii="Arial" w:hAnsi="Arial" w:cs="Arial"/>
        </w:rPr>
      </w:pPr>
      <w:r w:rsidRPr="00E82509">
        <w:rPr>
          <w:rFonts w:ascii="Arial" w:hAnsi="Arial" w:cs="Arial"/>
          <w:b/>
        </w:rPr>
        <w:t>Funding:</w:t>
      </w:r>
      <w:r w:rsidRPr="00E82509">
        <w:rPr>
          <w:rFonts w:ascii="Arial" w:hAnsi="Arial" w:cs="Arial"/>
        </w:rPr>
        <w:t xml:space="preserve"> This work is supported in part by grants from the Minnesota Colorectal Cancer Research Foundation, the Pancreatic Cancer Action Network, </w:t>
      </w:r>
      <w:r>
        <w:rPr>
          <w:rFonts w:ascii="Arial" w:hAnsi="Arial" w:cs="Arial"/>
        </w:rPr>
        <w:t xml:space="preserve">and </w:t>
      </w:r>
      <w:r w:rsidRPr="00E82509">
        <w:rPr>
          <w:rFonts w:ascii="Arial" w:hAnsi="Arial" w:cs="Arial"/>
        </w:rPr>
        <w:t>Institutional Research Grant #129819-IRG-21-049-61-IRG138 from the American Cancer Society awarded to AG</w:t>
      </w:r>
      <w:r>
        <w:rPr>
          <w:rFonts w:ascii="Arial" w:hAnsi="Arial" w:cs="Arial"/>
        </w:rPr>
        <w:t>.</w:t>
      </w:r>
    </w:p>
    <w:p w14:paraId="55D98AD4" w14:textId="77777777" w:rsidR="00E82509" w:rsidRPr="00E82509" w:rsidRDefault="00E82509" w:rsidP="00E82509">
      <w:pPr>
        <w:spacing w:line="360" w:lineRule="auto"/>
        <w:rPr>
          <w:rFonts w:ascii="Arial" w:hAnsi="Arial" w:cs="Arial"/>
        </w:rPr>
      </w:pPr>
      <w:r w:rsidRPr="00E82509">
        <w:rPr>
          <w:rFonts w:ascii="Arial" w:hAnsi="Arial" w:cs="Arial"/>
          <w:b/>
        </w:rPr>
        <w:t>Conflicts of Interest:</w:t>
      </w:r>
      <w:r w:rsidRPr="00E82509">
        <w:rPr>
          <w:rFonts w:ascii="Arial" w:hAnsi="Arial" w:cs="Arial"/>
        </w:rPr>
        <w:t xml:space="preserve"> Authors have disclosed all relevant conflicts of interest. </w:t>
      </w:r>
    </w:p>
    <w:p w14:paraId="1346FA92" w14:textId="5227E153" w:rsidR="00E82509" w:rsidRPr="00E82509" w:rsidRDefault="00E82509" w:rsidP="00E82509">
      <w:pPr>
        <w:spacing w:line="360" w:lineRule="auto"/>
        <w:rPr>
          <w:rFonts w:ascii="Arial" w:hAnsi="Arial" w:cs="Arial"/>
        </w:rPr>
      </w:pPr>
      <w:r w:rsidRPr="00E82509">
        <w:rPr>
          <w:rFonts w:ascii="Arial" w:hAnsi="Arial" w:cs="Arial"/>
          <w:b/>
        </w:rPr>
        <w:t>Author contributions</w:t>
      </w:r>
      <w:r w:rsidRPr="00E82509">
        <w:rPr>
          <w:rFonts w:ascii="Arial" w:hAnsi="Arial" w:cs="Arial"/>
        </w:rPr>
        <w:t>: Conceptualization/design: NP, AG; Provision of study material or patients: NP, AG; Collection and/or assembly of data: NP, AG; Data analysis and interpretation: all authors; Manuscript writing - original draft: NP, AG; Writing - review &amp; editing: all authors; Final approval of manuscript: all authors.</w:t>
      </w:r>
    </w:p>
    <w:p w14:paraId="25075E80" w14:textId="77777777" w:rsidR="00E82509" w:rsidRPr="00E82509" w:rsidRDefault="00E82509" w:rsidP="00E82509">
      <w:pPr>
        <w:spacing w:line="480" w:lineRule="auto"/>
        <w:rPr>
          <w:rFonts w:ascii="Arial" w:hAnsi="Arial" w:cs="Arial"/>
        </w:rPr>
        <w:sectPr w:rsidR="00E82509" w:rsidRPr="00E82509" w:rsidSect="0066112A">
          <w:pgSz w:w="12240" w:h="15840"/>
          <w:pgMar w:top="1440" w:right="1440" w:bottom="1440" w:left="1440" w:header="720" w:footer="720" w:gutter="0"/>
          <w:cols w:space="720"/>
          <w:docGrid w:linePitch="360"/>
        </w:sectPr>
      </w:pPr>
      <w:r w:rsidRPr="00E82509">
        <w:rPr>
          <w:rFonts w:ascii="Arial" w:hAnsi="Arial" w:cs="Arial"/>
          <w:b/>
        </w:rPr>
        <w:lastRenderedPageBreak/>
        <w:t>Data availability:</w:t>
      </w:r>
      <w:r w:rsidRPr="00E82509">
        <w:rPr>
          <w:rFonts w:ascii="Arial" w:hAnsi="Arial" w:cs="Arial"/>
        </w:rPr>
        <w:t xml:space="preserve"> The data underlying this article will be shared on reasonable request to the corresponding author.</w:t>
      </w:r>
    </w:p>
    <w:p w14:paraId="26C11577" w14:textId="6D4332E9" w:rsidR="00666D52" w:rsidRPr="0052247E" w:rsidRDefault="00BE04F0" w:rsidP="00C758DF">
      <w:pPr>
        <w:spacing w:line="480" w:lineRule="auto"/>
        <w:rPr>
          <w:rFonts w:ascii="Arial" w:hAnsi="Arial" w:cs="Arial"/>
          <w:b/>
        </w:rPr>
      </w:pPr>
      <w:r w:rsidRPr="0052247E">
        <w:rPr>
          <w:rFonts w:ascii="Arial" w:hAnsi="Arial" w:cs="Arial"/>
          <w:b/>
        </w:rPr>
        <w:lastRenderedPageBreak/>
        <w:t>References</w:t>
      </w:r>
      <w:r w:rsidR="0052247E" w:rsidRPr="0052247E">
        <w:rPr>
          <w:rFonts w:ascii="Arial" w:hAnsi="Arial" w:cs="Arial"/>
          <w:b/>
        </w:rPr>
        <w:t>:</w:t>
      </w:r>
    </w:p>
    <w:p w14:paraId="6B94AE0F" w14:textId="77777777" w:rsidR="00333D72" w:rsidRPr="00333D72" w:rsidRDefault="009E24B4" w:rsidP="00333D72">
      <w:pPr>
        <w:pStyle w:val="EndNoteBibliography"/>
        <w:spacing w:after="0"/>
        <w:ind w:left="720" w:hanging="720"/>
      </w:pPr>
      <w:r w:rsidRPr="00AA3DD8">
        <w:rPr>
          <w:rFonts w:ascii="Arial" w:hAnsi="Arial" w:cs="Arial"/>
        </w:rPr>
        <w:fldChar w:fldCharType="begin"/>
      </w:r>
      <w:r w:rsidRPr="00AA3DD8">
        <w:rPr>
          <w:rFonts w:ascii="Arial" w:hAnsi="Arial" w:cs="Arial"/>
        </w:rPr>
        <w:instrText xml:space="preserve"> ADDIN EN.REFLIST </w:instrText>
      </w:r>
      <w:r w:rsidRPr="00AA3DD8">
        <w:rPr>
          <w:rFonts w:ascii="Arial" w:hAnsi="Arial" w:cs="Arial"/>
        </w:rPr>
        <w:fldChar w:fldCharType="separate"/>
      </w:r>
      <w:r w:rsidR="00333D72" w:rsidRPr="00333D72">
        <w:t>1.</w:t>
      </w:r>
      <w:r w:rsidR="00333D72" w:rsidRPr="00333D72">
        <w:tab/>
        <w:t>Medicare and Medicaid Program: Conditions of Participation for Home Health Agencies. In:2017.</w:t>
      </w:r>
    </w:p>
    <w:p w14:paraId="400E8712" w14:textId="77777777" w:rsidR="00333D72" w:rsidRPr="00333D72" w:rsidRDefault="00333D72" w:rsidP="00333D72">
      <w:pPr>
        <w:pStyle w:val="EndNoteBibliography"/>
        <w:spacing w:after="0"/>
        <w:ind w:left="720" w:hanging="720"/>
      </w:pPr>
      <w:r w:rsidRPr="00333D72">
        <w:t>2.</w:t>
      </w:r>
      <w:r w:rsidRPr="00333D72">
        <w:tab/>
        <w:t xml:space="preserve">Benjamin AE. An Historical Perspective on Home Care Policy. </w:t>
      </w:r>
      <w:r w:rsidRPr="00333D72">
        <w:rPr>
          <w:i/>
        </w:rPr>
        <w:t xml:space="preserve">The Milbank Quarterly. </w:t>
      </w:r>
      <w:r w:rsidRPr="00333D72">
        <w:t>1993;71(1):129-166.</w:t>
      </w:r>
    </w:p>
    <w:p w14:paraId="25D0D7B3" w14:textId="6EBCAEC5" w:rsidR="00333D72" w:rsidRPr="00333D72" w:rsidRDefault="00333D72" w:rsidP="00333D72">
      <w:pPr>
        <w:pStyle w:val="EndNoteBibliography"/>
        <w:spacing w:after="0"/>
        <w:ind w:left="720" w:hanging="720"/>
      </w:pPr>
      <w:r w:rsidRPr="00333D72">
        <w:t>3.</w:t>
      </w:r>
      <w:r w:rsidRPr="00333D72">
        <w:tab/>
      </w:r>
      <w:hyperlink r:id="rId14" w:history="1">
        <w:r w:rsidRPr="00333D72">
          <w:rPr>
            <w:rStyle w:val="Hyperlink"/>
          </w:rPr>
          <w:t>https://www.medicare.gov/coverage/home-health-services</w:t>
        </w:r>
      </w:hyperlink>
      <w:r w:rsidRPr="00333D72">
        <w:t>. Accessed.</w:t>
      </w:r>
    </w:p>
    <w:p w14:paraId="23F8EB27" w14:textId="77777777" w:rsidR="00333D72" w:rsidRPr="00333D72" w:rsidRDefault="00333D72" w:rsidP="00333D72">
      <w:pPr>
        <w:pStyle w:val="EndNoteBibliography"/>
        <w:spacing w:after="0"/>
        <w:ind w:left="720" w:hanging="720"/>
      </w:pPr>
      <w:r w:rsidRPr="00333D72">
        <w:t>4.</w:t>
      </w:r>
      <w:r w:rsidRPr="00333D72">
        <w:tab/>
        <w:t xml:space="preserve">Byrne D, Goeree MS, Hiedemann B, Stern S. FORMAL HOME HEALTH CARE, INFORMAL CARE, AND FAMILY DECISION MAKING*. </w:t>
      </w:r>
      <w:r w:rsidRPr="00333D72">
        <w:rPr>
          <w:i/>
        </w:rPr>
        <w:t xml:space="preserve">International Economic Review. </w:t>
      </w:r>
      <w:r w:rsidRPr="00333D72">
        <w:t>2009;50(4):1205-1242.</w:t>
      </w:r>
    </w:p>
    <w:p w14:paraId="2780DCE6" w14:textId="77777777" w:rsidR="00333D72" w:rsidRPr="00333D72" w:rsidRDefault="00333D72" w:rsidP="00333D72">
      <w:pPr>
        <w:pStyle w:val="EndNoteBibliography"/>
        <w:spacing w:after="0"/>
        <w:ind w:left="720" w:hanging="720"/>
      </w:pPr>
      <w:r w:rsidRPr="00333D72">
        <w:t>5.</w:t>
      </w:r>
      <w:r w:rsidRPr="00333D72">
        <w:tab/>
        <w:t xml:space="preserve">Hahn AD. Payment reform will shift home health agency valuation parameters. </w:t>
      </w:r>
      <w:r w:rsidRPr="00333D72">
        <w:rPr>
          <w:i/>
        </w:rPr>
        <w:t xml:space="preserve">Healthcare financial management. </w:t>
      </w:r>
      <w:r w:rsidRPr="00333D72">
        <w:t>1998;52(12):31-34.</w:t>
      </w:r>
    </w:p>
    <w:p w14:paraId="43A1BE76" w14:textId="1336CBFE" w:rsidR="00333D72" w:rsidRPr="00333D72" w:rsidRDefault="00333D72" w:rsidP="00333D72">
      <w:pPr>
        <w:pStyle w:val="EndNoteBibliography"/>
        <w:spacing w:after="0"/>
        <w:ind w:left="720" w:hanging="720"/>
      </w:pPr>
      <w:r w:rsidRPr="00333D72">
        <w:t>6.</w:t>
      </w:r>
      <w:r w:rsidRPr="00333D72">
        <w:tab/>
        <w:t xml:space="preserve">National health expenditures, average annual percent change, and percent distribution, by type of expenditure: United States, selected years 1960–2019. </w:t>
      </w:r>
      <w:hyperlink r:id="rId15" w:history="1">
        <w:r w:rsidRPr="00333D72">
          <w:rPr>
            <w:rStyle w:val="Hyperlink"/>
          </w:rPr>
          <w:t>https://www.cdc.gov/nchs/data/hus/2020-2021/HExpType.pdf</w:t>
        </w:r>
      </w:hyperlink>
      <w:r w:rsidRPr="00333D72">
        <w:t>. Accessed.</w:t>
      </w:r>
    </w:p>
    <w:p w14:paraId="42A807F1" w14:textId="688E5AAA" w:rsidR="00333D72" w:rsidRPr="00333D72" w:rsidRDefault="00333D72" w:rsidP="00333D72">
      <w:pPr>
        <w:pStyle w:val="EndNoteBibliography"/>
        <w:spacing w:after="0"/>
        <w:ind w:left="720" w:hanging="720"/>
      </w:pPr>
      <w:r w:rsidRPr="00333D72">
        <w:t>7.</w:t>
      </w:r>
      <w:r w:rsidRPr="00333D72">
        <w:tab/>
        <w:t xml:space="preserve">National Health Expenditures 2022 Highlights. </w:t>
      </w:r>
      <w:hyperlink r:id="rId16" w:history="1">
        <w:r w:rsidRPr="00333D72">
          <w:rPr>
            <w:rStyle w:val="Hyperlink"/>
          </w:rPr>
          <w:t>https://www.cms.gov/files/document/highlights.pdf</w:t>
        </w:r>
      </w:hyperlink>
      <w:r w:rsidRPr="00333D72">
        <w:t>. Accessed.</w:t>
      </w:r>
    </w:p>
    <w:p w14:paraId="642445FD" w14:textId="77777777" w:rsidR="00333D72" w:rsidRPr="00333D72" w:rsidRDefault="00333D72" w:rsidP="00333D72">
      <w:pPr>
        <w:pStyle w:val="EndNoteBibliography"/>
        <w:spacing w:after="0"/>
        <w:ind w:left="720" w:hanging="720"/>
      </w:pPr>
      <w:r w:rsidRPr="00333D72">
        <w:t>8.</w:t>
      </w:r>
      <w:r w:rsidRPr="00333D72">
        <w:tab/>
        <w:t xml:space="preserve">Ornstein KA, Ankuda CK, Leff B, et al. Medicare-funded home-based clinical care for community-dwelling persons with dementia: An essential healthcare delivery mechanism. </w:t>
      </w:r>
      <w:r w:rsidRPr="00333D72">
        <w:rPr>
          <w:i/>
        </w:rPr>
        <w:t xml:space="preserve">Journal of the American Geriatrics Society. </w:t>
      </w:r>
      <w:r w:rsidRPr="00333D72">
        <w:t>2022;70(4):1127-1135.</w:t>
      </w:r>
    </w:p>
    <w:p w14:paraId="39EB0990" w14:textId="77777777" w:rsidR="00333D72" w:rsidRPr="00333D72" w:rsidRDefault="00333D72" w:rsidP="00333D72">
      <w:pPr>
        <w:pStyle w:val="EndNoteBibliography"/>
        <w:spacing w:after="0"/>
        <w:ind w:left="720" w:hanging="720"/>
      </w:pPr>
      <w:r w:rsidRPr="00333D72">
        <w:t>9.</w:t>
      </w:r>
      <w:r w:rsidRPr="00333D72">
        <w:tab/>
        <w:t xml:space="preserve">Jensen CE, Kuo T-M, LeBlanc MR, et al. Functional Status Associations With Treatment Receipt and Outcomes Among Older Adults Newly Diagnosed With Multiple Myeloma. </w:t>
      </w:r>
      <w:r w:rsidRPr="00333D72">
        <w:rPr>
          <w:i/>
        </w:rPr>
        <w:t xml:space="preserve">JCO clinical cancer informatics. </w:t>
      </w:r>
      <w:r w:rsidRPr="00333D72">
        <w:t>2024;8(8):e2300214-e2300214.</w:t>
      </w:r>
    </w:p>
    <w:p w14:paraId="46FB4927" w14:textId="77777777" w:rsidR="00333D72" w:rsidRPr="00333D72" w:rsidRDefault="00333D72" w:rsidP="00333D72">
      <w:pPr>
        <w:pStyle w:val="EndNoteBibliography"/>
        <w:spacing w:after="0"/>
        <w:ind w:left="720" w:hanging="720"/>
      </w:pPr>
      <w:r w:rsidRPr="00333D72">
        <w:t>10.</w:t>
      </w:r>
      <w:r w:rsidRPr="00333D72">
        <w:tab/>
        <w:t xml:space="preserve">Gupta A, Chant ED, Mohile S, et al. Health Care Contact Days Among Older Cancer Survivors. </w:t>
      </w:r>
      <w:r w:rsidRPr="00333D72">
        <w:rPr>
          <w:i/>
        </w:rPr>
        <w:t xml:space="preserve">JCO oncology practice. </w:t>
      </w:r>
      <w:r w:rsidRPr="00333D72">
        <w:t>2024:OP2300590-OP2300590.</w:t>
      </w:r>
    </w:p>
    <w:p w14:paraId="1B37192B" w14:textId="77777777" w:rsidR="00333D72" w:rsidRPr="00333D72" w:rsidRDefault="00333D72" w:rsidP="00333D72">
      <w:pPr>
        <w:pStyle w:val="EndNoteBibliography"/>
        <w:spacing w:after="0"/>
        <w:ind w:left="720" w:hanging="720"/>
      </w:pPr>
      <w:r w:rsidRPr="00333D72">
        <w:t>11.</w:t>
      </w:r>
      <w:r w:rsidRPr="00333D72">
        <w:tab/>
        <w:t xml:space="preserve">Dey S, Cooner J, Delaney CW, et al. Mining Patterns Associated With Mobility Outcomes in Home Healthcare. </w:t>
      </w:r>
      <w:r w:rsidRPr="00333D72">
        <w:rPr>
          <w:i/>
        </w:rPr>
        <w:t xml:space="preserve">Nursing Research. </w:t>
      </w:r>
      <w:r w:rsidRPr="00333D72">
        <w:t>2015;64(4).</w:t>
      </w:r>
    </w:p>
    <w:p w14:paraId="326D54F4" w14:textId="77777777" w:rsidR="00333D72" w:rsidRPr="00333D72" w:rsidRDefault="00333D72" w:rsidP="00333D72">
      <w:pPr>
        <w:pStyle w:val="EndNoteBibliography"/>
        <w:spacing w:after="0"/>
        <w:ind w:left="720" w:hanging="720"/>
      </w:pPr>
      <w:r w:rsidRPr="00333D72">
        <w:t>12.</w:t>
      </w:r>
      <w:r w:rsidRPr="00333D72">
        <w:tab/>
        <w:t xml:space="preserve">Keepnews D, Capitman JA, Rosati RJ. Measuring Patient-Level Clinical Outcomes of Home Health Care. </w:t>
      </w:r>
      <w:r w:rsidRPr="00333D72">
        <w:rPr>
          <w:i/>
        </w:rPr>
        <w:t xml:space="preserve">Journal of Nursing Scholarship. </w:t>
      </w:r>
      <w:r w:rsidRPr="00333D72">
        <w:t>2004;36(1):79-85.</w:t>
      </w:r>
    </w:p>
    <w:p w14:paraId="4B6D8495" w14:textId="77777777" w:rsidR="00333D72" w:rsidRPr="00333D72" w:rsidRDefault="00333D72" w:rsidP="00333D72">
      <w:pPr>
        <w:pStyle w:val="EndNoteBibliography"/>
        <w:spacing w:after="0"/>
        <w:ind w:left="720" w:hanging="720"/>
      </w:pPr>
      <w:r w:rsidRPr="00333D72">
        <w:t>13.</w:t>
      </w:r>
      <w:r w:rsidRPr="00333D72">
        <w:tab/>
        <w:t xml:space="preserve">Jun M, Jung JY. Effectiveness of Home Health Care Service for Elders after Spinal Surgery. </w:t>
      </w:r>
      <w:r w:rsidRPr="00333D72">
        <w:rPr>
          <w:i/>
        </w:rPr>
        <w:t xml:space="preserve">J Korean Acad Nurs. </w:t>
      </w:r>
      <w:r w:rsidRPr="00333D72">
        <w:t>2012;42(7):1009-1018.</w:t>
      </w:r>
    </w:p>
    <w:p w14:paraId="022DF388" w14:textId="77777777" w:rsidR="00333D72" w:rsidRPr="00333D72" w:rsidRDefault="00333D72" w:rsidP="00333D72">
      <w:pPr>
        <w:pStyle w:val="EndNoteBibliography"/>
        <w:spacing w:after="0"/>
        <w:ind w:left="720" w:hanging="720"/>
      </w:pPr>
      <w:r w:rsidRPr="00333D72">
        <w:t>14.</w:t>
      </w:r>
      <w:r w:rsidRPr="00333D72">
        <w:tab/>
        <w:t xml:space="preserve">Nikmat AW, Al-Mashoor SH, Hashim NA. Quality of life in people with cognitive impairment: nursing homes versus home care. </w:t>
      </w:r>
      <w:r w:rsidRPr="00333D72">
        <w:rPr>
          <w:i/>
        </w:rPr>
        <w:t xml:space="preserve">International Psychogeriatrics. </w:t>
      </w:r>
      <w:r w:rsidRPr="00333D72">
        <w:t>2015;27(5):815-824.</w:t>
      </w:r>
    </w:p>
    <w:p w14:paraId="4D0AB145" w14:textId="77777777" w:rsidR="00333D72" w:rsidRPr="00333D72" w:rsidRDefault="00333D72" w:rsidP="00333D72">
      <w:pPr>
        <w:pStyle w:val="EndNoteBibliography"/>
        <w:spacing w:after="0"/>
        <w:ind w:left="720" w:hanging="720"/>
      </w:pPr>
      <w:r w:rsidRPr="00333D72">
        <w:t>15.</w:t>
      </w:r>
      <w:r w:rsidRPr="00333D72">
        <w:tab/>
        <w:t xml:space="preserve">Patel VR, Hussaini SMQ, Blaes AH, et al. Trends in the Prevalence of Functional Limitations Among US Cancer Survivors, 1999-2018. </w:t>
      </w:r>
      <w:r w:rsidRPr="00333D72">
        <w:rPr>
          <w:i/>
        </w:rPr>
        <w:t xml:space="preserve">JAMA oncology. </w:t>
      </w:r>
      <w:r w:rsidRPr="00333D72">
        <w:t>2023;9(7):1001-1003.</w:t>
      </w:r>
    </w:p>
    <w:p w14:paraId="4A93EEDF" w14:textId="77777777" w:rsidR="00333D72" w:rsidRPr="00333D72" w:rsidRDefault="00333D72" w:rsidP="00333D72">
      <w:pPr>
        <w:pStyle w:val="EndNoteBibliography"/>
        <w:spacing w:after="0"/>
        <w:ind w:left="720" w:hanging="720"/>
      </w:pPr>
      <w:r w:rsidRPr="00333D72">
        <w:t>16.</w:t>
      </w:r>
      <w:r w:rsidRPr="00333D72">
        <w:tab/>
        <w:t>Cancer Treatment &amp; Survivorship Facts &amp; Figures 2022-2024.</w:t>
      </w:r>
    </w:p>
    <w:p w14:paraId="6FE71937" w14:textId="6E1FAC84" w:rsidR="00333D72" w:rsidRPr="00333D72" w:rsidRDefault="00333D72" w:rsidP="00333D72">
      <w:pPr>
        <w:pStyle w:val="EndNoteBibliography"/>
        <w:spacing w:after="0"/>
        <w:ind w:left="720" w:hanging="720"/>
      </w:pPr>
      <w:r w:rsidRPr="00333D72">
        <w:t>17.</w:t>
      </w:r>
      <w:r w:rsidRPr="00333D72">
        <w:tab/>
        <w:t xml:space="preserve">FACT SHEET: The President’s Budget Protects and Increases Access to Quality, Affordable Healthcare. </w:t>
      </w:r>
      <w:hyperlink r:id="rId17" w:history="1">
        <w:r w:rsidRPr="00333D72">
          <w:rPr>
            <w:rStyle w:val="Hyperlink"/>
          </w:rPr>
          <w:t>https://www.whitehouse.gov/briefing-room/statements-releases/2024/03/11/fact-sheet-the-presidents-budget-protects-and-increases-access-to-quality-affordable-healthcare/</w:t>
        </w:r>
      </w:hyperlink>
      <w:r w:rsidRPr="00333D72">
        <w:t>. Accessed.</w:t>
      </w:r>
    </w:p>
    <w:p w14:paraId="39688983" w14:textId="16E5D644" w:rsidR="00333D72" w:rsidRPr="00333D72" w:rsidRDefault="00333D72" w:rsidP="00333D72">
      <w:pPr>
        <w:pStyle w:val="EndNoteBibliography"/>
        <w:spacing w:after="0"/>
        <w:ind w:left="720" w:hanging="720"/>
      </w:pPr>
      <w:r w:rsidRPr="00333D72">
        <w:t>18.</w:t>
      </w:r>
      <w:r w:rsidRPr="00333D72">
        <w:tab/>
        <w:t xml:space="preserve">Medical Expenditure Panel Survey. </w:t>
      </w:r>
      <w:hyperlink r:id="rId18" w:history="1">
        <w:r w:rsidRPr="00333D72">
          <w:rPr>
            <w:rStyle w:val="Hyperlink"/>
          </w:rPr>
          <w:t>https://meps.ahrq.gov/mepsweb/about_meps/survey_back.jsp</w:t>
        </w:r>
      </w:hyperlink>
      <w:r w:rsidRPr="00333D72">
        <w:t>. Accessed.</w:t>
      </w:r>
    </w:p>
    <w:p w14:paraId="3B066D1D" w14:textId="77777777" w:rsidR="00333D72" w:rsidRPr="00333D72" w:rsidRDefault="00333D72" w:rsidP="00333D72">
      <w:pPr>
        <w:pStyle w:val="EndNoteBibliography"/>
        <w:spacing w:after="0"/>
        <w:ind w:left="720" w:hanging="720"/>
      </w:pPr>
      <w:r w:rsidRPr="00333D72">
        <w:t>19.</w:t>
      </w:r>
      <w:r w:rsidRPr="00333D72">
        <w:tab/>
        <w:t xml:space="preserve">Rim SH, Yabroff KR, Dasari S, Han X, Litzelman K, Ekwueme DU. Preventive care service use among cancer survivors with serious psychological distress: An analysis of the medical expenditure panel survey data. </w:t>
      </w:r>
      <w:r w:rsidRPr="00333D72">
        <w:rPr>
          <w:i/>
        </w:rPr>
        <w:t xml:space="preserve">Preventive Medicine. </w:t>
      </w:r>
      <w:r w:rsidRPr="00333D72">
        <w:t>2019;123:152-159.</w:t>
      </w:r>
    </w:p>
    <w:p w14:paraId="657CD900" w14:textId="77777777" w:rsidR="00333D72" w:rsidRPr="00333D72" w:rsidRDefault="00333D72" w:rsidP="00333D72">
      <w:pPr>
        <w:pStyle w:val="EndNoteBibliography"/>
        <w:spacing w:after="0"/>
        <w:ind w:left="720" w:hanging="720"/>
      </w:pPr>
      <w:r w:rsidRPr="00333D72">
        <w:t>20.</w:t>
      </w:r>
      <w:r w:rsidRPr="00333D72">
        <w:tab/>
        <w:t xml:space="preserve">Katz SJ, Kabeto M, Langa KM. Gender disparities in the receipt of home care for elderly people with disability in the United States. </w:t>
      </w:r>
      <w:r w:rsidRPr="00333D72">
        <w:rPr>
          <w:i/>
        </w:rPr>
        <w:t xml:space="preserve">Jama. </w:t>
      </w:r>
      <w:r w:rsidRPr="00333D72">
        <w:t>2000;284(23):3022-3027.</w:t>
      </w:r>
    </w:p>
    <w:p w14:paraId="352C8FBF" w14:textId="77777777" w:rsidR="00333D72" w:rsidRPr="00333D72" w:rsidRDefault="00333D72" w:rsidP="00333D72">
      <w:pPr>
        <w:pStyle w:val="EndNoteBibliography"/>
        <w:spacing w:after="0"/>
        <w:ind w:left="720" w:hanging="720"/>
      </w:pPr>
      <w:r w:rsidRPr="00333D72">
        <w:lastRenderedPageBreak/>
        <w:t>21.</w:t>
      </w:r>
      <w:r w:rsidRPr="00333D72">
        <w:tab/>
        <w:t xml:space="preserve">Walker SL, Williams JS, Lu K, Dawson AZ, Egede LE. Trends in Healthcare Expenditures among Adults in the United States by Cancer Diagnosis Status, 2008-2016: A Cross-Sectional Study. </w:t>
      </w:r>
      <w:r w:rsidRPr="00333D72">
        <w:rPr>
          <w:i/>
        </w:rPr>
        <w:t xml:space="preserve">Cancer Epidemiol Biomarkers Prev. </w:t>
      </w:r>
      <w:r w:rsidRPr="00333D72">
        <w:t>2022;31(8):1661-1668.</w:t>
      </w:r>
    </w:p>
    <w:p w14:paraId="71449ECF" w14:textId="77777777" w:rsidR="00333D72" w:rsidRPr="00333D72" w:rsidRDefault="00333D72" w:rsidP="00333D72">
      <w:pPr>
        <w:pStyle w:val="EndNoteBibliography"/>
        <w:spacing w:after="0"/>
        <w:ind w:left="720" w:hanging="720"/>
      </w:pPr>
      <w:r w:rsidRPr="00333D72">
        <w:t>22.</w:t>
      </w:r>
      <w:r w:rsidRPr="00333D72">
        <w:tab/>
        <w:t xml:space="preserve">Thomas KS, Schwartz ML, Boyd E, et al. Home Health Use Following a Cancer Diagnosis Among Patients Enrolled in Medicare Advantage and Traditional Medicare: Findings From the Newly Linked SEER-Medicare and Home Health OASIS Data. </w:t>
      </w:r>
      <w:r w:rsidRPr="00333D72">
        <w:rPr>
          <w:i/>
        </w:rPr>
        <w:t xml:space="preserve">J Natl Cancer Inst Monogr. </w:t>
      </w:r>
      <w:r w:rsidRPr="00333D72">
        <w:t>2020;2020(55):53-59.</w:t>
      </w:r>
    </w:p>
    <w:p w14:paraId="7B5CAD77" w14:textId="77777777" w:rsidR="00333D72" w:rsidRPr="00333D72" w:rsidRDefault="00333D72" w:rsidP="00333D72">
      <w:pPr>
        <w:pStyle w:val="EndNoteBibliography"/>
        <w:spacing w:after="0"/>
        <w:ind w:left="720" w:hanging="720"/>
      </w:pPr>
      <w:r w:rsidRPr="00333D72">
        <w:t>23.</w:t>
      </w:r>
      <w:r w:rsidRPr="00333D72">
        <w:tab/>
        <w:t xml:space="preserve">Jones AL, Harris-Kojetin L, Valverde R. Characteristics and use of home health care by men and women aged 65 and over. </w:t>
      </w:r>
      <w:r w:rsidRPr="00333D72">
        <w:rPr>
          <w:i/>
        </w:rPr>
        <w:t xml:space="preserve">Natl Health Stat Report. </w:t>
      </w:r>
      <w:r w:rsidRPr="00333D72">
        <w:t>2012(52):1-7.</w:t>
      </w:r>
    </w:p>
    <w:p w14:paraId="60CB0855" w14:textId="77777777" w:rsidR="00333D72" w:rsidRPr="00333D72" w:rsidRDefault="00333D72" w:rsidP="00333D72">
      <w:pPr>
        <w:pStyle w:val="EndNoteBibliography"/>
        <w:spacing w:after="0"/>
        <w:ind w:left="720" w:hanging="720"/>
      </w:pPr>
      <w:r w:rsidRPr="00333D72">
        <w:t>24.</w:t>
      </w:r>
      <w:r w:rsidRPr="00333D72">
        <w:tab/>
        <w:t xml:space="preserve">Hsu T, Loscalzo M, Ramani R, et al. Factors associated with high burden in caregivers of older adults with cancer. </w:t>
      </w:r>
      <w:r w:rsidRPr="00333D72">
        <w:rPr>
          <w:i/>
        </w:rPr>
        <w:t xml:space="preserve">Cancer. </w:t>
      </w:r>
      <w:r w:rsidRPr="00333D72">
        <w:t>2014;120(18):2927-2935.</w:t>
      </w:r>
    </w:p>
    <w:p w14:paraId="47DFD42D" w14:textId="77777777" w:rsidR="00333D72" w:rsidRPr="00333D72" w:rsidRDefault="00333D72" w:rsidP="00333D72">
      <w:pPr>
        <w:pStyle w:val="EndNoteBibliography"/>
        <w:spacing w:after="0"/>
        <w:ind w:left="720" w:hanging="720"/>
      </w:pPr>
      <w:r w:rsidRPr="00333D72">
        <w:t>25.</w:t>
      </w:r>
      <w:r w:rsidRPr="00333D72">
        <w:tab/>
        <w:t xml:space="preserve">Skopec L, Zuckerman S, Aarons J, et al. Home health use in medicare advantage compared to use in traditional medicare. </w:t>
      </w:r>
      <w:r w:rsidRPr="00333D72">
        <w:rPr>
          <w:i/>
        </w:rPr>
        <w:t xml:space="preserve">Health Affairs. </w:t>
      </w:r>
      <w:r w:rsidRPr="00333D72">
        <w:t>2020;39(6):1072-1079.</w:t>
      </w:r>
    </w:p>
    <w:p w14:paraId="60D66DA8" w14:textId="77777777" w:rsidR="00333D72" w:rsidRPr="00333D72" w:rsidRDefault="00333D72" w:rsidP="00333D72">
      <w:pPr>
        <w:pStyle w:val="EndNoteBibliography"/>
        <w:spacing w:after="0"/>
        <w:ind w:left="720" w:hanging="720"/>
      </w:pPr>
      <w:r w:rsidRPr="00333D72">
        <w:t>26.</w:t>
      </w:r>
      <w:r w:rsidRPr="00333D72">
        <w:tab/>
        <w:t xml:space="preserve">Sterling MR, Grabowski DC, Shen MJ. Obtaining and Paying for Home Care—Navigating Patients Through the Complex Terrain of Home Care in the US. </w:t>
      </w:r>
      <w:r w:rsidRPr="00333D72">
        <w:rPr>
          <w:i/>
        </w:rPr>
        <w:t xml:space="preserve">JAMA Internal Medicine. </w:t>
      </w:r>
      <w:r w:rsidRPr="00333D72">
        <w:t>2023;183(8):755-756.</w:t>
      </w:r>
    </w:p>
    <w:p w14:paraId="4B99676D" w14:textId="77777777" w:rsidR="00333D72" w:rsidRPr="00333D72" w:rsidRDefault="00333D72" w:rsidP="00333D72">
      <w:pPr>
        <w:pStyle w:val="EndNoteBibliography"/>
        <w:spacing w:after="0"/>
        <w:ind w:left="720" w:hanging="720"/>
      </w:pPr>
      <w:r w:rsidRPr="00333D72">
        <w:t>27.</w:t>
      </w:r>
      <w:r w:rsidRPr="00333D72">
        <w:tab/>
        <w:t xml:space="preserve">Binette J, and Fanni Farago. Home and Community Preference Survey: A National Survey of Adults Age 18-Plus. </w:t>
      </w:r>
      <w:r w:rsidRPr="00333D72">
        <w:rPr>
          <w:i/>
        </w:rPr>
        <w:t xml:space="preserve">AARP Research, November 2021. </w:t>
      </w:r>
      <w:r w:rsidRPr="00333D72">
        <w:t>2021.</w:t>
      </w:r>
    </w:p>
    <w:p w14:paraId="42608245" w14:textId="77777777" w:rsidR="00333D72" w:rsidRPr="00333D72" w:rsidRDefault="00333D72" w:rsidP="00333D72">
      <w:pPr>
        <w:pStyle w:val="EndNoteBibliography"/>
        <w:spacing w:after="0"/>
        <w:ind w:left="720" w:hanging="720"/>
      </w:pPr>
      <w:r w:rsidRPr="00333D72">
        <w:t>28.</w:t>
      </w:r>
      <w:r w:rsidRPr="00333D72">
        <w:tab/>
        <w:t xml:space="preserve">Shiels MS, Lipkowitz S, Campos NG, et al. Opportunities for Achieving the Cancer Moonshot Goal of a 50% Reduction in Cancer Mortality by 2047. </w:t>
      </w:r>
      <w:r w:rsidRPr="00333D72">
        <w:rPr>
          <w:i/>
        </w:rPr>
        <w:t xml:space="preserve">Cancer Discovery. </w:t>
      </w:r>
      <w:r w:rsidRPr="00333D72">
        <w:t>2023;13(5):1084-1099.</w:t>
      </w:r>
    </w:p>
    <w:p w14:paraId="3F765836" w14:textId="77777777" w:rsidR="00333D72" w:rsidRPr="00333D72" w:rsidRDefault="00333D72" w:rsidP="00333D72">
      <w:pPr>
        <w:pStyle w:val="EndNoteBibliography"/>
        <w:spacing w:after="0"/>
        <w:ind w:left="720" w:hanging="720"/>
      </w:pPr>
      <w:r w:rsidRPr="00333D72">
        <w:t>29.</w:t>
      </w:r>
      <w:r w:rsidRPr="00333D72">
        <w:tab/>
        <w:t>(2021-2022) HR-tC. American Rescue Plan Act of 2021. (2021, March 11). .</w:t>
      </w:r>
    </w:p>
    <w:p w14:paraId="057F3F5F" w14:textId="77777777" w:rsidR="00333D72" w:rsidRPr="00333D72" w:rsidRDefault="00333D72" w:rsidP="00333D72">
      <w:pPr>
        <w:pStyle w:val="EndNoteBibliography"/>
        <w:spacing w:after="0"/>
        <w:ind w:left="720" w:hanging="720"/>
      </w:pPr>
      <w:r w:rsidRPr="00333D72">
        <w:t>30.</w:t>
      </w:r>
      <w:r w:rsidRPr="00333D72">
        <w:tab/>
        <w:t xml:space="preserve">Soto-Perez-de-Celis E, Dale W, Katheria V, et al. Outcome prioritization and preferences among older adults with cancer starting chemotherapy in a randomized clinical trial. </w:t>
      </w:r>
      <w:r w:rsidRPr="00333D72">
        <w:rPr>
          <w:i/>
        </w:rPr>
        <w:t xml:space="preserve">Cancer. </w:t>
      </w:r>
      <w:r w:rsidRPr="00333D72">
        <w:t>2024;n/a(n/a).</w:t>
      </w:r>
    </w:p>
    <w:p w14:paraId="1F3130AB" w14:textId="77777777" w:rsidR="00333D72" w:rsidRPr="00333D72" w:rsidRDefault="00333D72" w:rsidP="00333D72">
      <w:pPr>
        <w:pStyle w:val="EndNoteBibliography"/>
        <w:spacing w:after="0"/>
        <w:ind w:left="720" w:hanging="720"/>
      </w:pPr>
      <w:r w:rsidRPr="00333D72">
        <w:t>31.</w:t>
      </w:r>
      <w:r w:rsidRPr="00333D72">
        <w:tab/>
        <w:t xml:space="preserve">Schwartz ML, Kosar CM, Mroz TM, Kumar A, Rahman M. Quality of Home Health Agencies Serving Traditional Medicare vs Medicare Advantage Beneficiaries. </w:t>
      </w:r>
      <w:r w:rsidRPr="00333D72">
        <w:rPr>
          <w:i/>
        </w:rPr>
        <w:t xml:space="preserve">JAMA Netw Open. </w:t>
      </w:r>
      <w:r w:rsidRPr="00333D72">
        <w:t>2019;2(9):e1910622.</w:t>
      </w:r>
    </w:p>
    <w:p w14:paraId="30B0FA2F" w14:textId="2B3A38E2" w:rsidR="00333D72" w:rsidRPr="00333D72" w:rsidRDefault="00333D72" w:rsidP="00333D72">
      <w:pPr>
        <w:pStyle w:val="EndNoteBibliography"/>
        <w:spacing w:after="0"/>
        <w:ind w:left="720" w:hanging="720"/>
      </w:pPr>
      <w:r w:rsidRPr="00333D72">
        <w:t>32.</w:t>
      </w:r>
      <w:r w:rsidRPr="00333D72">
        <w:tab/>
        <w:t xml:space="preserve">ASCO Patient-Centered Cancer Care Certification. </w:t>
      </w:r>
      <w:hyperlink r:id="rId19" w:history="1">
        <w:r w:rsidRPr="00333D72">
          <w:rPr>
            <w:rStyle w:val="Hyperlink"/>
          </w:rPr>
          <w:t>https://society.asco.org/sites/new-www.asco.org/files/content-files/practice-patients/documents/2023-APC4-Certification-Standards-Manual.pdf</w:t>
        </w:r>
      </w:hyperlink>
      <w:r w:rsidRPr="00333D72">
        <w:t>. Accessed.</w:t>
      </w:r>
    </w:p>
    <w:p w14:paraId="4E49865F" w14:textId="77777777" w:rsidR="00333D72" w:rsidRPr="00333D72" w:rsidRDefault="00333D72" w:rsidP="00333D72">
      <w:pPr>
        <w:pStyle w:val="EndNoteBibliography"/>
        <w:spacing w:after="0"/>
        <w:ind w:left="720" w:hanging="720"/>
      </w:pPr>
      <w:r w:rsidRPr="00333D72">
        <w:t>33.</w:t>
      </w:r>
      <w:r w:rsidRPr="00333D72">
        <w:tab/>
        <w:t>(2021-2022) S-tC. Better Care Better Jobs Act. (2021, June 24). .</w:t>
      </w:r>
    </w:p>
    <w:p w14:paraId="12B6C581" w14:textId="77777777" w:rsidR="00333D72" w:rsidRPr="00333D72" w:rsidRDefault="00333D72" w:rsidP="00333D72">
      <w:pPr>
        <w:pStyle w:val="EndNoteBibliography"/>
        <w:spacing w:after="0"/>
        <w:ind w:left="720" w:hanging="720"/>
      </w:pPr>
      <w:r w:rsidRPr="00333D72">
        <w:t>34.</w:t>
      </w:r>
      <w:r w:rsidRPr="00333D72">
        <w:tab/>
        <w:t xml:space="preserve">Werner RM, Coe NB, Qi M, Konetzka RT. Patient Outcomes After Hospital Discharge to Home With Home Health Care vs to a Skilled Nursing Facility. </w:t>
      </w:r>
      <w:r w:rsidRPr="00333D72">
        <w:rPr>
          <w:i/>
        </w:rPr>
        <w:t xml:space="preserve">Archives of internal medicine (1960). </w:t>
      </w:r>
      <w:r w:rsidRPr="00333D72">
        <w:t>2019;179(5):617-623.</w:t>
      </w:r>
    </w:p>
    <w:p w14:paraId="546DFE4D" w14:textId="77777777" w:rsidR="00333D72" w:rsidRPr="00333D72" w:rsidRDefault="00333D72" w:rsidP="00333D72">
      <w:pPr>
        <w:pStyle w:val="EndNoteBibliography"/>
        <w:spacing w:after="0"/>
        <w:ind w:left="720" w:hanging="720"/>
      </w:pPr>
      <w:r w:rsidRPr="00333D72">
        <w:t>35.</w:t>
      </w:r>
      <w:r w:rsidRPr="00333D72">
        <w:tab/>
        <w:t xml:space="preserve">Sanford DE, Olsen MA, Bommarito KM, et al. Association of Discharge Home with Home Health Care and 30-Day Readmission after Pancreatectomy. </w:t>
      </w:r>
      <w:r w:rsidRPr="00333D72">
        <w:rPr>
          <w:i/>
        </w:rPr>
        <w:t xml:space="preserve">Journal of the American College of Surgeons. </w:t>
      </w:r>
      <w:r w:rsidRPr="00333D72">
        <w:t>2014;219(5).</w:t>
      </w:r>
    </w:p>
    <w:p w14:paraId="126B7005" w14:textId="77777777" w:rsidR="00333D72" w:rsidRPr="00333D72" w:rsidRDefault="00333D72" w:rsidP="00333D72">
      <w:pPr>
        <w:pStyle w:val="EndNoteBibliography"/>
        <w:spacing w:after="0"/>
        <w:ind w:left="720" w:hanging="720"/>
      </w:pPr>
      <w:r w:rsidRPr="00333D72">
        <w:t>36.</w:t>
      </w:r>
      <w:r w:rsidRPr="00333D72">
        <w:tab/>
        <w:t xml:space="preserve">Martin RCG, Brown R, Puffer L, et al. Readmission Rates After Abdominal Surgery: The Role of Surgeon, Primary Caregiver, Home Health, and Subacute Rehab. </w:t>
      </w:r>
      <w:r w:rsidRPr="00333D72">
        <w:rPr>
          <w:i/>
        </w:rPr>
        <w:t xml:space="preserve">Annals of Surgery. </w:t>
      </w:r>
      <w:r w:rsidRPr="00333D72">
        <w:t>2011;254(4).</w:t>
      </w:r>
    </w:p>
    <w:p w14:paraId="4A507EDB" w14:textId="77777777" w:rsidR="00333D72" w:rsidRPr="00333D72" w:rsidRDefault="00333D72" w:rsidP="00333D72">
      <w:pPr>
        <w:pStyle w:val="EndNoteBibliography"/>
        <w:ind w:left="720" w:hanging="720"/>
      </w:pPr>
      <w:r w:rsidRPr="00333D72">
        <w:t>37.</w:t>
      </w:r>
      <w:r w:rsidRPr="00333D72">
        <w:tab/>
        <w:t xml:space="preserve">Sterling MR, Lau J, Rajan M, Safford MM, Akinyelure OP, Kern LM. Self-reported gaps in care coordination and preventable adverse outcomes among older adults receiving home health care. </w:t>
      </w:r>
      <w:r w:rsidRPr="00333D72">
        <w:rPr>
          <w:i/>
        </w:rPr>
        <w:t xml:space="preserve">J Am Geriatr Soc. </w:t>
      </w:r>
      <w:r w:rsidRPr="00333D72">
        <w:t>2023;71(3):810-820.</w:t>
      </w:r>
    </w:p>
    <w:p w14:paraId="25BA8065" w14:textId="45FB0736" w:rsidR="008C72D4" w:rsidRPr="00AD266A" w:rsidRDefault="009E24B4" w:rsidP="00AD266A">
      <w:pPr>
        <w:spacing w:line="480" w:lineRule="auto"/>
        <w:rPr>
          <w:rFonts w:ascii="Arial" w:hAnsi="Arial" w:cs="Arial"/>
        </w:rPr>
      </w:pPr>
      <w:r w:rsidRPr="00AA3DD8">
        <w:rPr>
          <w:rFonts w:ascii="Arial" w:hAnsi="Arial" w:cs="Arial"/>
        </w:rPr>
        <w:fldChar w:fldCharType="end"/>
      </w:r>
    </w:p>
    <w:p w14:paraId="6877A38C" w14:textId="507235C0" w:rsidR="008C72D4" w:rsidRPr="00AA3DD8" w:rsidRDefault="008C72D4" w:rsidP="008C72D4">
      <w:pPr>
        <w:rPr>
          <w:rFonts w:ascii="Arial" w:hAnsi="Arial" w:cs="Arial"/>
          <w:b/>
        </w:rPr>
        <w:sectPr w:rsidR="008C72D4" w:rsidRPr="00AA3DD8" w:rsidSect="0066112A">
          <w:pgSz w:w="12240" w:h="15840"/>
          <w:pgMar w:top="1440" w:right="1440" w:bottom="1440" w:left="1440" w:header="720" w:footer="720" w:gutter="0"/>
          <w:cols w:space="720"/>
          <w:docGrid w:linePitch="360"/>
        </w:sectPr>
      </w:pPr>
    </w:p>
    <w:p w14:paraId="50CA167D" w14:textId="1A2AF421" w:rsidR="008C72D4" w:rsidRPr="00AA3DD8" w:rsidRDefault="008C72D4" w:rsidP="008C72D4">
      <w:pPr>
        <w:rPr>
          <w:rFonts w:ascii="Arial" w:hAnsi="Arial" w:cs="Arial"/>
          <w:b/>
        </w:rPr>
      </w:pPr>
      <w:r w:rsidRPr="00AA3DD8">
        <w:rPr>
          <w:rFonts w:ascii="Arial" w:hAnsi="Arial" w:cs="Arial"/>
          <w:b/>
        </w:rPr>
        <w:lastRenderedPageBreak/>
        <w:t>Table 1</w:t>
      </w:r>
      <w:r w:rsidR="008E0D77">
        <w:rPr>
          <w:rFonts w:ascii="Arial" w:hAnsi="Arial" w:cs="Arial"/>
          <w:b/>
        </w:rPr>
        <w:t>:</w:t>
      </w:r>
      <w:r w:rsidR="00D208B7">
        <w:rPr>
          <w:rFonts w:ascii="Arial" w:hAnsi="Arial" w:cs="Arial"/>
          <w:b/>
        </w:rPr>
        <w:t xml:space="preserve"> </w:t>
      </w:r>
      <w:r w:rsidR="00232065">
        <w:rPr>
          <w:rFonts w:ascii="Arial" w:hAnsi="Arial" w:cs="Arial"/>
          <w:b/>
        </w:rPr>
        <w:t>C</w:t>
      </w:r>
      <w:r w:rsidR="00D208B7">
        <w:rPr>
          <w:rFonts w:ascii="Arial" w:hAnsi="Arial" w:cs="Arial"/>
          <w:b/>
        </w:rPr>
        <w:t>haracteristics and home health care utilization</w:t>
      </w:r>
      <w:r w:rsidR="008E0D77">
        <w:rPr>
          <w:rFonts w:ascii="Arial" w:hAnsi="Arial" w:cs="Arial"/>
          <w:b/>
        </w:rPr>
        <w:t xml:space="preserve"> patterns among cancer survivors and those without history of </w:t>
      </w:r>
      <w:commentRangeStart w:id="102"/>
      <w:commentRangeStart w:id="103"/>
      <w:r w:rsidR="008E0D77">
        <w:rPr>
          <w:rFonts w:ascii="Arial" w:hAnsi="Arial" w:cs="Arial"/>
          <w:b/>
        </w:rPr>
        <w:t>cancer</w:t>
      </w:r>
      <w:commentRangeEnd w:id="102"/>
      <w:r w:rsidR="00F146C4">
        <w:rPr>
          <w:rStyle w:val="CommentReference"/>
          <w:rFonts w:ascii="Arial" w:hAnsi="Arial" w:cs="Arial"/>
          <w:b/>
          <w:sz w:val="22"/>
          <w:szCs w:val="22"/>
        </w:rPr>
        <w:commentReference w:id="102"/>
      </w:r>
      <w:commentRangeEnd w:id="103"/>
      <w:r w:rsidR="008E47FC">
        <w:rPr>
          <w:rStyle w:val="CommentReference"/>
          <w:rFonts w:ascii="Arial" w:hAnsi="Arial" w:cs="Arial"/>
          <w:b/>
          <w:sz w:val="22"/>
          <w:szCs w:val="22"/>
        </w:rPr>
        <w:commentReference w:id="103"/>
      </w:r>
      <w:r w:rsidR="00E477C2">
        <w:rPr>
          <w:rFonts w:ascii="Arial" w:hAnsi="Arial" w:cs="Arial"/>
          <w:b/>
        </w:rPr>
        <w:t xml:space="preserve"> between 2016-2019.</w:t>
      </w:r>
      <w:r w:rsidR="008E47FC">
        <w:rPr>
          <w:rFonts w:ascii="Arial" w:hAnsi="Arial" w:cs="Arial"/>
          <w:b/>
        </w:rPr>
        <w:t xml:space="preserve"> Medical Expenditure Panel Survey</w:t>
      </w:r>
    </w:p>
    <w:tbl>
      <w:tblPr>
        <w:tblStyle w:val="TableGrid"/>
        <w:tblW w:w="11605" w:type="dxa"/>
        <w:tblInd w:w="0" w:type="dxa"/>
        <w:tblLayout w:type="fixed"/>
        <w:tblLook w:val="04A0" w:firstRow="1" w:lastRow="0" w:firstColumn="1" w:lastColumn="0" w:noHBand="0" w:noVBand="1"/>
      </w:tblPr>
      <w:tblGrid>
        <w:gridCol w:w="2065"/>
        <w:gridCol w:w="1440"/>
        <w:gridCol w:w="1530"/>
        <w:gridCol w:w="1350"/>
        <w:gridCol w:w="1710"/>
        <w:gridCol w:w="1530"/>
        <w:gridCol w:w="1980"/>
      </w:tblGrid>
      <w:tr w:rsidR="008C72D4" w:rsidRPr="008E0D77" w14:paraId="17764A24" w14:textId="77777777" w:rsidTr="00AE288C">
        <w:trPr>
          <w:trHeight w:val="495"/>
        </w:trPr>
        <w:tc>
          <w:tcPr>
            <w:tcW w:w="2065" w:type="dxa"/>
            <w:tcBorders>
              <w:top w:val="single" w:sz="4" w:space="0" w:color="auto"/>
              <w:left w:val="single" w:sz="4" w:space="0" w:color="auto"/>
              <w:bottom w:val="single" w:sz="4" w:space="0" w:color="auto"/>
              <w:right w:val="single" w:sz="4" w:space="0" w:color="auto"/>
            </w:tcBorders>
          </w:tcPr>
          <w:p w14:paraId="73CD9113" w14:textId="77777777" w:rsidR="008C72D4" w:rsidRPr="008E0D77" w:rsidRDefault="008C72D4" w:rsidP="00E4343C">
            <w:pPr>
              <w:jc w:val="center"/>
              <w:rPr>
                <w:rFonts w:ascii="Arial" w:hAnsi="Arial" w:cs="Arial"/>
                <w:b/>
                <w:bCs/>
                <w:sz w:val="20"/>
                <w:szCs w:val="20"/>
              </w:rPr>
            </w:pPr>
            <w:r w:rsidRPr="008E0D77">
              <w:rPr>
                <w:rFonts w:ascii="Arial" w:hAnsi="Arial" w:cs="Arial"/>
                <w:b/>
                <w:bCs/>
                <w:sz w:val="20"/>
                <w:szCs w:val="20"/>
              </w:rPr>
              <w:t>Baseline characteristics</w:t>
            </w:r>
          </w:p>
          <w:p w14:paraId="304373AC" w14:textId="77777777" w:rsidR="008C72D4" w:rsidRPr="008E0D77" w:rsidRDefault="008C72D4" w:rsidP="00E4343C">
            <w:pPr>
              <w:jc w:val="center"/>
              <w:rPr>
                <w:rFonts w:ascii="Arial" w:hAnsi="Arial" w:cs="Arial"/>
                <w:b/>
                <w:sz w:val="20"/>
                <w:szCs w:val="20"/>
              </w:rPr>
            </w:pPr>
          </w:p>
        </w:tc>
        <w:tc>
          <w:tcPr>
            <w:tcW w:w="4320" w:type="dxa"/>
            <w:gridSpan w:val="3"/>
            <w:tcBorders>
              <w:top w:val="single" w:sz="4" w:space="0" w:color="auto"/>
              <w:left w:val="single" w:sz="4" w:space="0" w:color="auto"/>
              <w:bottom w:val="single" w:sz="4" w:space="0" w:color="auto"/>
              <w:right w:val="single" w:sz="4" w:space="0" w:color="auto"/>
            </w:tcBorders>
            <w:hideMark/>
          </w:tcPr>
          <w:p w14:paraId="3D916867" w14:textId="77777777" w:rsidR="008C72D4" w:rsidRPr="008E0D77" w:rsidRDefault="008C72D4" w:rsidP="00E4343C">
            <w:pPr>
              <w:jc w:val="center"/>
              <w:rPr>
                <w:rFonts w:ascii="Arial" w:hAnsi="Arial" w:cs="Arial"/>
                <w:b/>
                <w:sz w:val="20"/>
                <w:szCs w:val="20"/>
              </w:rPr>
            </w:pPr>
            <w:r w:rsidRPr="008E0D77">
              <w:rPr>
                <w:rFonts w:ascii="Arial" w:hAnsi="Arial" w:cs="Arial"/>
                <w:b/>
                <w:sz w:val="20"/>
                <w:szCs w:val="20"/>
              </w:rPr>
              <w:t>Cancer Survivors</w:t>
            </w:r>
          </w:p>
          <w:p w14:paraId="26B96B5F" w14:textId="4E60FC53" w:rsidR="008E0D77" w:rsidRPr="008E0D77" w:rsidRDefault="008E0D77" w:rsidP="00E4343C">
            <w:pPr>
              <w:jc w:val="center"/>
              <w:rPr>
                <w:rFonts w:ascii="Arial" w:hAnsi="Arial" w:cs="Arial"/>
                <w:b/>
                <w:sz w:val="20"/>
                <w:szCs w:val="20"/>
              </w:rPr>
            </w:pPr>
            <w:del w:id="104" w:author="Helen M Parsons" w:date="2024-10-11T16:08:00Z">
              <w:r w:rsidRPr="008E0D77" w:rsidDel="00232065">
                <w:rPr>
                  <w:rFonts w:ascii="Arial" w:hAnsi="Arial" w:cs="Arial"/>
                  <w:b/>
                  <w:sz w:val="20"/>
                  <w:szCs w:val="20"/>
                </w:rPr>
                <w:delText>(N = 9398)</w:delText>
              </w:r>
            </w:del>
          </w:p>
        </w:tc>
        <w:tc>
          <w:tcPr>
            <w:tcW w:w="5220" w:type="dxa"/>
            <w:gridSpan w:val="3"/>
            <w:tcBorders>
              <w:top w:val="single" w:sz="4" w:space="0" w:color="auto"/>
              <w:left w:val="single" w:sz="4" w:space="0" w:color="auto"/>
              <w:bottom w:val="single" w:sz="4" w:space="0" w:color="auto"/>
              <w:right w:val="single" w:sz="4" w:space="0" w:color="auto"/>
            </w:tcBorders>
            <w:hideMark/>
          </w:tcPr>
          <w:p w14:paraId="07787DBB" w14:textId="77777777" w:rsidR="008C72D4" w:rsidRPr="008E0D77" w:rsidRDefault="008F1ADB" w:rsidP="00E4343C">
            <w:pPr>
              <w:jc w:val="center"/>
              <w:rPr>
                <w:rFonts w:ascii="Arial" w:hAnsi="Arial" w:cs="Arial"/>
                <w:b/>
                <w:sz w:val="20"/>
                <w:szCs w:val="20"/>
              </w:rPr>
            </w:pPr>
            <w:r w:rsidRPr="008E0D77">
              <w:rPr>
                <w:rFonts w:ascii="Arial" w:hAnsi="Arial" w:cs="Arial"/>
                <w:b/>
                <w:sz w:val="20"/>
                <w:szCs w:val="20"/>
              </w:rPr>
              <w:t>Respondents with no h</w:t>
            </w:r>
            <w:r w:rsidR="008C72D4" w:rsidRPr="008E0D77">
              <w:rPr>
                <w:rFonts w:ascii="Arial" w:hAnsi="Arial" w:cs="Arial"/>
                <w:b/>
                <w:sz w:val="20"/>
                <w:szCs w:val="20"/>
              </w:rPr>
              <w:t xml:space="preserve">istory of </w:t>
            </w:r>
            <w:r w:rsidR="008E0D77" w:rsidRPr="008E0D77">
              <w:rPr>
                <w:rFonts w:ascii="Arial" w:hAnsi="Arial" w:cs="Arial"/>
                <w:b/>
                <w:sz w:val="20"/>
                <w:szCs w:val="20"/>
              </w:rPr>
              <w:t>Cancer</w:t>
            </w:r>
          </w:p>
          <w:p w14:paraId="3258E5D7" w14:textId="4DDB2760" w:rsidR="008E0D77" w:rsidRPr="008E0D77" w:rsidRDefault="008E0D77" w:rsidP="00E4343C">
            <w:pPr>
              <w:jc w:val="center"/>
              <w:rPr>
                <w:rFonts w:ascii="Arial" w:hAnsi="Arial" w:cs="Arial"/>
                <w:b/>
                <w:sz w:val="20"/>
                <w:szCs w:val="20"/>
              </w:rPr>
            </w:pPr>
            <w:del w:id="105" w:author="Helen M Parsons" w:date="2024-10-11T16:08:00Z">
              <w:r w:rsidRPr="008E0D77" w:rsidDel="00232065">
                <w:rPr>
                  <w:rFonts w:ascii="Arial" w:hAnsi="Arial" w:cs="Arial"/>
                  <w:b/>
                  <w:sz w:val="20"/>
                  <w:szCs w:val="20"/>
                </w:rPr>
                <w:delText>(N = 83579)</w:delText>
              </w:r>
            </w:del>
          </w:p>
        </w:tc>
      </w:tr>
      <w:tr w:rsidR="008C72D4" w:rsidRPr="008E0D77" w14:paraId="609E769F" w14:textId="77777777" w:rsidTr="00AE288C">
        <w:trPr>
          <w:trHeight w:val="1909"/>
        </w:trPr>
        <w:tc>
          <w:tcPr>
            <w:tcW w:w="2065" w:type="dxa"/>
            <w:tcBorders>
              <w:top w:val="single" w:sz="4" w:space="0" w:color="auto"/>
              <w:left w:val="single" w:sz="4" w:space="0" w:color="auto"/>
              <w:bottom w:val="single" w:sz="4" w:space="0" w:color="auto"/>
              <w:right w:val="single" w:sz="4" w:space="0" w:color="auto"/>
            </w:tcBorders>
          </w:tcPr>
          <w:p w14:paraId="14739BC5" w14:textId="77777777" w:rsidR="008C72D4" w:rsidRPr="008E0D77" w:rsidRDefault="008C72D4" w:rsidP="00E4343C">
            <w:pPr>
              <w:jc w:val="center"/>
              <w:rPr>
                <w:rFonts w:ascii="Arial" w:hAnsi="Arial" w:cs="Arial"/>
                <w:sz w:val="20"/>
                <w:szCs w:val="20"/>
              </w:rPr>
            </w:pPr>
          </w:p>
        </w:tc>
        <w:tc>
          <w:tcPr>
            <w:tcW w:w="1440" w:type="dxa"/>
            <w:tcBorders>
              <w:top w:val="single" w:sz="4" w:space="0" w:color="auto"/>
              <w:left w:val="single" w:sz="4" w:space="0" w:color="auto"/>
              <w:bottom w:val="single" w:sz="4" w:space="0" w:color="auto"/>
              <w:right w:val="single" w:sz="4" w:space="0" w:color="auto"/>
            </w:tcBorders>
            <w:hideMark/>
          </w:tcPr>
          <w:p w14:paraId="0B3B5E48" w14:textId="77777777" w:rsidR="008F1ADB" w:rsidRPr="008E0D77" w:rsidRDefault="008C72D4" w:rsidP="00E4343C">
            <w:pPr>
              <w:jc w:val="center"/>
              <w:rPr>
                <w:rFonts w:ascii="Arial" w:hAnsi="Arial" w:cs="Arial"/>
                <w:sz w:val="20"/>
                <w:szCs w:val="20"/>
              </w:rPr>
            </w:pPr>
            <w:r w:rsidRPr="008E0D77">
              <w:rPr>
                <w:rFonts w:ascii="Arial" w:hAnsi="Arial" w:cs="Arial"/>
                <w:sz w:val="20"/>
                <w:szCs w:val="20"/>
              </w:rPr>
              <w:t>All C</w:t>
            </w:r>
            <w:r w:rsidR="008F1ADB" w:rsidRPr="008E0D77">
              <w:rPr>
                <w:rFonts w:ascii="Arial" w:hAnsi="Arial" w:cs="Arial"/>
                <w:sz w:val="20"/>
                <w:szCs w:val="20"/>
              </w:rPr>
              <w:t>ancer</w:t>
            </w:r>
          </w:p>
          <w:p w14:paraId="6CD91CB1" w14:textId="77777777" w:rsidR="008C72D4" w:rsidRDefault="008C72D4" w:rsidP="00E4343C">
            <w:pPr>
              <w:jc w:val="center"/>
              <w:rPr>
                <w:ins w:id="106" w:author="Naveen Premnath [2]" w:date="2024-08-16T00:02:00Z"/>
                <w:rFonts w:ascii="Arial" w:hAnsi="Arial" w:cs="Arial"/>
                <w:sz w:val="20"/>
                <w:szCs w:val="20"/>
              </w:rPr>
            </w:pPr>
            <w:r w:rsidRPr="008E0D77">
              <w:rPr>
                <w:rFonts w:ascii="Arial" w:hAnsi="Arial" w:cs="Arial"/>
                <w:sz w:val="20"/>
                <w:szCs w:val="20"/>
              </w:rPr>
              <w:t>S</w:t>
            </w:r>
            <w:r w:rsidR="008F1ADB" w:rsidRPr="008E0D77">
              <w:rPr>
                <w:rFonts w:ascii="Arial" w:hAnsi="Arial" w:cs="Arial"/>
                <w:sz w:val="20"/>
                <w:szCs w:val="20"/>
              </w:rPr>
              <w:t>urvivors</w:t>
            </w:r>
          </w:p>
          <w:p w14:paraId="10B347E3" w14:textId="77777777" w:rsidR="009F4C5B" w:rsidRDefault="009F4C5B" w:rsidP="009F4C5B">
            <w:pPr>
              <w:jc w:val="center"/>
              <w:rPr>
                <w:ins w:id="107" w:author="Helen M Parsons" w:date="2024-10-11T16:11:00Z"/>
                <w:rFonts w:ascii="Arial" w:hAnsi="Arial" w:cs="Arial"/>
                <w:sz w:val="20"/>
                <w:szCs w:val="20"/>
              </w:rPr>
            </w:pPr>
          </w:p>
          <w:p w14:paraId="562A24A7" w14:textId="77777777" w:rsidR="00232065" w:rsidRDefault="00232065" w:rsidP="009F4C5B">
            <w:pPr>
              <w:jc w:val="center"/>
              <w:rPr>
                <w:ins w:id="108" w:author="Helen M Parsons" w:date="2024-10-11T16:11:00Z"/>
                <w:rFonts w:ascii="Arial" w:hAnsi="Arial" w:cs="Arial"/>
                <w:sz w:val="20"/>
                <w:szCs w:val="20"/>
              </w:rPr>
            </w:pPr>
          </w:p>
          <w:p w14:paraId="090B82AC" w14:textId="77777777" w:rsidR="00232065" w:rsidRDefault="00232065" w:rsidP="009F4C5B">
            <w:pPr>
              <w:jc w:val="center"/>
              <w:rPr>
                <w:ins w:id="109" w:author="Helen M Parsons" w:date="2024-10-11T16:11:00Z"/>
                <w:rFonts w:ascii="Arial" w:hAnsi="Arial" w:cs="Arial"/>
                <w:sz w:val="20"/>
                <w:szCs w:val="20"/>
              </w:rPr>
            </w:pPr>
          </w:p>
          <w:p w14:paraId="3B3DE034" w14:textId="77777777" w:rsidR="00232065" w:rsidRDefault="00232065" w:rsidP="009F4C5B">
            <w:pPr>
              <w:jc w:val="center"/>
              <w:rPr>
                <w:ins w:id="110" w:author="Helen M Parsons" w:date="2024-10-11T16:11:00Z"/>
                <w:rFonts w:ascii="Arial" w:hAnsi="Arial" w:cs="Arial"/>
                <w:sz w:val="20"/>
                <w:szCs w:val="20"/>
              </w:rPr>
            </w:pPr>
          </w:p>
          <w:p w14:paraId="3B249E44" w14:textId="77777777" w:rsidR="00232065" w:rsidRDefault="00232065" w:rsidP="009F4C5B">
            <w:pPr>
              <w:jc w:val="center"/>
              <w:rPr>
                <w:ins w:id="111" w:author="Helen M Parsons" w:date="2024-10-11T16:11:00Z"/>
                <w:rFonts w:ascii="Arial" w:hAnsi="Arial" w:cs="Arial"/>
                <w:sz w:val="20"/>
                <w:szCs w:val="20"/>
              </w:rPr>
            </w:pPr>
          </w:p>
          <w:p w14:paraId="322B8B6A" w14:textId="5F8E732F" w:rsidR="00232065" w:rsidRPr="008E0D77" w:rsidRDefault="00232065" w:rsidP="009F4C5B">
            <w:pPr>
              <w:jc w:val="center"/>
              <w:rPr>
                <w:rFonts w:ascii="Arial" w:hAnsi="Arial" w:cs="Arial"/>
                <w:sz w:val="20"/>
                <w:szCs w:val="20"/>
              </w:rPr>
            </w:pPr>
            <w:ins w:id="112" w:author="Helen M Parsons" w:date="2024-10-11T16:11:00Z">
              <w:r>
                <w:rPr>
                  <w:rFonts w:ascii="Arial" w:hAnsi="Arial" w:cs="Arial"/>
                  <w:sz w:val="20"/>
                  <w:szCs w:val="20"/>
                </w:rPr>
                <w:t>N</w:t>
              </w:r>
            </w:ins>
            <w:ins w:id="113" w:author="Helen M Parsons" w:date="2024-10-11T16:58:00Z">
              <w:r w:rsidR="008E47FC">
                <w:rPr>
                  <w:rFonts w:ascii="Arial" w:hAnsi="Arial" w:cs="Arial"/>
                  <w:sz w:val="20"/>
                  <w:szCs w:val="20"/>
                </w:rPr>
                <w:t>, (%)</w:t>
              </w:r>
            </w:ins>
            <w:ins w:id="114" w:author="Helen M Parsons" w:date="2024-10-11T16:11:00Z">
              <w:r w:rsidR="008E47FC">
                <w:rPr>
                  <w:rFonts w:ascii="Arial" w:hAnsi="Arial" w:cs="Arial"/>
                  <w:sz w:val="20"/>
                  <w:szCs w:val="20"/>
                </w:rPr>
                <w:t xml:space="preserve"> [</w:t>
              </w:r>
              <w:r>
                <w:rPr>
                  <w:rFonts w:ascii="Arial" w:hAnsi="Arial" w:cs="Arial"/>
                  <w:sz w:val="20"/>
                  <w:szCs w:val="20"/>
                </w:rPr>
                <w:t>WN</w:t>
              </w:r>
              <w:r w:rsidR="008E47FC">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752A2CAA" w14:textId="77777777" w:rsidR="008C72D4" w:rsidRDefault="008C72D4" w:rsidP="00E4343C">
            <w:pPr>
              <w:jc w:val="center"/>
              <w:rPr>
                <w:ins w:id="115" w:author="Naveen Premnath [2]" w:date="2024-08-16T00:05:00Z"/>
                <w:rFonts w:ascii="Arial" w:hAnsi="Arial" w:cs="Arial"/>
                <w:sz w:val="20"/>
                <w:szCs w:val="20"/>
              </w:rPr>
            </w:pPr>
            <w:r w:rsidRPr="008E0D77">
              <w:rPr>
                <w:rFonts w:ascii="Arial" w:hAnsi="Arial" w:cs="Arial"/>
                <w:sz w:val="20"/>
                <w:szCs w:val="20"/>
              </w:rPr>
              <w:t>C</w:t>
            </w:r>
            <w:r w:rsidR="008F1ADB" w:rsidRPr="008E0D77">
              <w:rPr>
                <w:rFonts w:ascii="Arial" w:hAnsi="Arial" w:cs="Arial"/>
                <w:sz w:val="20"/>
                <w:szCs w:val="20"/>
              </w:rPr>
              <w:t xml:space="preserve">ancer </w:t>
            </w:r>
            <w:r w:rsidRPr="008E0D77">
              <w:rPr>
                <w:rFonts w:ascii="Arial" w:hAnsi="Arial" w:cs="Arial"/>
                <w:sz w:val="20"/>
                <w:szCs w:val="20"/>
              </w:rPr>
              <w:t>S</w:t>
            </w:r>
            <w:r w:rsidR="008F1ADB" w:rsidRPr="008E0D77">
              <w:rPr>
                <w:rFonts w:ascii="Arial" w:hAnsi="Arial" w:cs="Arial"/>
                <w:sz w:val="20"/>
                <w:szCs w:val="20"/>
              </w:rPr>
              <w:t>urvivors</w:t>
            </w:r>
            <w:r w:rsidRPr="008E0D77">
              <w:rPr>
                <w:rFonts w:ascii="Arial" w:hAnsi="Arial" w:cs="Arial"/>
                <w:sz w:val="20"/>
                <w:szCs w:val="20"/>
              </w:rPr>
              <w:t xml:space="preserve"> eligib</w:t>
            </w:r>
            <w:r w:rsidR="00E4343C" w:rsidRPr="008E0D77">
              <w:rPr>
                <w:rFonts w:ascii="Arial" w:hAnsi="Arial" w:cs="Arial"/>
                <w:sz w:val="20"/>
                <w:szCs w:val="20"/>
              </w:rPr>
              <w:t xml:space="preserve">le for </w:t>
            </w:r>
            <w:r w:rsidRPr="008E0D77">
              <w:rPr>
                <w:rFonts w:ascii="Arial" w:hAnsi="Arial" w:cs="Arial"/>
                <w:sz w:val="20"/>
                <w:szCs w:val="20"/>
              </w:rPr>
              <w:t>home care</w:t>
            </w:r>
          </w:p>
          <w:p w14:paraId="59BBFE23" w14:textId="77777777" w:rsidR="009F4C5B" w:rsidRDefault="009F4C5B" w:rsidP="00E4343C">
            <w:pPr>
              <w:jc w:val="center"/>
              <w:rPr>
                <w:ins w:id="116" w:author="Helen M Parsons" w:date="2024-10-11T16:11:00Z"/>
                <w:rFonts w:ascii="Arial" w:hAnsi="Arial" w:cs="Arial"/>
                <w:sz w:val="20"/>
                <w:szCs w:val="20"/>
              </w:rPr>
            </w:pPr>
          </w:p>
          <w:p w14:paraId="05099B0D" w14:textId="77777777" w:rsidR="00232065" w:rsidRDefault="00232065" w:rsidP="00E4343C">
            <w:pPr>
              <w:jc w:val="center"/>
              <w:rPr>
                <w:ins w:id="117" w:author="Helen M Parsons" w:date="2024-10-11T16:11:00Z"/>
                <w:rFonts w:ascii="Arial" w:hAnsi="Arial" w:cs="Arial"/>
                <w:sz w:val="20"/>
                <w:szCs w:val="20"/>
              </w:rPr>
            </w:pPr>
          </w:p>
          <w:p w14:paraId="7F6C5B35" w14:textId="77777777" w:rsidR="00232065" w:rsidRDefault="00232065" w:rsidP="00E4343C">
            <w:pPr>
              <w:jc w:val="center"/>
              <w:rPr>
                <w:ins w:id="118" w:author="Helen M Parsons" w:date="2024-10-11T16:11:00Z"/>
                <w:rFonts w:ascii="Arial" w:hAnsi="Arial" w:cs="Arial"/>
                <w:sz w:val="20"/>
                <w:szCs w:val="20"/>
              </w:rPr>
            </w:pPr>
          </w:p>
          <w:p w14:paraId="77081996" w14:textId="349BBC1A" w:rsidR="00232065" w:rsidRPr="008E0D77" w:rsidRDefault="008E47FC" w:rsidP="00E4343C">
            <w:pPr>
              <w:jc w:val="center"/>
              <w:rPr>
                <w:rFonts w:ascii="Arial" w:hAnsi="Arial" w:cs="Arial"/>
                <w:sz w:val="20"/>
                <w:szCs w:val="20"/>
              </w:rPr>
            </w:pPr>
            <w:ins w:id="119" w:author="Helen M Parsons" w:date="2024-10-11T16:58:00Z">
              <w:r>
                <w:rPr>
                  <w:rFonts w:ascii="Arial" w:hAnsi="Arial" w:cs="Arial"/>
                  <w:sz w:val="20"/>
                  <w:szCs w:val="20"/>
                </w:rPr>
                <w:t>N, (%) [WN]</w:t>
              </w:r>
            </w:ins>
          </w:p>
        </w:tc>
        <w:tc>
          <w:tcPr>
            <w:tcW w:w="1350" w:type="dxa"/>
            <w:tcBorders>
              <w:top w:val="single" w:sz="4" w:space="0" w:color="auto"/>
              <w:left w:val="single" w:sz="4" w:space="0" w:color="auto"/>
              <w:bottom w:val="single" w:sz="4" w:space="0" w:color="auto"/>
              <w:right w:val="single" w:sz="4" w:space="0" w:color="auto"/>
            </w:tcBorders>
            <w:hideMark/>
          </w:tcPr>
          <w:p w14:paraId="0CCA94F1" w14:textId="61606C55" w:rsidR="008C72D4" w:rsidRDefault="008C72D4" w:rsidP="00E4343C">
            <w:pPr>
              <w:jc w:val="center"/>
              <w:rPr>
                <w:ins w:id="120" w:author="Naveen Premnath [2]" w:date="2024-08-16T00:05:00Z"/>
                <w:rFonts w:ascii="Arial" w:hAnsi="Arial" w:cs="Arial"/>
                <w:sz w:val="20"/>
                <w:szCs w:val="20"/>
              </w:rPr>
            </w:pPr>
            <w:r w:rsidRPr="008E0D77">
              <w:rPr>
                <w:rFonts w:ascii="Arial" w:hAnsi="Arial" w:cs="Arial"/>
                <w:sz w:val="20"/>
                <w:szCs w:val="20"/>
              </w:rPr>
              <w:t>C</w:t>
            </w:r>
            <w:r w:rsidR="008F1ADB" w:rsidRPr="008E0D77">
              <w:rPr>
                <w:rFonts w:ascii="Arial" w:hAnsi="Arial" w:cs="Arial"/>
                <w:sz w:val="20"/>
                <w:szCs w:val="20"/>
              </w:rPr>
              <w:t xml:space="preserve">ancer </w:t>
            </w:r>
            <w:r w:rsidRPr="008E0D77">
              <w:rPr>
                <w:rFonts w:ascii="Arial" w:hAnsi="Arial" w:cs="Arial"/>
                <w:sz w:val="20"/>
                <w:szCs w:val="20"/>
              </w:rPr>
              <w:t>S</w:t>
            </w:r>
            <w:r w:rsidR="008F1ADB" w:rsidRPr="008E0D77">
              <w:rPr>
                <w:rFonts w:ascii="Arial" w:hAnsi="Arial" w:cs="Arial"/>
                <w:sz w:val="20"/>
                <w:szCs w:val="20"/>
              </w:rPr>
              <w:t>urvivors</w:t>
            </w:r>
            <w:r w:rsidRPr="008E0D77">
              <w:rPr>
                <w:rFonts w:ascii="Arial" w:hAnsi="Arial" w:cs="Arial"/>
                <w:sz w:val="20"/>
                <w:szCs w:val="20"/>
              </w:rPr>
              <w:t xml:space="preserve"> </w:t>
            </w:r>
            <w:r w:rsidR="008F1ADB" w:rsidRPr="008E0D77">
              <w:rPr>
                <w:rFonts w:ascii="Arial" w:hAnsi="Arial" w:cs="Arial"/>
                <w:sz w:val="20"/>
                <w:szCs w:val="20"/>
              </w:rPr>
              <w:t xml:space="preserve">who </w:t>
            </w:r>
            <w:r w:rsidRPr="008E0D77">
              <w:rPr>
                <w:rFonts w:ascii="Arial" w:hAnsi="Arial" w:cs="Arial"/>
                <w:sz w:val="20"/>
                <w:szCs w:val="20"/>
              </w:rPr>
              <w:t>receiv</w:t>
            </w:r>
            <w:r w:rsidR="00E4343C" w:rsidRPr="008E0D77">
              <w:rPr>
                <w:rFonts w:ascii="Arial" w:hAnsi="Arial" w:cs="Arial"/>
                <w:sz w:val="20"/>
                <w:szCs w:val="20"/>
              </w:rPr>
              <w:t>ed</w:t>
            </w:r>
            <w:r w:rsidRPr="008E0D77">
              <w:rPr>
                <w:rFonts w:ascii="Arial" w:hAnsi="Arial" w:cs="Arial"/>
                <w:sz w:val="20"/>
                <w:szCs w:val="20"/>
              </w:rPr>
              <w:t xml:space="preserve"> home care</w:t>
            </w:r>
          </w:p>
          <w:p w14:paraId="4B28E334" w14:textId="1D95F253" w:rsidR="009F4C5B" w:rsidRPr="008E0D77" w:rsidDel="0047033B" w:rsidRDefault="009F4C5B" w:rsidP="00E4343C">
            <w:pPr>
              <w:jc w:val="center"/>
              <w:rPr>
                <w:del w:id="121" w:author="Naveen Premnath [2]" w:date="2024-08-16T00:14:00Z"/>
                <w:rFonts w:ascii="Arial" w:hAnsi="Arial" w:cs="Arial"/>
                <w:sz w:val="20"/>
                <w:szCs w:val="20"/>
              </w:rPr>
            </w:pPr>
          </w:p>
          <w:p w14:paraId="6270B348" w14:textId="77777777" w:rsidR="008C72D4" w:rsidRDefault="008C72D4" w:rsidP="0047033B">
            <w:pPr>
              <w:jc w:val="center"/>
              <w:rPr>
                <w:ins w:id="122" w:author="Helen M Parsons" w:date="2024-10-11T16:11:00Z"/>
                <w:rFonts w:ascii="Arial" w:hAnsi="Arial" w:cs="Arial"/>
                <w:sz w:val="20"/>
                <w:szCs w:val="20"/>
              </w:rPr>
            </w:pPr>
          </w:p>
          <w:p w14:paraId="52C0A85B" w14:textId="610E2C7E" w:rsidR="00232065" w:rsidRPr="008E0D77" w:rsidRDefault="008E47FC" w:rsidP="0047033B">
            <w:pPr>
              <w:jc w:val="center"/>
              <w:rPr>
                <w:rFonts w:ascii="Arial" w:hAnsi="Arial" w:cs="Arial"/>
                <w:sz w:val="20"/>
                <w:szCs w:val="20"/>
              </w:rPr>
            </w:pPr>
            <w:ins w:id="123" w:author="Helen M Parsons" w:date="2024-10-11T16:58:00Z">
              <w:r>
                <w:rPr>
                  <w:rFonts w:ascii="Arial" w:hAnsi="Arial" w:cs="Arial"/>
                  <w:sz w:val="20"/>
                  <w:szCs w:val="20"/>
                </w:rPr>
                <w:t>N, (%) [WN]</w:t>
              </w:r>
            </w:ins>
          </w:p>
        </w:tc>
        <w:tc>
          <w:tcPr>
            <w:tcW w:w="1710" w:type="dxa"/>
            <w:tcBorders>
              <w:top w:val="single" w:sz="4" w:space="0" w:color="auto"/>
              <w:left w:val="single" w:sz="4" w:space="0" w:color="auto"/>
              <w:bottom w:val="single" w:sz="4" w:space="0" w:color="auto"/>
              <w:right w:val="single" w:sz="4" w:space="0" w:color="auto"/>
            </w:tcBorders>
            <w:hideMark/>
          </w:tcPr>
          <w:p w14:paraId="445B2288" w14:textId="77777777" w:rsidR="008C72D4" w:rsidRDefault="008F1ADB" w:rsidP="008F1ADB">
            <w:pPr>
              <w:jc w:val="center"/>
              <w:rPr>
                <w:ins w:id="124" w:author="Naveen Premnath [2]" w:date="2024-08-16T00:05:00Z"/>
                <w:rFonts w:ascii="Arial" w:hAnsi="Arial" w:cs="Arial"/>
                <w:sz w:val="20"/>
                <w:szCs w:val="20"/>
              </w:rPr>
            </w:pPr>
            <w:r w:rsidRPr="008E0D77">
              <w:rPr>
                <w:rFonts w:ascii="Arial" w:hAnsi="Arial" w:cs="Arial"/>
                <w:sz w:val="20"/>
                <w:szCs w:val="20"/>
              </w:rPr>
              <w:t>Non Cancer individuals</w:t>
            </w:r>
          </w:p>
          <w:p w14:paraId="42977888" w14:textId="77777777" w:rsidR="009F4C5B" w:rsidRDefault="009F4C5B" w:rsidP="008F1ADB">
            <w:pPr>
              <w:jc w:val="center"/>
              <w:rPr>
                <w:ins w:id="125" w:author="Helen M Parsons" w:date="2024-10-11T16:11:00Z"/>
                <w:rFonts w:ascii="Arial" w:hAnsi="Arial" w:cs="Arial"/>
                <w:sz w:val="20"/>
                <w:szCs w:val="20"/>
              </w:rPr>
            </w:pPr>
          </w:p>
          <w:p w14:paraId="64C32722" w14:textId="77777777" w:rsidR="00232065" w:rsidRDefault="00232065" w:rsidP="008F1ADB">
            <w:pPr>
              <w:jc w:val="center"/>
              <w:rPr>
                <w:ins w:id="126" w:author="Helen M Parsons" w:date="2024-10-11T16:11:00Z"/>
                <w:rFonts w:ascii="Arial" w:hAnsi="Arial" w:cs="Arial"/>
                <w:sz w:val="20"/>
                <w:szCs w:val="20"/>
              </w:rPr>
            </w:pPr>
          </w:p>
          <w:p w14:paraId="005B1F8E" w14:textId="77777777" w:rsidR="00232065" w:rsidRDefault="00232065" w:rsidP="008F1ADB">
            <w:pPr>
              <w:jc w:val="center"/>
              <w:rPr>
                <w:ins w:id="127" w:author="Helen M Parsons" w:date="2024-10-11T16:11:00Z"/>
                <w:rFonts w:ascii="Arial" w:hAnsi="Arial" w:cs="Arial"/>
                <w:sz w:val="20"/>
                <w:szCs w:val="20"/>
              </w:rPr>
            </w:pPr>
          </w:p>
          <w:p w14:paraId="08A570C2" w14:textId="77777777" w:rsidR="00232065" w:rsidRDefault="00232065" w:rsidP="008F1ADB">
            <w:pPr>
              <w:jc w:val="center"/>
              <w:rPr>
                <w:ins w:id="128" w:author="Helen M Parsons" w:date="2024-10-11T16:11:00Z"/>
                <w:rFonts w:ascii="Arial" w:hAnsi="Arial" w:cs="Arial"/>
                <w:sz w:val="20"/>
                <w:szCs w:val="20"/>
              </w:rPr>
            </w:pPr>
          </w:p>
          <w:p w14:paraId="7BBC6201" w14:textId="77777777" w:rsidR="00232065" w:rsidRDefault="00232065" w:rsidP="008F1ADB">
            <w:pPr>
              <w:jc w:val="center"/>
              <w:rPr>
                <w:ins w:id="129" w:author="Helen M Parsons" w:date="2024-10-11T16:11:00Z"/>
                <w:rFonts w:ascii="Arial" w:hAnsi="Arial" w:cs="Arial"/>
                <w:sz w:val="20"/>
                <w:szCs w:val="20"/>
              </w:rPr>
            </w:pPr>
          </w:p>
          <w:p w14:paraId="44079DD9" w14:textId="276E89F7" w:rsidR="00232065" w:rsidRPr="008E0D77" w:rsidRDefault="008E47FC" w:rsidP="008F1ADB">
            <w:pPr>
              <w:jc w:val="center"/>
              <w:rPr>
                <w:rFonts w:ascii="Arial" w:hAnsi="Arial" w:cs="Arial"/>
                <w:sz w:val="20"/>
                <w:szCs w:val="20"/>
              </w:rPr>
            </w:pPr>
            <w:ins w:id="130" w:author="Helen M Parsons" w:date="2024-10-11T16:58:00Z">
              <w:r>
                <w:rPr>
                  <w:rFonts w:ascii="Arial" w:hAnsi="Arial" w:cs="Arial"/>
                  <w:sz w:val="20"/>
                  <w:szCs w:val="20"/>
                </w:rPr>
                <w:t>N, (%) [WN]</w:t>
              </w:r>
            </w:ins>
          </w:p>
        </w:tc>
        <w:tc>
          <w:tcPr>
            <w:tcW w:w="1530" w:type="dxa"/>
            <w:tcBorders>
              <w:top w:val="single" w:sz="4" w:space="0" w:color="auto"/>
              <w:left w:val="single" w:sz="4" w:space="0" w:color="auto"/>
              <w:bottom w:val="single" w:sz="4" w:space="0" w:color="auto"/>
              <w:right w:val="single" w:sz="4" w:space="0" w:color="auto"/>
            </w:tcBorders>
            <w:hideMark/>
          </w:tcPr>
          <w:p w14:paraId="203F07E9" w14:textId="77777777" w:rsidR="008F1ADB" w:rsidRPr="008E0D77" w:rsidRDefault="008F1ADB" w:rsidP="00E4343C">
            <w:pPr>
              <w:jc w:val="center"/>
              <w:rPr>
                <w:rFonts w:ascii="Arial" w:hAnsi="Arial" w:cs="Arial"/>
                <w:sz w:val="20"/>
                <w:szCs w:val="20"/>
              </w:rPr>
            </w:pPr>
            <w:r w:rsidRPr="008E0D77">
              <w:rPr>
                <w:rFonts w:ascii="Arial" w:hAnsi="Arial" w:cs="Arial"/>
                <w:sz w:val="20"/>
                <w:szCs w:val="20"/>
              </w:rPr>
              <w:t xml:space="preserve">Non Cancer individuals </w:t>
            </w:r>
          </w:p>
          <w:p w14:paraId="733F7229" w14:textId="6331A57F" w:rsidR="008C72D4" w:rsidRPr="008E0D77" w:rsidRDefault="008F1ADB" w:rsidP="00E4343C">
            <w:pPr>
              <w:jc w:val="center"/>
              <w:rPr>
                <w:rFonts w:ascii="Arial" w:hAnsi="Arial" w:cs="Arial"/>
                <w:sz w:val="20"/>
                <w:szCs w:val="20"/>
              </w:rPr>
            </w:pPr>
            <w:r w:rsidRPr="008E0D77">
              <w:rPr>
                <w:rFonts w:ascii="Arial" w:hAnsi="Arial" w:cs="Arial"/>
                <w:sz w:val="20"/>
                <w:szCs w:val="20"/>
              </w:rPr>
              <w:t>e</w:t>
            </w:r>
            <w:r w:rsidR="008C72D4" w:rsidRPr="008E0D77">
              <w:rPr>
                <w:rFonts w:ascii="Arial" w:hAnsi="Arial" w:cs="Arial"/>
                <w:sz w:val="20"/>
                <w:szCs w:val="20"/>
              </w:rPr>
              <w:t>ligib</w:t>
            </w:r>
            <w:r w:rsidR="00E4343C" w:rsidRPr="008E0D77">
              <w:rPr>
                <w:rFonts w:ascii="Arial" w:hAnsi="Arial" w:cs="Arial"/>
                <w:sz w:val="20"/>
                <w:szCs w:val="20"/>
              </w:rPr>
              <w:t>le</w:t>
            </w:r>
            <w:r w:rsidRPr="008E0D77">
              <w:rPr>
                <w:rFonts w:ascii="Arial" w:hAnsi="Arial" w:cs="Arial"/>
                <w:sz w:val="20"/>
                <w:szCs w:val="20"/>
              </w:rPr>
              <w:t xml:space="preserve"> for</w:t>
            </w:r>
          </w:p>
          <w:p w14:paraId="2B72B2B2" w14:textId="77777777" w:rsidR="008C72D4" w:rsidRDefault="008C72D4" w:rsidP="00E4343C">
            <w:pPr>
              <w:jc w:val="center"/>
              <w:rPr>
                <w:ins w:id="131" w:author="Naveen Premnath [2]" w:date="2024-08-16T00:05:00Z"/>
                <w:rFonts w:ascii="Arial" w:hAnsi="Arial" w:cs="Arial"/>
                <w:sz w:val="20"/>
                <w:szCs w:val="20"/>
              </w:rPr>
            </w:pPr>
            <w:r w:rsidRPr="008E0D77">
              <w:rPr>
                <w:rFonts w:ascii="Arial" w:hAnsi="Arial" w:cs="Arial"/>
                <w:sz w:val="20"/>
                <w:szCs w:val="20"/>
              </w:rPr>
              <w:t>home care</w:t>
            </w:r>
          </w:p>
          <w:p w14:paraId="1DB86357" w14:textId="77777777" w:rsidR="009F4C5B" w:rsidRDefault="009F4C5B" w:rsidP="00E4343C">
            <w:pPr>
              <w:jc w:val="center"/>
              <w:rPr>
                <w:ins w:id="132" w:author="Helen M Parsons" w:date="2024-10-11T16:12:00Z"/>
                <w:rFonts w:ascii="Arial" w:hAnsi="Arial" w:cs="Arial"/>
                <w:sz w:val="20"/>
                <w:szCs w:val="20"/>
              </w:rPr>
            </w:pPr>
          </w:p>
          <w:p w14:paraId="63132C62" w14:textId="77777777" w:rsidR="00C304EB" w:rsidRDefault="00C304EB" w:rsidP="00E4343C">
            <w:pPr>
              <w:jc w:val="center"/>
              <w:rPr>
                <w:ins w:id="133" w:author="Helen M Parsons" w:date="2024-10-11T16:12:00Z"/>
                <w:rFonts w:ascii="Arial" w:hAnsi="Arial" w:cs="Arial"/>
                <w:sz w:val="20"/>
                <w:szCs w:val="20"/>
              </w:rPr>
            </w:pPr>
          </w:p>
          <w:p w14:paraId="6BB2CDAB" w14:textId="77777777" w:rsidR="00C304EB" w:rsidRDefault="00C304EB" w:rsidP="00E4343C">
            <w:pPr>
              <w:jc w:val="center"/>
              <w:rPr>
                <w:ins w:id="134" w:author="Helen M Parsons" w:date="2024-10-11T16:12:00Z"/>
                <w:rFonts w:ascii="Arial" w:hAnsi="Arial" w:cs="Arial"/>
                <w:sz w:val="20"/>
                <w:szCs w:val="20"/>
              </w:rPr>
            </w:pPr>
          </w:p>
          <w:p w14:paraId="640B710C" w14:textId="4F9DE0B0" w:rsidR="00C304EB" w:rsidRPr="008E0D77" w:rsidRDefault="008E47FC" w:rsidP="00E4343C">
            <w:pPr>
              <w:jc w:val="center"/>
              <w:rPr>
                <w:rFonts w:ascii="Arial" w:hAnsi="Arial" w:cs="Arial"/>
                <w:sz w:val="20"/>
                <w:szCs w:val="20"/>
              </w:rPr>
            </w:pPr>
            <w:ins w:id="135" w:author="Helen M Parsons" w:date="2024-10-11T16:58:00Z">
              <w:r>
                <w:rPr>
                  <w:rFonts w:ascii="Arial" w:hAnsi="Arial" w:cs="Arial"/>
                  <w:sz w:val="20"/>
                  <w:szCs w:val="20"/>
                </w:rPr>
                <w:t>N, (%) [WN]</w:t>
              </w:r>
            </w:ins>
          </w:p>
        </w:tc>
        <w:tc>
          <w:tcPr>
            <w:tcW w:w="1980" w:type="dxa"/>
            <w:tcBorders>
              <w:top w:val="single" w:sz="4" w:space="0" w:color="auto"/>
              <w:left w:val="single" w:sz="4" w:space="0" w:color="auto"/>
              <w:bottom w:val="single" w:sz="4" w:space="0" w:color="auto"/>
              <w:right w:val="single" w:sz="4" w:space="0" w:color="auto"/>
            </w:tcBorders>
            <w:hideMark/>
          </w:tcPr>
          <w:p w14:paraId="524A06F9" w14:textId="77777777" w:rsidR="008F1ADB" w:rsidRPr="008E0D77" w:rsidRDefault="008F1ADB" w:rsidP="00E4343C">
            <w:pPr>
              <w:jc w:val="center"/>
              <w:rPr>
                <w:rFonts w:ascii="Arial" w:hAnsi="Arial" w:cs="Arial"/>
                <w:sz w:val="20"/>
                <w:szCs w:val="20"/>
              </w:rPr>
            </w:pPr>
            <w:r w:rsidRPr="008E0D77">
              <w:rPr>
                <w:rFonts w:ascii="Arial" w:hAnsi="Arial" w:cs="Arial"/>
                <w:sz w:val="20"/>
                <w:szCs w:val="20"/>
              </w:rPr>
              <w:t>Non Cancer individuals who</w:t>
            </w:r>
          </w:p>
          <w:p w14:paraId="25FCD7C4" w14:textId="74A0A795" w:rsidR="008C72D4" w:rsidRPr="008E0D77" w:rsidRDefault="008C72D4" w:rsidP="00E4343C">
            <w:pPr>
              <w:jc w:val="center"/>
              <w:rPr>
                <w:rFonts w:ascii="Arial" w:hAnsi="Arial" w:cs="Arial"/>
                <w:sz w:val="20"/>
                <w:szCs w:val="20"/>
              </w:rPr>
            </w:pPr>
            <w:r w:rsidRPr="008E0D77">
              <w:rPr>
                <w:rFonts w:ascii="Arial" w:hAnsi="Arial" w:cs="Arial"/>
                <w:sz w:val="20"/>
                <w:szCs w:val="20"/>
              </w:rPr>
              <w:t>recei</w:t>
            </w:r>
            <w:r w:rsidR="00E4343C" w:rsidRPr="008E0D77">
              <w:rPr>
                <w:rFonts w:ascii="Arial" w:hAnsi="Arial" w:cs="Arial"/>
                <w:sz w:val="20"/>
                <w:szCs w:val="20"/>
              </w:rPr>
              <w:t>ved</w:t>
            </w:r>
          </w:p>
          <w:p w14:paraId="6FEE3E16" w14:textId="12837AC4" w:rsidR="008C72D4" w:rsidRDefault="008C72D4" w:rsidP="00E4343C">
            <w:pPr>
              <w:jc w:val="center"/>
              <w:rPr>
                <w:ins w:id="136" w:author="Naveen Premnath [2]" w:date="2024-08-16T00:05:00Z"/>
                <w:rFonts w:ascii="Arial" w:hAnsi="Arial" w:cs="Arial"/>
                <w:sz w:val="20"/>
                <w:szCs w:val="20"/>
              </w:rPr>
            </w:pPr>
            <w:r w:rsidRPr="008E0D77">
              <w:rPr>
                <w:rFonts w:ascii="Arial" w:hAnsi="Arial" w:cs="Arial"/>
                <w:sz w:val="20"/>
                <w:szCs w:val="20"/>
              </w:rPr>
              <w:t>home care</w:t>
            </w:r>
          </w:p>
          <w:p w14:paraId="59096607" w14:textId="4BF1DF7B" w:rsidR="009F4C5B" w:rsidRPr="008E0D77" w:rsidDel="0047033B" w:rsidRDefault="009F4C5B" w:rsidP="00E4343C">
            <w:pPr>
              <w:jc w:val="center"/>
              <w:rPr>
                <w:del w:id="137" w:author="Naveen Premnath [2]" w:date="2024-08-16T00:14:00Z"/>
                <w:rFonts w:ascii="Arial" w:hAnsi="Arial" w:cs="Arial"/>
                <w:sz w:val="20"/>
                <w:szCs w:val="20"/>
              </w:rPr>
            </w:pPr>
          </w:p>
          <w:p w14:paraId="2EBD0C6A" w14:textId="77777777" w:rsidR="008C72D4" w:rsidRDefault="008C72D4" w:rsidP="0047033B">
            <w:pPr>
              <w:jc w:val="center"/>
              <w:rPr>
                <w:ins w:id="138" w:author="Helen M Parsons" w:date="2024-10-11T16:12:00Z"/>
                <w:rFonts w:ascii="Arial" w:hAnsi="Arial" w:cs="Arial"/>
                <w:sz w:val="20"/>
                <w:szCs w:val="20"/>
              </w:rPr>
            </w:pPr>
          </w:p>
          <w:p w14:paraId="5DA510DB" w14:textId="77777777" w:rsidR="00C304EB" w:rsidRDefault="00C304EB" w:rsidP="0047033B">
            <w:pPr>
              <w:jc w:val="center"/>
              <w:rPr>
                <w:ins w:id="139" w:author="Helen M Parsons" w:date="2024-10-11T16:12:00Z"/>
                <w:rFonts w:ascii="Arial" w:hAnsi="Arial" w:cs="Arial"/>
                <w:sz w:val="20"/>
                <w:szCs w:val="20"/>
              </w:rPr>
            </w:pPr>
          </w:p>
          <w:p w14:paraId="21D0C190" w14:textId="52A3834E" w:rsidR="00C304EB" w:rsidRPr="008E0D77" w:rsidRDefault="008E47FC" w:rsidP="0047033B">
            <w:pPr>
              <w:jc w:val="center"/>
              <w:rPr>
                <w:rFonts w:ascii="Arial" w:hAnsi="Arial" w:cs="Arial"/>
                <w:sz w:val="20"/>
                <w:szCs w:val="20"/>
              </w:rPr>
            </w:pPr>
            <w:ins w:id="140" w:author="Helen M Parsons" w:date="2024-10-11T16:58:00Z">
              <w:r>
                <w:rPr>
                  <w:rFonts w:ascii="Arial" w:hAnsi="Arial" w:cs="Arial"/>
                  <w:sz w:val="20"/>
                  <w:szCs w:val="20"/>
                </w:rPr>
                <w:t>N, (%) [WN]</w:t>
              </w:r>
            </w:ins>
          </w:p>
        </w:tc>
      </w:tr>
      <w:tr w:rsidR="008C72D4" w:rsidRPr="008E0D77" w14:paraId="7D4A3B58"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tcPr>
          <w:p w14:paraId="51D1DCA2" w14:textId="40991FDC" w:rsidR="008C72D4" w:rsidRDefault="00232065" w:rsidP="00E4343C">
            <w:pPr>
              <w:jc w:val="center"/>
              <w:rPr>
                <w:ins w:id="141" w:author="Naveen Premnath [2]" w:date="2024-08-16T00:14:00Z"/>
                <w:rFonts w:ascii="Arial" w:hAnsi="Arial" w:cs="Arial"/>
                <w:sz w:val="20"/>
                <w:szCs w:val="20"/>
              </w:rPr>
            </w:pPr>
            <w:ins w:id="142" w:author="Helen M Parsons" w:date="2024-10-11T16:08:00Z">
              <w:r>
                <w:rPr>
                  <w:rFonts w:ascii="Arial" w:hAnsi="Arial" w:cs="Arial"/>
                  <w:sz w:val="20"/>
                  <w:szCs w:val="20"/>
                </w:rPr>
                <w:t xml:space="preserve"> Total  Unweighted </w:t>
              </w:r>
            </w:ins>
            <w:r w:rsidR="008E0D77" w:rsidRPr="008E0D77">
              <w:rPr>
                <w:rFonts w:ascii="Arial" w:hAnsi="Arial" w:cs="Arial"/>
                <w:sz w:val="20"/>
                <w:szCs w:val="20"/>
              </w:rPr>
              <w:t>N</w:t>
            </w:r>
          </w:p>
          <w:p w14:paraId="3A398C47" w14:textId="0B7EA2CF" w:rsidR="0047033B" w:rsidRPr="008E0D77" w:rsidRDefault="0047033B" w:rsidP="00232065">
            <w:pPr>
              <w:jc w:val="center"/>
              <w:rPr>
                <w:rFonts w:ascii="Arial" w:hAnsi="Arial" w:cs="Arial"/>
                <w:sz w:val="20"/>
                <w:szCs w:val="20"/>
              </w:rPr>
            </w:pPr>
            <w:ins w:id="143" w:author="Naveen Premnath [2]" w:date="2024-08-16T00:14:00Z">
              <w:r>
                <w:rPr>
                  <w:rFonts w:ascii="Arial" w:hAnsi="Arial" w:cs="Arial"/>
                  <w:sz w:val="20"/>
                  <w:szCs w:val="20"/>
                </w:rPr>
                <w:t>(</w:t>
              </w:r>
            </w:ins>
            <w:ins w:id="144" w:author="Helen M Parsons" w:date="2024-10-11T16:08:00Z">
              <w:r w:rsidR="00232065">
                <w:rPr>
                  <w:rFonts w:ascii="Arial" w:hAnsi="Arial" w:cs="Arial"/>
                  <w:sz w:val="20"/>
                  <w:szCs w:val="20"/>
                </w:rPr>
                <w:t xml:space="preserve">Total </w:t>
              </w:r>
            </w:ins>
            <w:ins w:id="145" w:author="Naveen Premnath [2]" w:date="2024-08-16T00:14:00Z">
              <w:r>
                <w:rPr>
                  <w:rFonts w:ascii="Arial" w:hAnsi="Arial" w:cs="Arial"/>
                  <w:sz w:val="20"/>
                  <w:szCs w:val="20"/>
                </w:rPr>
                <w:t>Weighted</w:t>
              </w:r>
              <w:del w:id="146" w:author="Helen M Parsons" w:date="2024-10-11T16:08:00Z">
                <w:r w:rsidDel="00232065">
                  <w:rPr>
                    <w:rFonts w:ascii="Arial" w:hAnsi="Arial" w:cs="Arial"/>
                    <w:sz w:val="20"/>
                    <w:szCs w:val="20"/>
                  </w:rPr>
                  <w:delText xml:space="preserve"> </w:delText>
                </w:r>
              </w:del>
            </w:ins>
            <w:ins w:id="147" w:author="Helen M Parsons" w:date="2024-10-11T16:08:00Z">
              <w:r w:rsidR="00232065">
                <w:rPr>
                  <w:rFonts w:ascii="Arial" w:hAnsi="Arial" w:cs="Arial"/>
                  <w:sz w:val="20"/>
                  <w:szCs w:val="20"/>
                </w:rPr>
                <w:t>N</w:t>
              </w:r>
            </w:ins>
            <w:ins w:id="148" w:author="Naveen Premnath [2]" w:date="2024-08-16T00:14:00Z">
              <w:del w:id="149" w:author="Helen M Parsons" w:date="2024-10-11T16:08:00Z">
                <w:r w:rsidDel="00232065">
                  <w:rPr>
                    <w:rFonts w:ascii="Arial" w:hAnsi="Arial" w:cs="Arial"/>
                    <w:sz w:val="20"/>
                    <w:szCs w:val="20"/>
                  </w:rPr>
                  <w:delText>sample</w:delText>
                </w:r>
              </w:del>
              <w:r>
                <w:rPr>
                  <w:rFonts w:ascii="Arial" w:hAnsi="Arial" w:cs="Arial"/>
                  <w:sz w:val="20"/>
                  <w:szCs w:val="20"/>
                </w:rPr>
                <w:t>)</w:t>
              </w:r>
            </w:ins>
          </w:p>
        </w:tc>
        <w:tc>
          <w:tcPr>
            <w:tcW w:w="1440" w:type="dxa"/>
            <w:tcBorders>
              <w:top w:val="single" w:sz="4" w:space="0" w:color="auto"/>
              <w:left w:val="single" w:sz="4" w:space="0" w:color="auto"/>
              <w:bottom w:val="single" w:sz="4" w:space="0" w:color="auto"/>
              <w:right w:val="single" w:sz="4" w:space="0" w:color="auto"/>
            </w:tcBorders>
            <w:hideMark/>
          </w:tcPr>
          <w:p w14:paraId="0052A4EF" w14:textId="4B135A89" w:rsidR="008C72D4" w:rsidRDefault="008C72D4" w:rsidP="00E4343C">
            <w:pPr>
              <w:jc w:val="center"/>
              <w:rPr>
                <w:ins w:id="150" w:author="Naveen Premnath [2]" w:date="2024-08-16T00:14:00Z"/>
                <w:rFonts w:ascii="Arial" w:hAnsi="Arial" w:cs="Arial"/>
                <w:sz w:val="20"/>
                <w:szCs w:val="20"/>
              </w:rPr>
            </w:pPr>
            <w:r w:rsidRPr="008E0D77">
              <w:rPr>
                <w:rFonts w:ascii="Arial" w:hAnsi="Arial" w:cs="Arial"/>
                <w:sz w:val="20"/>
                <w:szCs w:val="20"/>
              </w:rPr>
              <w:t>9</w:t>
            </w:r>
            <w:ins w:id="151" w:author="Helen M Parsons" w:date="2024-10-11T16:07:00Z">
              <w:r w:rsidR="00232065">
                <w:rPr>
                  <w:rFonts w:ascii="Arial" w:hAnsi="Arial" w:cs="Arial"/>
                  <w:sz w:val="20"/>
                  <w:szCs w:val="20"/>
                </w:rPr>
                <w:t>,</w:t>
              </w:r>
            </w:ins>
            <w:r w:rsidRPr="008E0D77">
              <w:rPr>
                <w:rFonts w:ascii="Arial" w:hAnsi="Arial" w:cs="Arial"/>
                <w:sz w:val="20"/>
                <w:szCs w:val="20"/>
              </w:rPr>
              <w:t>398</w:t>
            </w:r>
          </w:p>
          <w:p w14:paraId="4CC74374" w14:textId="78C8F6F2" w:rsidR="0047033B" w:rsidRPr="008E0D77" w:rsidRDefault="0047033B" w:rsidP="00E4343C">
            <w:pPr>
              <w:jc w:val="center"/>
              <w:rPr>
                <w:rFonts w:ascii="Arial" w:hAnsi="Arial" w:cs="Arial"/>
                <w:sz w:val="20"/>
                <w:szCs w:val="20"/>
              </w:rPr>
            </w:pPr>
            <w:ins w:id="152" w:author="Naveen Premnath [2]" w:date="2024-08-16T00:14:00Z">
              <w:r w:rsidRPr="0047033B">
                <w:rPr>
                  <w:rFonts w:ascii="Arial" w:hAnsi="Arial" w:cs="Arial"/>
                  <w:sz w:val="20"/>
                  <w:szCs w:val="20"/>
                </w:rPr>
                <w:t>(26</w:t>
              </w:r>
            </w:ins>
            <w:ins w:id="153" w:author="Helen M Parsons" w:date="2024-10-11T16:07:00Z">
              <w:r w:rsidR="00232065">
                <w:rPr>
                  <w:rFonts w:ascii="Arial" w:hAnsi="Arial" w:cs="Arial"/>
                  <w:sz w:val="20"/>
                  <w:szCs w:val="20"/>
                </w:rPr>
                <w:t>,</w:t>
              </w:r>
            </w:ins>
            <w:ins w:id="154" w:author="Naveen Premnath [2]" w:date="2024-08-16T00:14:00Z">
              <w:r w:rsidRPr="0047033B">
                <w:rPr>
                  <w:rFonts w:ascii="Arial" w:hAnsi="Arial" w:cs="Arial"/>
                  <w:sz w:val="20"/>
                  <w:szCs w:val="20"/>
                </w:rPr>
                <w:t>618</w:t>
              </w:r>
            </w:ins>
            <w:ins w:id="155" w:author="Helen M Parsons" w:date="2024-10-11T16:07:00Z">
              <w:r w:rsidR="00232065">
                <w:rPr>
                  <w:rFonts w:ascii="Arial" w:hAnsi="Arial" w:cs="Arial"/>
                  <w:sz w:val="20"/>
                  <w:szCs w:val="20"/>
                </w:rPr>
                <w:t>,</w:t>
              </w:r>
            </w:ins>
            <w:ins w:id="156" w:author="Naveen Premnath [2]" w:date="2024-08-16T00:14:00Z">
              <w:r w:rsidRPr="0047033B">
                <w:rPr>
                  <w:rFonts w:ascii="Arial" w:hAnsi="Arial" w:cs="Arial"/>
                  <w:sz w:val="20"/>
                  <w:szCs w:val="20"/>
                </w:rPr>
                <w:t>294)</w:t>
              </w:r>
            </w:ins>
          </w:p>
        </w:tc>
        <w:tc>
          <w:tcPr>
            <w:tcW w:w="1530" w:type="dxa"/>
            <w:tcBorders>
              <w:top w:val="single" w:sz="4" w:space="0" w:color="auto"/>
              <w:left w:val="single" w:sz="4" w:space="0" w:color="auto"/>
              <w:bottom w:val="single" w:sz="4" w:space="0" w:color="auto"/>
              <w:right w:val="single" w:sz="4" w:space="0" w:color="auto"/>
            </w:tcBorders>
            <w:hideMark/>
          </w:tcPr>
          <w:p w14:paraId="0082C83E" w14:textId="16953661" w:rsidR="008C72D4" w:rsidRDefault="008C72D4" w:rsidP="00E4343C">
            <w:pPr>
              <w:jc w:val="center"/>
              <w:rPr>
                <w:ins w:id="157" w:author="Naveen Premnath [2]" w:date="2024-08-16T00:14:00Z"/>
                <w:rFonts w:ascii="Arial" w:hAnsi="Arial" w:cs="Arial"/>
                <w:sz w:val="20"/>
                <w:szCs w:val="20"/>
              </w:rPr>
            </w:pPr>
            <w:r w:rsidRPr="008E0D77">
              <w:rPr>
                <w:rFonts w:ascii="Arial" w:hAnsi="Arial" w:cs="Arial"/>
                <w:sz w:val="20"/>
                <w:szCs w:val="20"/>
              </w:rPr>
              <w:t>1</w:t>
            </w:r>
            <w:ins w:id="158" w:author="Helen M Parsons" w:date="2024-10-11T16:07:00Z">
              <w:r w:rsidR="00232065">
                <w:rPr>
                  <w:rFonts w:ascii="Arial" w:hAnsi="Arial" w:cs="Arial"/>
                  <w:sz w:val="20"/>
                  <w:szCs w:val="20"/>
                </w:rPr>
                <w:t>,</w:t>
              </w:r>
            </w:ins>
            <w:r w:rsidRPr="008E0D77">
              <w:rPr>
                <w:rFonts w:ascii="Arial" w:hAnsi="Arial" w:cs="Arial"/>
                <w:sz w:val="20"/>
                <w:szCs w:val="20"/>
              </w:rPr>
              <w:t>984</w:t>
            </w:r>
          </w:p>
          <w:p w14:paraId="137393CF" w14:textId="10993A7E" w:rsidR="0047033B" w:rsidRPr="008E0D77" w:rsidRDefault="0047033B" w:rsidP="00E4343C">
            <w:pPr>
              <w:jc w:val="center"/>
              <w:rPr>
                <w:rFonts w:ascii="Arial" w:hAnsi="Arial" w:cs="Arial"/>
                <w:sz w:val="20"/>
                <w:szCs w:val="20"/>
              </w:rPr>
            </w:pPr>
            <w:ins w:id="159" w:author="Naveen Premnath [2]" w:date="2024-08-16T00:14:00Z">
              <w:r w:rsidRPr="0047033B">
                <w:rPr>
                  <w:rFonts w:ascii="Arial" w:hAnsi="Arial" w:cs="Arial"/>
                  <w:sz w:val="20"/>
                  <w:szCs w:val="20"/>
                </w:rPr>
                <w:t>(5</w:t>
              </w:r>
            </w:ins>
            <w:ins w:id="160" w:author="Helen M Parsons" w:date="2024-10-11T16:07:00Z">
              <w:r w:rsidR="00232065">
                <w:rPr>
                  <w:rFonts w:ascii="Arial" w:hAnsi="Arial" w:cs="Arial"/>
                  <w:sz w:val="20"/>
                  <w:szCs w:val="20"/>
                </w:rPr>
                <w:t>,</w:t>
              </w:r>
            </w:ins>
            <w:ins w:id="161" w:author="Naveen Premnath [2]" w:date="2024-08-16T00:14:00Z">
              <w:r w:rsidRPr="0047033B">
                <w:rPr>
                  <w:rFonts w:ascii="Arial" w:hAnsi="Arial" w:cs="Arial"/>
                  <w:sz w:val="20"/>
                  <w:szCs w:val="20"/>
                </w:rPr>
                <w:t>010</w:t>
              </w:r>
            </w:ins>
            <w:ins w:id="162" w:author="Helen M Parsons" w:date="2024-10-11T16:07:00Z">
              <w:r w:rsidR="00232065">
                <w:rPr>
                  <w:rFonts w:ascii="Arial" w:hAnsi="Arial" w:cs="Arial"/>
                  <w:sz w:val="20"/>
                  <w:szCs w:val="20"/>
                </w:rPr>
                <w:t>,</w:t>
              </w:r>
            </w:ins>
            <w:ins w:id="163" w:author="Naveen Premnath [2]" w:date="2024-08-16T00:14:00Z">
              <w:r w:rsidRPr="0047033B">
                <w:rPr>
                  <w:rFonts w:ascii="Arial" w:hAnsi="Arial" w:cs="Arial"/>
                  <w:sz w:val="20"/>
                  <w:szCs w:val="20"/>
                </w:rPr>
                <w:t>861)</w:t>
              </w:r>
            </w:ins>
          </w:p>
        </w:tc>
        <w:tc>
          <w:tcPr>
            <w:tcW w:w="1350" w:type="dxa"/>
            <w:tcBorders>
              <w:top w:val="single" w:sz="4" w:space="0" w:color="auto"/>
              <w:left w:val="single" w:sz="4" w:space="0" w:color="auto"/>
              <w:bottom w:val="single" w:sz="4" w:space="0" w:color="auto"/>
              <w:right w:val="single" w:sz="4" w:space="0" w:color="auto"/>
            </w:tcBorders>
            <w:hideMark/>
          </w:tcPr>
          <w:p w14:paraId="5F3772A6" w14:textId="77777777" w:rsidR="008C72D4" w:rsidRDefault="008C72D4" w:rsidP="00E4343C">
            <w:pPr>
              <w:jc w:val="center"/>
              <w:rPr>
                <w:ins w:id="164" w:author="Naveen Premnath [2]" w:date="2024-08-16T00:14:00Z"/>
                <w:rFonts w:ascii="Arial" w:hAnsi="Arial" w:cs="Arial"/>
                <w:sz w:val="20"/>
                <w:szCs w:val="20"/>
              </w:rPr>
            </w:pPr>
            <w:r w:rsidRPr="008E0D77">
              <w:rPr>
                <w:rFonts w:ascii="Arial" w:hAnsi="Arial" w:cs="Arial"/>
                <w:sz w:val="20"/>
                <w:szCs w:val="20"/>
              </w:rPr>
              <w:t>928</w:t>
            </w:r>
          </w:p>
          <w:p w14:paraId="53FA176F" w14:textId="666EDDF5" w:rsidR="0047033B" w:rsidRPr="008E0D77" w:rsidRDefault="0047033B" w:rsidP="00E4343C">
            <w:pPr>
              <w:jc w:val="center"/>
              <w:rPr>
                <w:rFonts w:ascii="Arial" w:hAnsi="Arial" w:cs="Arial"/>
                <w:sz w:val="20"/>
                <w:szCs w:val="20"/>
              </w:rPr>
            </w:pPr>
            <w:ins w:id="165" w:author="Naveen Premnath [2]" w:date="2024-08-16T00:14:00Z">
              <w:r w:rsidRPr="0047033B">
                <w:rPr>
                  <w:rFonts w:ascii="Arial" w:hAnsi="Arial" w:cs="Arial"/>
                  <w:sz w:val="20"/>
                  <w:szCs w:val="20"/>
                </w:rPr>
                <w:t>(23</w:t>
              </w:r>
            </w:ins>
            <w:ins w:id="166" w:author="Helen M Parsons" w:date="2024-10-11T16:07:00Z">
              <w:r w:rsidR="00232065">
                <w:rPr>
                  <w:rFonts w:ascii="Arial" w:hAnsi="Arial" w:cs="Arial"/>
                  <w:sz w:val="20"/>
                  <w:szCs w:val="20"/>
                </w:rPr>
                <w:t>,</w:t>
              </w:r>
            </w:ins>
            <w:ins w:id="167" w:author="Naveen Premnath [2]" w:date="2024-08-16T00:14:00Z">
              <w:r w:rsidRPr="0047033B">
                <w:rPr>
                  <w:rFonts w:ascii="Arial" w:hAnsi="Arial" w:cs="Arial"/>
                  <w:sz w:val="20"/>
                  <w:szCs w:val="20"/>
                </w:rPr>
                <w:t>969</w:t>
              </w:r>
            </w:ins>
            <w:ins w:id="168" w:author="Helen M Parsons" w:date="2024-10-11T16:07:00Z">
              <w:r w:rsidR="00232065">
                <w:rPr>
                  <w:rFonts w:ascii="Arial" w:hAnsi="Arial" w:cs="Arial"/>
                  <w:sz w:val="20"/>
                  <w:szCs w:val="20"/>
                </w:rPr>
                <w:t>,</w:t>
              </w:r>
            </w:ins>
            <w:ins w:id="169" w:author="Naveen Premnath [2]" w:date="2024-08-16T00:14:00Z">
              <w:r w:rsidRPr="0047033B">
                <w:rPr>
                  <w:rFonts w:ascii="Arial" w:hAnsi="Arial" w:cs="Arial"/>
                  <w:sz w:val="20"/>
                  <w:szCs w:val="20"/>
                </w:rPr>
                <w:t>82)</w:t>
              </w:r>
            </w:ins>
          </w:p>
        </w:tc>
        <w:tc>
          <w:tcPr>
            <w:tcW w:w="1710" w:type="dxa"/>
            <w:tcBorders>
              <w:top w:val="single" w:sz="4" w:space="0" w:color="auto"/>
              <w:left w:val="single" w:sz="4" w:space="0" w:color="auto"/>
              <w:bottom w:val="single" w:sz="4" w:space="0" w:color="auto"/>
              <w:right w:val="single" w:sz="4" w:space="0" w:color="auto"/>
            </w:tcBorders>
            <w:hideMark/>
          </w:tcPr>
          <w:p w14:paraId="35ADC480" w14:textId="6AFF220C" w:rsidR="008C72D4" w:rsidRDefault="008C72D4" w:rsidP="00E4343C">
            <w:pPr>
              <w:jc w:val="center"/>
              <w:rPr>
                <w:ins w:id="170" w:author="Naveen Premnath [2]" w:date="2024-08-16T00:22:00Z"/>
                <w:rFonts w:ascii="Arial" w:hAnsi="Arial" w:cs="Arial"/>
                <w:sz w:val="20"/>
                <w:szCs w:val="20"/>
              </w:rPr>
            </w:pPr>
            <w:r w:rsidRPr="008E0D77">
              <w:rPr>
                <w:rFonts w:ascii="Arial" w:hAnsi="Arial" w:cs="Arial"/>
                <w:sz w:val="20"/>
                <w:szCs w:val="20"/>
              </w:rPr>
              <w:t>83</w:t>
            </w:r>
            <w:ins w:id="171" w:author="Helen M Parsons" w:date="2024-10-11T16:07:00Z">
              <w:r w:rsidR="00232065">
                <w:rPr>
                  <w:rFonts w:ascii="Arial" w:hAnsi="Arial" w:cs="Arial"/>
                  <w:sz w:val="20"/>
                  <w:szCs w:val="20"/>
                </w:rPr>
                <w:t>,</w:t>
              </w:r>
            </w:ins>
            <w:r w:rsidRPr="008E0D77">
              <w:rPr>
                <w:rFonts w:ascii="Arial" w:hAnsi="Arial" w:cs="Arial"/>
                <w:sz w:val="20"/>
                <w:szCs w:val="20"/>
              </w:rPr>
              <w:t>579</w:t>
            </w:r>
          </w:p>
          <w:p w14:paraId="3C61CFBF" w14:textId="0386D947" w:rsidR="005A280B" w:rsidRPr="008E0D77" w:rsidRDefault="005A280B" w:rsidP="00E4343C">
            <w:pPr>
              <w:jc w:val="center"/>
              <w:rPr>
                <w:rFonts w:ascii="Arial" w:hAnsi="Arial" w:cs="Arial"/>
                <w:sz w:val="20"/>
                <w:szCs w:val="20"/>
              </w:rPr>
            </w:pPr>
            <w:ins w:id="172" w:author="Naveen Premnath [2]" w:date="2024-08-16T00:22:00Z">
              <w:r>
                <w:rPr>
                  <w:rFonts w:ascii="Arial" w:hAnsi="Arial" w:cs="Arial"/>
                  <w:sz w:val="20"/>
                  <w:szCs w:val="20"/>
                </w:rPr>
                <w:t>(221</w:t>
              </w:r>
            </w:ins>
            <w:ins w:id="173" w:author="Helen M Parsons" w:date="2024-10-11T16:07:00Z">
              <w:r w:rsidR="00232065">
                <w:rPr>
                  <w:rFonts w:ascii="Arial" w:hAnsi="Arial" w:cs="Arial"/>
                  <w:sz w:val="20"/>
                  <w:szCs w:val="20"/>
                </w:rPr>
                <w:t>,</w:t>
              </w:r>
            </w:ins>
            <w:ins w:id="174" w:author="Naveen Premnath [2]" w:date="2024-08-16T00:22:00Z">
              <w:r>
                <w:rPr>
                  <w:rFonts w:ascii="Arial" w:hAnsi="Arial" w:cs="Arial"/>
                  <w:sz w:val="20"/>
                  <w:szCs w:val="20"/>
                </w:rPr>
                <w:t>876</w:t>
              </w:r>
            </w:ins>
            <w:ins w:id="175" w:author="Helen M Parsons" w:date="2024-10-11T16:07:00Z">
              <w:r w:rsidR="00232065">
                <w:rPr>
                  <w:rFonts w:ascii="Arial" w:hAnsi="Arial" w:cs="Arial"/>
                  <w:sz w:val="20"/>
                  <w:szCs w:val="20"/>
                </w:rPr>
                <w:t>,</w:t>
              </w:r>
            </w:ins>
            <w:ins w:id="176" w:author="Naveen Premnath [2]" w:date="2024-08-16T00:22:00Z">
              <w:r>
                <w:rPr>
                  <w:rFonts w:ascii="Arial" w:hAnsi="Arial" w:cs="Arial"/>
                  <w:sz w:val="20"/>
                  <w:szCs w:val="20"/>
                </w:rPr>
                <w:t>591)</w:t>
              </w:r>
            </w:ins>
          </w:p>
        </w:tc>
        <w:tc>
          <w:tcPr>
            <w:tcW w:w="1530" w:type="dxa"/>
            <w:tcBorders>
              <w:top w:val="single" w:sz="4" w:space="0" w:color="auto"/>
              <w:left w:val="single" w:sz="4" w:space="0" w:color="auto"/>
              <w:bottom w:val="single" w:sz="4" w:space="0" w:color="auto"/>
              <w:right w:val="single" w:sz="4" w:space="0" w:color="auto"/>
            </w:tcBorders>
            <w:hideMark/>
          </w:tcPr>
          <w:p w14:paraId="34CE5005" w14:textId="7EABC37A" w:rsidR="008C72D4" w:rsidRDefault="008C72D4" w:rsidP="00E4343C">
            <w:pPr>
              <w:jc w:val="center"/>
              <w:rPr>
                <w:ins w:id="177" w:author="Naveen Premnath [2]" w:date="2024-08-16T00:23:00Z"/>
                <w:rFonts w:ascii="Arial" w:hAnsi="Arial" w:cs="Arial"/>
                <w:sz w:val="20"/>
                <w:szCs w:val="20"/>
              </w:rPr>
            </w:pPr>
            <w:r w:rsidRPr="008E0D77">
              <w:rPr>
                <w:rFonts w:ascii="Arial" w:hAnsi="Arial" w:cs="Arial"/>
                <w:sz w:val="20"/>
                <w:szCs w:val="20"/>
              </w:rPr>
              <w:t>7</w:t>
            </w:r>
            <w:ins w:id="178" w:author="Helen M Parsons" w:date="2024-10-11T16:07:00Z">
              <w:r w:rsidR="00232065">
                <w:rPr>
                  <w:rFonts w:ascii="Arial" w:hAnsi="Arial" w:cs="Arial"/>
                  <w:sz w:val="20"/>
                  <w:szCs w:val="20"/>
                </w:rPr>
                <w:t>,</w:t>
              </w:r>
            </w:ins>
            <w:r w:rsidRPr="008E0D77">
              <w:rPr>
                <w:rFonts w:ascii="Arial" w:hAnsi="Arial" w:cs="Arial"/>
                <w:sz w:val="20"/>
                <w:szCs w:val="20"/>
              </w:rPr>
              <w:t>291</w:t>
            </w:r>
          </w:p>
          <w:p w14:paraId="0F6BA4BC" w14:textId="7DDFBF37" w:rsidR="005A280B" w:rsidRPr="008E0D77" w:rsidRDefault="005A280B" w:rsidP="00E4343C">
            <w:pPr>
              <w:jc w:val="center"/>
              <w:rPr>
                <w:rFonts w:ascii="Arial" w:hAnsi="Arial" w:cs="Arial"/>
                <w:sz w:val="20"/>
                <w:szCs w:val="20"/>
              </w:rPr>
            </w:pPr>
            <w:ins w:id="179" w:author="Naveen Premnath [2]" w:date="2024-08-16T00:23:00Z">
              <w:r>
                <w:rPr>
                  <w:rFonts w:ascii="Arial" w:hAnsi="Arial" w:cs="Arial"/>
                  <w:sz w:val="20"/>
                  <w:szCs w:val="20"/>
                </w:rPr>
                <w:t>(16</w:t>
              </w:r>
            </w:ins>
            <w:ins w:id="180" w:author="Helen M Parsons" w:date="2024-10-11T16:07:00Z">
              <w:r w:rsidR="00232065">
                <w:rPr>
                  <w:rFonts w:ascii="Arial" w:hAnsi="Arial" w:cs="Arial"/>
                  <w:sz w:val="20"/>
                  <w:szCs w:val="20"/>
                </w:rPr>
                <w:t>,</w:t>
              </w:r>
            </w:ins>
            <w:ins w:id="181" w:author="Naveen Premnath [2]" w:date="2024-08-16T00:23:00Z">
              <w:r>
                <w:rPr>
                  <w:rFonts w:ascii="Arial" w:hAnsi="Arial" w:cs="Arial"/>
                  <w:sz w:val="20"/>
                  <w:szCs w:val="20"/>
                </w:rPr>
                <w:t>449</w:t>
              </w:r>
            </w:ins>
            <w:ins w:id="182" w:author="Helen M Parsons" w:date="2024-10-11T16:07:00Z">
              <w:r w:rsidR="00232065">
                <w:rPr>
                  <w:rFonts w:ascii="Arial" w:hAnsi="Arial" w:cs="Arial"/>
                  <w:sz w:val="20"/>
                  <w:szCs w:val="20"/>
                </w:rPr>
                <w:t>,</w:t>
              </w:r>
            </w:ins>
            <w:ins w:id="183" w:author="Naveen Premnath [2]" w:date="2024-08-16T00:23:00Z">
              <w:r>
                <w:rPr>
                  <w:rFonts w:ascii="Arial" w:hAnsi="Arial" w:cs="Arial"/>
                  <w:sz w:val="20"/>
                  <w:szCs w:val="20"/>
                </w:rPr>
                <w:t>912)</w:t>
              </w:r>
            </w:ins>
          </w:p>
        </w:tc>
        <w:tc>
          <w:tcPr>
            <w:tcW w:w="1980" w:type="dxa"/>
            <w:tcBorders>
              <w:top w:val="single" w:sz="4" w:space="0" w:color="auto"/>
              <w:left w:val="single" w:sz="4" w:space="0" w:color="auto"/>
              <w:bottom w:val="single" w:sz="4" w:space="0" w:color="auto"/>
              <w:right w:val="single" w:sz="4" w:space="0" w:color="auto"/>
            </w:tcBorders>
            <w:hideMark/>
          </w:tcPr>
          <w:p w14:paraId="0269C94A" w14:textId="717705DD" w:rsidR="008C72D4" w:rsidRDefault="008C72D4" w:rsidP="00E4343C">
            <w:pPr>
              <w:jc w:val="center"/>
              <w:rPr>
                <w:ins w:id="184" w:author="Naveen Premnath [2]" w:date="2024-08-16T00:24:00Z"/>
                <w:rFonts w:ascii="Arial" w:hAnsi="Arial" w:cs="Arial"/>
                <w:sz w:val="20"/>
                <w:szCs w:val="20"/>
              </w:rPr>
            </w:pPr>
            <w:r w:rsidRPr="008E0D77">
              <w:rPr>
                <w:rFonts w:ascii="Arial" w:hAnsi="Arial" w:cs="Arial"/>
                <w:sz w:val="20"/>
                <w:szCs w:val="20"/>
              </w:rPr>
              <w:t>2</w:t>
            </w:r>
            <w:ins w:id="185" w:author="Helen M Parsons" w:date="2024-10-11T16:08:00Z">
              <w:r w:rsidR="00232065">
                <w:rPr>
                  <w:rFonts w:ascii="Arial" w:hAnsi="Arial" w:cs="Arial"/>
                  <w:sz w:val="20"/>
                  <w:szCs w:val="20"/>
                </w:rPr>
                <w:t>,</w:t>
              </w:r>
            </w:ins>
            <w:r w:rsidRPr="008E0D77">
              <w:rPr>
                <w:rFonts w:ascii="Arial" w:hAnsi="Arial" w:cs="Arial"/>
                <w:sz w:val="20"/>
                <w:szCs w:val="20"/>
              </w:rPr>
              <w:t>810</w:t>
            </w:r>
          </w:p>
          <w:p w14:paraId="2F9B8BAD" w14:textId="3AD4B7D1" w:rsidR="005A280B" w:rsidRPr="008E0D77" w:rsidRDefault="005A280B" w:rsidP="00E4343C">
            <w:pPr>
              <w:jc w:val="center"/>
              <w:rPr>
                <w:rFonts w:ascii="Arial" w:hAnsi="Arial" w:cs="Arial"/>
                <w:sz w:val="20"/>
                <w:szCs w:val="20"/>
              </w:rPr>
            </w:pPr>
            <w:ins w:id="186" w:author="Naveen Premnath [2]" w:date="2024-08-16T00:24:00Z">
              <w:r>
                <w:rPr>
                  <w:rFonts w:ascii="Arial" w:hAnsi="Arial" w:cs="Arial"/>
                  <w:sz w:val="20"/>
                  <w:szCs w:val="20"/>
                </w:rPr>
                <w:t>(3</w:t>
              </w:r>
            </w:ins>
            <w:ins w:id="187" w:author="Helen M Parsons" w:date="2024-10-11T16:07:00Z">
              <w:r w:rsidR="00232065">
                <w:rPr>
                  <w:rFonts w:ascii="Arial" w:hAnsi="Arial" w:cs="Arial"/>
                  <w:sz w:val="20"/>
                  <w:szCs w:val="20"/>
                </w:rPr>
                <w:t>,</w:t>
              </w:r>
            </w:ins>
            <w:ins w:id="188" w:author="Naveen Premnath [2]" w:date="2024-08-16T00:24:00Z">
              <w:r>
                <w:rPr>
                  <w:rFonts w:ascii="Arial" w:hAnsi="Arial" w:cs="Arial"/>
                  <w:sz w:val="20"/>
                  <w:szCs w:val="20"/>
                </w:rPr>
                <w:t>547</w:t>
              </w:r>
            </w:ins>
            <w:ins w:id="189" w:author="Helen M Parsons" w:date="2024-10-11T16:07:00Z">
              <w:r w:rsidR="00232065">
                <w:rPr>
                  <w:rFonts w:ascii="Arial" w:hAnsi="Arial" w:cs="Arial"/>
                  <w:sz w:val="20"/>
                  <w:szCs w:val="20"/>
                </w:rPr>
                <w:t>,</w:t>
              </w:r>
            </w:ins>
            <w:ins w:id="190" w:author="Naveen Premnath [2]" w:date="2024-08-16T00:24:00Z">
              <w:r>
                <w:rPr>
                  <w:rFonts w:ascii="Arial" w:hAnsi="Arial" w:cs="Arial"/>
                  <w:sz w:val="20"/>
                  <w:szCs w:val="20"/>
                </w:rPr>
                <w:t>080)</w:t>
              </w:r>
            </w:ins>
          </w:p>
        </w:tc>
      </w:tr>
      <w:tr w:rsidR="00D208B7" w:rsidRPr="008E0D77" w14:paraId="02B2FF98" w14:textId="77777777" w:rsidTr="00AE288C">
        <w:trPr>
          <w:trHeight w:val="346"/>
        </w:trPr>
        <w:tc>
          <w:tcPr>
            <w:tcW w:w="11605" w:type="dxa"/>
            <w:gridSpan w:val="7"/>
            <w:tcBorders>
              <w:top w:val="single" w:sz="4" w:space="0" w:color="auto"/>
              <w:left w:val="single" w:sz="4" w:space="0" w:color="auto"/>
              <w:bottom w:val="single" w:sz="4" w:space="0" w:color="auto"/>
              <w:right w:val="single" w:sz="4" w:space="0" w:color="auto"/>
            </w:tcBorders>
          </w:tcPr>
          <w:p w14:paraId="0495D257" w14:textId="02597E3A" w:rsidR="00D208B7" w:rsidRPr="008E0D77" w:rsidRDefault="00D208B7" w:rsidP="00D208B7">
            <w:pPr>
              <w:rPr>
                <w:rFonts w:ascii="Arial" w:hAnsi="Arial" w:cs="Arial"/>
                <w:sz w:val="20"/>
                <w:szCs w:val="20"/>
              </w:rPr>
            </w:pPr>
            <w:r w:rsidRPr="008E0D77">
              <w:rPr>
                <w:rFonts w:ascii="Arial" w:hAnsi="Arial" w:cs="Arial"/>
                <w:b/>
                <w:sz w:val="20"/>
                <w:szCs w:val="20"/>
              </w:rPr>
              <w:t xml:space="preserve">Sociodemographic variables </w:t>
            </w:r>
          </w:p>
        </w:tc>
      </w:tr>
      <w:tr w:rsidR="00D208B7" w:rsidRPr="008E0D77" w14:paraId="4CAC17E2"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hideMark/>
          </w:tcPr>
          <w:p w14:paraId="37FC3066" w14:textId="77777777" w:rsidR="00D208B7" w:rsidRPr="008E0D77" w:rsidRDefault="00D208B7" w:rsidP="00835045">
            <w:pPr>
              <w:rPr>
                <w:rFonts w:ascii="Arial" w:hAnsi="Arial" w:cs="Arial"/>
                <w:b/>
                <w:bCs/>
                <w:sz w:val="20"/>
                <w:szCs w:val="20"/>
              </w:rPr>
            </w:pPr>
            <w:r w:rsidRPr="008E0D77">
              <w:rPr>
                <w:rFonts w:ascii="Arial" w:hAnsi="Arial" w:cs="Arial"/>
                <w:b/>
                <w:bCs/>
                <w:sz w:val="20"/>
                <w:szCs w:val="20"/>
              </w:rPr>
              <w:t>Age Median</w:t>
            </w:r>
          </w:p>
          <w:p w14:paraId="23D39475" w14:textId="21F0DFA6" w:rsidR="00D208B7" w:rsidRPr="008E0D77" w:rsidRDefault="00D208B7" w:rsidP="00835045">
            <w:pPr>
              <w:rPr>
                <w:rFonts w:ascii="Arial" w:hAnsi="Arial" w:cs="Arial"/>
                <w:sz w:val="20"/>
                <w:szCs w:val="20"/>
              </w:rPr>
            </w:pPr>
            <w:r w:rsidRPr="008E0D77">
              <w:rPr>
                <w:rFonts w:ascii="Arial" w:hAnsi="Arial" w:cs="Arial"/>
                <w:b/>
                <w:bCs/>
                <w:sz w:val="20"/>
                <w:szCs w:val="20"/>
              </w:rPr>
              <w:t>[IQR]</w:t>
            </w:r>
          </w:p>
        </w:tc>
        <w:tc>
          <w:tcPr>
            <w:tcW w:w="1440" w:type="dxa"/>
            <w:tcBorders>
              <w:top w:val="single" w:sz="4" w:space="0" w:color="auto"/>
              <w:left w:val="single" w:sz="4" w:space="0" w:color="auto"/>
              <w:bottom w:val="single" w:sz="4" w:space="0" w:color="auto"/>
              <w:right w:val="single" w:sz="4" w:space="0" w:color="auto"/>
            </w:tcBorders>
            <w:hideMark/>
          </w:tcPr>
          <w:p w14:paraId="3F6EA890" w14:textId="77777777" w:rsidR="008E0D77" w:rsidRPr="008E0D77" w:rsidRDefault="00D208B7" w:rsidP="00D208B7">
            <w:pPr>
              <w:jc w:val="center"/>
              <w:rPr>
                <w:rFonts w:ascii="Arial" w:hAnsi="Arial" w:cs="Arial"/>
                <w:sz w:val="20"/>
                <w:szCs w:val="20"/>
              </w:rPr>
            </w:pPr>
            <w:r w:rsidRPr="008E0D77">
              <w:rPr>
                <w:rFonts w:ascii="Arial" w:hAnsi="Arial" w:cs="Arial"/>
                <w:sz w:val="20"/>
                <w:szCs w:val="20"/>
              </w:rPr>
              <w:t>68</w:t>
            </w:r>
          </w:p>
          <w:p w14:paraId="06F31F27" w14:textId="5D1D12FF" w:rsidR="00D208B7" w:rsidRPr="008E0D77" w:rsidRDefault="00D208B7" w:rsidP="00D208B7">
            <w:pPr>
              <w:jc w:val="center"/>
              <w:rPr>
                <w:rFonts w:ascii="Arial" w:hAnsi="Arial" w:cs="Arial"/>
                <w:sz w:val="20"/>
                <w:szCs w:val="20"/>
              </w:rPr>
            </w:pPr>
            <w:r w:rsidRPr="008E0D77">
              <w:rPr>
                <w:rFonts w:ascii="Arial" w:hAnsi="Arial" w:cs="Arial"/>
                <w:sz w:val="20"/>
                <w:szCs w:val="20"/>
              </w:rPr>
              <w:t>[57, 76]</w:t>
            </w:r>
          </w:p>
        </w:tc>
        <w:tc>
          <w:tcPr>
            <w:tcW w:w="1530" w:type="dxa"/>
            <w:tcBorders>
              <w:top w:val="single" w:sz="4" w:space="0" w:color="auto"/>
              <w:left w:val="single" w:sz="4" w:space="0" w:color="auto"/>
              <w:bottom w:val="single" w:sz="4" w:space="0" w:color="auto"/>
              <w:right w:val="single" w:sz="4" w:space="0" w:color="auto"/>
            </w:tcBorders>
            <w:hideMark/>
          </w:tcPr>
          <w:p w14:paraId="5BAC6F8E" w14:textId="77777777" w:rsidR="008E0D77" w:rsidRDefault="00D208B7" w:rsidP="00D208B7">
            <w:pPr>
              <w:jc w:val="center"/>
              <w:rPr>
                <w:rFonts w:ascii="Arial" w:hAnsi="Arial" w:cs="Arial"/>
                <w:sz w:val="20"/>
                <w:szCs w:val="20"/>
              </w:rPr>
            </w:pPr>
            <w:r w:rsidRPr="008E0D77">
              <w:rPr>
                <w:rFonts w:ascii="Arial" w:hAnsi="Arial" w:cs="Arial"/>
                <w:sz w:val="20"/>
                <w:szCs w:val="20"/>
              </w:rPr>
              <w:t xml:space="preserve">69 </w:t>
            </w:r>
          </w:p>
          <w:p w14:paraId="37FEDC0F" w14:textId="21C75EDE" w:rsidR="00D208B7" w:rsidRPr="008E0D77" w:rsidRDefault="00D208B7" w:rsidP="00927EE5">
            <w:pPr>
              <w:jc w:val="center"/>
              <w:rPr>
                <w:rFonts w:ascii="Arial" w:hAnsi="Arial" w:cs="Arial"/>
                <w:sz w:val="20"/>
                <w:szCs w:val="20"/>
              </w:rPr>
            </w:pPr>
            <w:r w:rsidRPr="008E0D77">
              <w:rPr>
                <w:rFonts w:ascii="Arial" w:hAnsi="Arial" w:cs="Arial"/>
                <w:sz w:val="20"/>
                <w:szCs w:val="20"/>
              </w:rPr>
              <w:t>[59,79</w:t>
            </w:r>
            <w:r w:rsidR="00927EE5">
              <w:rPr>
                <w:rFonts w:ascii="Arial" w:hAnsi="Arial" w:cs="Arial"/>
                <w:sz w:val="20"/>
                <w:szCs w:val="20"/>
              </w:rPr>
              <w:t>]</w:t>
            </w:r>
          </w:p>
        </w:tc>
        <w:tc>
          <w:tcPr>
            <w:tcW w:w="1350" w:type="dxa"/>
            <w:tcBorders>
              <w:top w:val="single" w:sz="4" w:space="0" w:color="auto"/>
              <w:left w:val="single" w:sz="4" w:space="0" w:color="auto"/>
              <w:bottom w:val="single" w:sz="4" w:space="0" w:color="auto"/>
              <w:right w:val="single" w:sz="4" w:space="0" w:color="auto"/>
            </w:tcBorders>
            <w:hideMark/>
          </w:tcPr>
          <w:p w14:paraId="6A73AC1B" w14:textId="77777777" w:rsidR="008E0D77" w:rsidRPr="008E0D77" w:rsidRDefault="00D208B7" w:rsidP="00D208B7">
            <w:pPr>
              <w:jc w:val="center"/>
              <w:rPr>
                <w:rFonts w:ascii="Arial" w:hAnsi="Arial" w:cs="Arial"/>
                <w:sz w:val="20"/>
                <w:szCs w:val="20"/>
              </w:rPr>
            </w:pPr>
            <w:r w:rsidRPr="008E0D77">
              <w:rPr>
                <w:rFonts w:ascii="Arial" w:hAnsi="Arial" w:cs="Arial"/>
                <w:sz w:val="20"/>
                <w:szCs w:val="20"/>
              </w:rPr>
              <w:t>76</w:t>
            </w:r>
          </w:p>
          <w:p w14:paraId="474CEA77" w14:textId="134573AF" w:rsidR="00D208B7" w:rsidRPr="008E0D77" w:rsidRDefault="00D208B7" w:rsidP="00D208B7">
            <w:pPr>
              <w:jc w:val="center"/>
              <w:rPr>
                <w:rFonts w:ascii="Arial" w:hAnsi="Arial" w:cs="Arial"/>
                <w:sz w:val="20"/>
                <w:szCs w:val="20"/>
              </w:rPr>
            </w:pPr>
            <w:r w:rsidRPr="008E0D77">
              <w:rPr>
                <w:rFonts w:ascii="Arial" w:hAnsi="Arial" w:cs="Arial"/>
                <w:sz w:val="20"/>
                <w:szCs w:val="20"/>
              </w:rPr>
              <w:t xml:space="preserve"> [67, 85]</w:t>
            </w:r>
          </w:p>
        </w:tc>
        <w:tc>
          <w:tcPr>
            <w:tcW w:w="1710" w:type="dxa"/>
            <w:tcBorders>
              <w:top w:val="single" w:sz="4" w:space="0" w:color="auto"/>
              <w:left w:val="single" w:sz="4" w:space="0" w:color="auto"/>
              <w:bottom w:val="single" w:sz="4" w:space="0" w:color="auto"/>
              <w:right w:val="single" w:sz="4" w:space="0" w:color="auto"/>
            </w:tcBorders>
            <w:hideMark/>
          </w:tcPr>
          <w:p w14:paraId="4425ABAC" w14:textId="77777777" w:rsidR="008E0D77" w:rsidRPr="008E0D77" w:rsidRDefault="00D208B7" w:rsidP="00D208B7">
            <w:pPr>
              <w:jc w:val="center"/>
              <w:rPr>
                <w:rFonts w:ascii="Arial" w:hAnsi="Arial" w:cs="Arial"/>
                <w:sz w:val="20"/>
                <w:szCs w:val="20"/>
              </w:rPr>
            </w:pPr>
            <w:r w:rsidRPr="008E0D77">
              <w:rPr>
                <w:rFonts w:ascii="Arial" w:hAnsi="Arial" w:cs="Arial"/>
                <w:sz w:val="20"/>
                <w:szCs w:val="20"/>
              </w:rPr>
              <w:t>45</w:t>
            </w:r>
          </w:p>
          <w:p w14:paraId="6CCBA7DA" w14:textId="729E761A" w:rsidR="00D208B7" w:rsidRPr="008E0D77" w:rsidRDefault="00D208B7" w:rsidP="00D208B7">
            <w:pPr>
              <w:jc w:val="center"/>
              <w:rPr>
                <w:rFonts w:ascii="Arial" w:hAnsi="Arial" w:cs="Arial"/>
                <w:sz w:val="20"/>
                <w:szCs w:val="20"/>
              </w:rPr>
            </w:pPr>
            <w:r w:rsidRPr="008E0D77">
              <w:rPr>
                <w:rFonts w:ascii="Arial" w:hAnsi="Arial" w:cs="Arial"/>
                <w:sz w:val="20"/>
                <w:szCs w:val="20"/>
              </w:rPr>
              <w:t xml:space="preserve"> [31, 60]</w:t>
            </w:r>
          </w:p>
        </w:tc>
        <w:tc>
          <w:tcPr>
            <w:tcW w:w="1530" w:type="dxa"/>
            <w:tcBorders>
              <w:top w:val="single" w:sz="4" w:space="0" w:color="auto"/>
              <w:left w:val="single" w:sz="4" w:space="0" w:color="auto"/>
              <w:bottom w:val="single" w:sz="4" w:space="0" w:color="auto"/>
              <w:right w:val="single" w:sz="4" w:space="0" w:color="auto"/>
            </w:tcBorders>
            <w:hideMark/>
          </w:tcPr>
          <w:p w14:paraId="17C53B12" w14:textId="77777777" w:rsidR="008E0D77" w:rsidRPr="008E0D77" w:rsidRDefault="00D208B7" w:rsidP="00D208B7">
            <w:pPr>
              <w:jc w:val="center"/>
              <w:rPr>
                <w:rFonts w:ascii="Arial" w:hAnsi="Arial" w:cs="Arial"/>
                <w:sz w:val="20"/>
                <w:szCs w:val="20"/>
              </w:rPr>
            </w:pPr>
            <w:r w:rsidRPr="008E0D77">
              <w:rPr>
                <w:rFonts w:ascii="Arial" w:hAnsi="Arial" w:cs="Arial"/>
                <w:sz w:val="20"/>
                <w:szCs w:val="20"/>
              </w:rPr>
              <w:t>60</w:t>
            </w:r>
          </w:p>
          <w:p w14:paraId="5BF3411E" w14:textId="7437B26F" w:rsidR="00D208B7" w:rsidRPr="008E0D77" w:rsidRDefault="00D208B7" w:rsidP="00D208B7">
            <w:pPr>
              <w:jc w:val="center"/>
              <w:rPr>
                <w:rFonts w:ascii="Arial" w:hAnsi="Arial" w:cs="Arial"/>
                <w:sz w:val="20"/>
                <w:szCs w:val="20"/>
              </w:rPr>
            </w:pPr>
            <w:r w:rsidRPr="008E0D77">
              <w:rPr>
                <w:rFonts w:ascii="Arial" w:hAnsi="Arial" w:cs="Arial"/>
                <w:sz w:val="20"/>
                <w:szCs w:val="20"/>
              </w:rPr>
              <w:t xml:space="preserve"> [50, 71]</w:t>
            </w:r>
          </w:p>
        </w:tc>
        <w:tc>
          <w:tcPr>
            <w:tcW w:w="1980" w:type="dxa"/>
            <w:tcBorders>
              <w:top w:val="single" w:sz="4" w:space="0" w:color="auto"/>
              <w:left w:val="single" w:sz="4" w:space="0" w:color="auto"/>
              <w:bottom w:val="single" w:sz="4" w:space="0" w:color="auto"/>
              <w:right w:val="single" w:sz="4" w:space="0" w:color="auto"/>
            </w:tcBorders>
            <w:hideMark/>
          </w:tcPr>
          <w:p w14:paraId="06E5AD17" w14:textId="77777777" w:rsidR="008E0D77" w:rsidRPr="008E0D77" w:rsidRDefault="00D208B7" w:rsidP="00D208B7">
            <w:pPr>
              <w:jc w:val="center"/>
              <w:rPr>
                <w:rFonts w:ascii="Arial" w:hAnsi="Arial" w:cs="Arial"/>
                <w:sz w:val="20"/>
                <w:szCs w:val="20"/>
              </w:rPr>
            </w:pPr>
            <w:r w:rsidRPr="008E0D77">
              <w:rPr>
                <w:rFonts w:ascii="Arial" w:hAnsi="Arial" w:cs="Arial"/>
                <w:sz w:val="20"/>
                <w:szCs w:val="20"/>
              </w:rPr>
              <w:t>68</w:t>
            </w:r>
          </w:p>
          <w:p w14:paraId="1E15FD88" w14:textId="3B96E37B" w:rsidR="00D208B7" w:rsidRPr="008E0D77" w:rsidRDefault="00D208B7" w:rsidP="00D208B7">
            <w:pPr>
              <w:jc w:val="center"/>
              <w:rPr>
                <w:rFonts w:ascii="Arial" w:hAnsi="Arial" w:cs="Arial"/>
                <w:sz w:val="20"/>
                <w:szCs w:val="20"/>
              </w:rPr>
            </w:pPr>
            <w:r w:rsidRPr="008E0D77">
              <w:rPr>
                <w:rFonts w:ascii="Arial" w:hAnsi="Arial" w:cs="Arial"/>
                <w:sz w:val="20"/>
                <w:szCs w:val="20"/>
              </w:rPr>
              <w:t xml:space="preserve">[56, </w:t>
            </w:r>
            <w:r w:rsidR="00927EE5">
              <w:rPr>
                <w:rFonts w:ascii="Arial" w:hAnsi="Arial" w:cs="Arial"/>
                <w:sz w:val="20"/>
                <w:szCs w:val="20"/>
              </w:rPr>
              <w:t>80</w:t>
            </w:r>
            <w:r w:rsidRPr="008E0D77">
              <w:rPr>
                <w:rFonts w:ascii="Arial" w:hAnsi="Arial" w:cs="Arial"/>
                <w:sz w:val="20"/>
                <w:szCs w:val="20"/>
              </w:rPr>
              <w:t>]</w:t>
            </w:r>
          </w:p>
        </w:tc>
      </w:tr>
      <w:tr w:rsidR="008E0D77" w:rsidRPr="008E0D77" w14:paraId="17D9DFCB"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tcPr>
          <w:p w14:paraId="0202E0A5" w14:textId="184EB16D" w:rsidR="008E0D77" w:rsidRPr="008E0D77" w:rsidRDefault="008E0D77" w:rsidP="00835045">
            <w:pPr>
              <w:rPr>
                <w:rFonts w:ascii="Arial" w:hAnsi="Arial" w:cs="Arial"/>
                <w:b/>
                <w:bCs/>
                <w:sz w:val="20"/>
                <w:szCs w:val="20"/>
              </w:rPr>
            </w:pPr>
            <w:r w:rsidRPr="008E0D77">
              <w:rPr>
                <w:rFonts w:ascii="Arial" w:hAnsi="Arial" w:cs="Arial"/>
                <w:b/>
                <w:bCs/>
                <w:sz w:val="20"/>
                <w:szCs w:val="20"/>
              </w:rPr>
              <w:t>Sex</w:t>
            </w:r>
          </w:p>
        </w:tc>
        <w:tc>
          <w:tcPr>
            <w:tcW w:w="1440" w:type="dxa"/>
            <w:tcBorders>
              <w:top w:val="single" w:sz="4" w:space="0" w:color="auto"/>
              <w:left w:val="single" w:sz="4" w:space="0" w:color="auto"/>
              <w:bottom w:val="single" w:sz="4" w:space="0" w:color="auto"/>
              <w:right w:val="single" w:sz="4" w:space="0" w:color="auto"/>
            </w:tcBorders>
          </w:tcPr>
          <w:p w14:paraId="4370C699" w14:textId="77777777" w:rsidR="008E0D77" w:rsidRPr="008E0D77" w:rsidRDefault="008E0D7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587FBF50" w14:textId="77777777" w:rsidR="008E0D77" w:rsidRPr="008E0D77" w:rsidRDefault="008E0D7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7DB47D7" w14:textId="77777777" w:rsidR="008E0D77" w:rsidRPr="008E0D77" w:rsidRDefault="008E0D7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725FCC88" w14:textId="77777777" w:rsidR="008E0D77" w:rsidRPr="008E0D77" w:rsidRDefault="008E0D7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60367DE8" w14:textId="77777777" w:rsidR="008E0D77" w:rsidRPr="008E0D77" w:rsidRDefault="008E0D7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5891AE7" w14:textId="77777777" w:rsidR="008E0D77" w:rsidRPr="008E0D77" w:rsidRDefault="008E0D77" w:rsidP="00D208B7">
            <w:pPr>
              <w:jc w:val="center"/>
              <w:rPr>
                <w:rFonts w:ascii="Arial" w:hAnsi="Arial" w:cs="Arial"/>
                <w:sz w:val="20"/>
                <w:szCs w:val="20"/>
              </w:rPr>
            </w:pPr>
          </w:p>
        </w:tc>
      </w:tr>
      <w:tr w:rsidR="00D208B7" w:rsidRPr="008E0D77" w14:paraId="298D0224"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hideMark/>
          </w:tcPr>
          <w:p w14:paraId="45BACAF7" w14:textId="77777777" w:rsidR="00D208B7" w:rsidRDefault="00D208B7" w:rsidP="00835045">
            <w:pPr>
              <w:rPr>
                <w:ins w:id="191" w:author="Naveen Premnath [2]" w:date="2024-09-08T15:51:00Z"/>
                <w:rFonts w:ascii="Arial" w:hAnsi="Arial" w:cs="Arial"/>
                <w:bCs/>
                <w:sz w:val="20"/>
                <w:szCs w:val="20"/>
              </w:rPr>
            </w:pPr>
            <w:r w:rsidRPr="008E0D77">
              <w:rPr>
                <w:rFonts w:ascii="Arial" w:hAnsi="Arial" w:cs="Arial"/>
                <w:bCs/>
                <w:sz w:val="20"/>
                <w:szCs w:val="20"/>
              </w:rPr>
              <w:t>Male (%)</w:t>
            </w:r>
          </w:p>
          <w:p w14:paraId="011D0BE7" w14:textId="6229344F" w:rsidR="009E45AF" w:rsidRPr="008E0D77" w:rsidRDefault="009E45AF" w:rsidP="00835045">
            <w:pPr>
              <w:rPr>
                <w:rFonts w:ascii="Arial" w:hAnsi="Arial" w:cs="Arial"/>
                <w:bCs/>
                <w:sz w:val="20"/>
                <w:szCs w:val="20"/>
              </w:rPr>
            </w:pPr>
            <w:ins w:id="192" w:author="Naveen Premnath [2]" w:date="2024-09-08T15:52:00Z">
              <w:del w:id="193" w:author="Helen M Parsons" w:date="2024-10-11T16:12:00Z">
                <w:r w:rsidDel="00C304EB">
                  <w:rPr>
                    <w:rFonts w:ascii="Arial" w:hAnsi="Arial" w:cs="Arial"/>
                    <w:bCs/>
                    <w:sz w:val="20"/>
                    <w:szCs w:val="20"/>
                  </w:rPr>
                  <w:delText>(</w:delText>
                </w:r>
              </w:del>
            </w:ins>
            <w:ins w:id="194" w:author="Naveen Premnath [2]" w:date="2024-09-08T15:51:00Z">
              <w:del w:id="195" w:author="Helen M Parsons" w:date="2024-10-11T16:12:00Z">
                <w:r w:rsidDel="00C304EB">
                  <w:rPr>
                    <w:rFonts w:ascii="Arial" w:hAnsi="Arial" w:cs="Arial"/>
                    <w:bCs/>
                    <w:sz w:val="20"/>
                    <w:szCs w:val="20"/>
                  </w:rPr>
                  <w:delText>weighted</w:delText>
                </w:r>
              </w:del>
            </w:ins>
            <w:ins w:id="196" w:author="Naveen Premnath [2]" w:date="2024-09-08T15:52:00Z">
              <w:del w:id="197" w:author="Helen M Parsons" w:date="2024-10-11T16:12:00Z">
                <w:r w:rsidDel="00C304EB">
                  <w:rPr>
                    <w:rFonts w:ascii="Arial" w:hAnsi="Arial" w:cs="Arial"/>
                    <w:bCs/>
                    <w:sz w:val="20"/>
                    <w:szCs w:val="20"/>
                  </w:rPr>
                  <w:delText>)</w:delText>
                </w:r>
              </w:del>
            </w:ins>
          </w:p>
        </w:tc>
        <w:tc>
          <w:tcPr>
            <w:tcW w:w="1440" w:type="dxa"/>
            <w:tcBorders>
              <w:top w:val="single" w:sz="4" w:space="0" w:color="auto"/>
              <w:left w:val="single" w:sz="4" w:space="0" w:color="auto"/>
              <w:bottom w:val="single" w:sz="4" w:space="0" w:color="auto"/>
              <w:right w:val="single" w:sz="4" w:space="0" w:color="auto"/>
            </w:tcBorders>
            <w:hideMark/>
          </w:tcPr>
          <w:p w14:paraId="7311FF5C" w14:textId="1808AA61" w:rsidR="005A280B" w:rsidRDefault="00D208B7" w:rsidP="009E45AF">
            <w:pPr>
              <w:rPr>
                <w:rFonts w:ascii="Arial" w:hAnsi="Arial" w:cs="Arial"/>
                <w:sz w:val="20"/>
                <w:szCs w:val="20"/>
              </w:rPr>
            </w:pPr>
            <w:r w:rsidRPr="008E0D77">
              <w:rPr>
                <w:rFonts w:ascii="Arial" w:hAnsi="Arial" w:cs="Arial"/>
                <w:sz w:val="20"/>
                <w:szCs w:val="20"/>
              </w:rPr>
              <w:t>3</w:t>
            </w:r>
            <w:ins w:id="198" w:author="Helen M Parsons" w:date="2024-10-11T16:07:00Z">
              <w:r w:rsidR="00232065">
                <w:rPr>
                  <w:rFonts w:ascii="Arial" w:hAnsi="Arial" w:cs="Arial"/>
                  <w:sz w:val="20"/>
                  <w:szCs w:val="20"/>
                </w:rPr>
                <w:t>,</w:t>
              </w:r>
            </w:ins>
            <w:r w:rsidRPr="008E0D77">
              <w:rPr>
                <w:rFonts w:ascii="Arial" w:hAnsi="Arial" w:cs="Arial"/>
                <w:sz w:val="20"/>
                <w:szCs w:val="20"/>
              </w:rPr>
              <w:t>997(4</w:t>
            </w:r>
            <w:r w:rsidR="00927EE5">
              <w:rPr>
                <w:rFonts w:ascii="Arial" w:hAnsi="Arial" w:cs="Arial"/>
                <w:sz w:val="20"/>
                <w:szCs w:val="20"/>
              </w:rPr>
              <w:t>3</w:t>
            </w:r>
            <w:r w:rsidRPr="008E0D77">
              <w:rPr>
                <w:rFonts w:ascii="Arial" w:hAnsi="Arial" w:cs="Arial"/>
                <w:sz w:val="20"/>
                <w:szCs w:val="20"/>
              </w:rPr>
              <w:t>)</w:t>
            </w:r>
          </w:p>
          <w:p w14:paraId="05987761" w14:textId="5AF4C5F7" w:rsidR="005A280B" w:rsidRPr="008E0D77" w:rsidRDefault="00AE288C" w:rsidP="009E45AF">
            <w:pPr>
              <w:rPr>
                <w:rFonts w:ascii="Arial" w:hAnsi="Arial" w:cs="Arial"/>
                <w:sz w:val="20"/>
                <w:szCs w:val="20"/>
              </w:rPr>
            </w:pPr>
            <w:ins w:id="199" w:author="Naveen Premnath [2]" w:date="2024-09-08T17:00:00Z">
              <w:r>
                <w:rPr>
                  <w:rFonts w:ascii="Arial" w:hAnsi="Arial" w:cs="Arial"/>
                  <w:sz w:val="20"/>
                  <w:szCs w:val="20"/>
                </w:rPr>
                <w:t>(11</w:t>
              </w:r>
            </w:ins>
            <w:ins w:id="200" w:author="Helen M Parsons" w:date="2024-10-11T16:07:00Z">
              <w:r w:rsidR="00232065">
                <w:rPr>
                  <w:rFonts w:ascii="Arial" w:hAnsi="Arial" w:cs="Arial"/>
                  <w:sz w:val="20"/>
                  <w:szCs w:val="20"/>
                </w:rPr>
                <w:t>,</w:t>
              </w:r>
            </w:ins>
            <w:ins w:id="201" w:author="Naveen Premnath [2]" w:date="2024-09-08T17:00:00Z">
              <w:r>
                <w:rPr>
                  <w:rFonts w:ascii="Arial" w:hAnsi="Arial" w:cs="Arial"/>
                  <w:sz w:val="20"/>
                  <w:szCs w:val="20"/>
                </w:rPr>
                <w:t>552</w:t>
              </w:r>
            </w:ins>
            <w:ins w:id="202" w:author="Helen M Parsons" w:date="2024-10-11T16:07:00Z">
              <w:r w:rsidR="00232065">
                <w:rPr>
                  <w:rFonts w:ascii="Arial" w:hAnsi="Arial" w:cs="Arial"/>
                  <w:sz w:val="20"/>
                  <w:szCs w:val="20"/>
                </w:rPr>
                <w:t>,</w:t>
              </w:r>
            </w:ins>
            <w:ins w:id="203" w:author="Naveen Premnath [2]" w:date="2024-09-08T17:00:00Z">
              <w:r>
                <w:rPr>
                  <w:rFonts w:ascii="Arial" w:hAnsi="Arial" w:cs="Arial"/>
                  <w:sz w:val="20"/>
                  <w:szCs w:val="20"/>
                </w:rPr>
                <w:t>966)</w:t>
              </w:r>
            </w:ins>
          </w:p>
        </w:tc>
        <w:tc>
          <w:tcPr>
            <w:tcW w:w="1530" w:type="dxa"/>
            <w:tcBorders>
              <w:top w:val="single" w:sz="4" w:space="0" w:color="auto"/>
              <w:left w:val="single" w:sz="4" w:space="0" w:color="auto"/>
              <w:bottom w:val="single" w:sz="4" w:space="0" w:color="auto"/>
              <w:right w:val="single" w:sz="4" w:space="0" w:color="auto"/>
            </w:tcBorders>
            <w:hideMark/>
          </w:tcPr>
          <w:p w14:paraId="743E2CDF" w14:textId="77777777" w:rsidR="00D208B7" w:rsidRDefault="00D208B7" w:rsidP="00E66C95">
            <w:pPr>
              <w:jc w:val="center"/>
              <w:rPr>
                <w:ins w:id="204" w:author="Naveen Premnath [2]" w:date="2024-09-08T15:57:00Z"/>
                <w:rFonts w:ascii="Arial" w:hAnsi="Arial" w:cs="Arial"/>
                <w:sz w:val="20"/>
                <w:szCs w:val="20"/>
              </w:rPr>
            </w:pPr>
            <w:r w:rsidRPr="008E0D77">
              <w:rPr>
                <w:rFonts w:ascii="Arial" w:hAnsi="Arial" w:cs="Arial"/>
                <w:sz w:val="20"/>
                <w:szCs w:val="20"/>
              </w:rPr>
              <w:t>750(3</w:t>
            </w:r>
            <w:r w:rsidR="00927EE5">
              <w:rPr>
                <w:rFonts w:ascii="Arial" w:hAnsi="Arial" w:cs="Arial"/>
                <w:sz w:val="20"/>
                <w:szCs w:val="20"/>
              </w:rPr>
              <w:t>8</w:t>
            </w:r>
            <w:r w:rsidRPr="008E0D77">
              <w:rPr>
                <w:rFonts w:ascii="Arial" w:hAnsi="Arial" w:cs="Arial"/>
                <w:sz w:val="20"/>
                <w:szCs w:val="20"/>
              </w:rPr>
              <w:t>)</w:t>
            </w:r>
          </w:p>
          <w:p w14:paraId="3CF873FB" w14:textId="12531290" w:rsidR="009E45AF" w:rsidRPr="008E0D77" w:rsidRDefault="009E45AF" w:rsidP="00E66C95">
            <w:pPr>
              <w:jc w:val="center"/>
              <w:rPr>
                <w:rFonts w:ascii="Arial" w:hAnsi="Arial" w:cs="Arial"/>
                <w:sz w:val="20"/>
                <w:szCs w:val="20"/>
              </w:rPr>
            </w:pPr>
            <w:ins w:id="205" w:author="Naveen Premnath [2]" w:date="2024-09-08T15:57:00Z">
              <w:r>
                <w:rPr>
                  <w:rFonts w:ascii="Arial" w:hAnsi="Arial" w:cs="Arial"/>
                  <w:sz w:val="20"/>
                  <w:szCs w:val="20"/>
                </w:rPr>
                <w:t>(</w:t>
              </w:r>
            </w:ins>
            <w:ins w:id="206" w:author="Naveen Premnath [2]" w:date="2024-09-08T16:22:00Z">
              <w:r>
                <w:rPr>
                  <w:rFonts w:ascii="Arial" w:hAnsi="Arial" w:cs="Arial"/>
                  <w:sz w:val="20"/>
                  <w:szCs w:val="20"/>
                </w:rPr>
                <w:t>1983712)</w:t>
              </w:r>
            </w:ins>
          </w:p>
        </w:tc>
        <w:tc>
          <w:tcPr>
            <w:tcW w:w="1350" w:type="dxa"/>
            <w:tcBorders>
              <w:top w:val="single" w:sz="4" w:space="0" w:color="auto"/>
              <w:left w:val="single" w:sz="4" w:space="0" w:color="auto"/>
              <w:bottom w:val="single" w:sz="4" w:space="0" w:color="auto"/>
              <w:right w:val="single" w:sz="4" w:space="0" w:color="auto"/>
            </w:tcBorders>
            <w:hideMark/>
          </w:tcPr>
          <w:p w14:paraId="3B980F89" w14:textId="77777777" w:rsidR="00D208B7" w:rsidRDefault="00D208B7" w:rsidP="009E45AF">
            <w:pPr>
              <w:jc w:val="center"/>
              <w:rPr>
                <w:ins w:id="207" w:author="Naveen Premnath [2]" w:date="2024-09-08T16:23:00Z"/>
                <w:rFonts w:ascii="Arial" w:hAnsi="Arial" w:cs="Arial"/>
                <w:sz w:val="20"/>
                <w:szCs w:val="20"/>
              </w:rPr>
            </w:pPr>
            <w:r w:rsidRPr="008E0D77">
              <w:rPr>
                <w:rFonts w:ascii="Arial" w:hAnsi="Arial" w:cs="Arial"/>
                <w:sz w:val="20"/>
                <w:szCs w:val="20"/>
              </w:rPr>
              <w:t>379(4</w:t>
            </w:r>
            <w:r w:rsidR="00927EE5">
              <w:rPr>
                <w:rFonts w:ascii="Arial" w:hAnsi="Arial" w:cs="Arial"/>
                <w:sz w:val="20"/>
                <w:szCs w:val="20"/>
              </w:rPr>
              <w:t>1</w:t>
            </w:r>
            <w:r w:rsidRPr="008E0D77">
              <w:rPr>
                <w:rFonts w:ascii="Arial" w:hAnsi="Arial" w:cs="Arial"/>
                <w:sz w:val="20"/>
                <w:szCs w:val="20"/>
              </w:rPr>
              <w:t>)</w:t>
            </w:r>
          </w:p>
          <w:p w14:paraId="1140124A" w14:textId="53AE7A07" w:rsidR="009E45AF" w:rsidRPr="008E0D77" w:rsidRDefault="009E45AF" w:rsidP="009E45AF">
            <w:pPr>
              <w:jc w:val="center"/>
              <w:rPr>
                <w:rFonts w:ascii="Arial" w:hAnsi="Arial" w:cs="Arial"/>
                <w:sz w:val="20"/>
                <w:szCs w:val="20"/>
              </w:rPr>
            </w:pPr>
            <w:ins w:id="208" w:author="Naveen Premnath [2]" w:date="2024-09-08T16:58:00Z">
              <w:r>
                <w:rPr>
                  <w:rFonts w:ascii="Arial" w:hAnsi="Arial" w:cs="Arial"/>
                  <w:sz w:val="20"/>
                  <w:szCs w:val="20"/>
                </w:rPr>
                <w:t>(</w:t>
              </w:r>
              <w:r w:rsidRPr="00E66C95">
                <w:rPr>
                  <w:rFonts w:ascii="Arial" w:hAnsi="Arial" w:cs="Arial"/>
                  <w:sz w:val="20"/>
                  <w:szCs w:val="20"/>
                </w:rPr>
                <w:t>954606</w:t>
              </w:r>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6E209B5E" w14:textId="77777777" w:rsidR="00D208B7" w:rsidRDefault="00D208B7" w:rsidP="00BF2775">
            <w:pPr>
              <w:jc w:val="center"/>
              <w:rPr>
                <w:ins w:id="209" w:author="Naveen Premnath [2]" w:date="2024-09-09T12:59:00Z"/>
                <w:rFonts w:ascii="Arial" w:hAnsi="Arial" w:cs="Arial"/>
                <w:sz w:val="20"/>
                <w:szCs w:val="20"/>
              </w:rPr>
            </w:pPr>
            <w:r w:rsidRPr="008E0D77">
              <w:rPr>
                <w:rFonts w:ascii="Arial" w:hAnsi="Arial" w:cs="Arial"/>
                <w:sz w:val="20"/>
                <w:szCs w:val="20"/>
              </w:rPr>
              <w:t>39325(47)</w:t>
            </w:r>
          </w:p>
          <w:p w14:paraId="4119A1AE" w14:textId="1990ECB3" w:rsidR="00BF2775" w:rsidRPr="008E0D77" w:rsidRDefault="00B2419E" w:rsidP="00BF2775">
            <w:pPr>
              <w:jc w:val="center"/>
              <w:rPr>
                <w:rFonts w:ascii="Arial" w:hAnsi="Arial" w:cs="Arial"/>
                <w:sz w:val="20"/>
                <w:szCs w:val="20"/>
              </w:rPr>
            </w:pPr>
            <w:ins w:id="210" w:author="Naveen Premnath [2]" w:date="2024-09-10T23:49:00Z">
              <w:r>
                <w:rPr>
                  <w:rFonts w:ascii="Arial" w:hAnsi="Arial" w:cs="Arial"/>
                  <w:sz w:val="20"/>
                  <w:szCs w:val="20"/>
                </w:rPr>
                <w:t>(</w:t>
              </w:r>
            </w:ins>
            <w:ins w:id="211" w:author="Naveen Premnath [2]" w:date="2024-09-10T23:53:00Z">
              <w:r>
                <w:rPr>
                  <w:rFonts w:ascii="Arial" w:hAnsi="Arial" w:cs="Arial"/>
                  <w:sz w:val="20"/>
                  <w:szCs w:val="20"/>
                </w:rPr>
                <w:t>108494226</w:t>
              </w:r>
            </w:ins>
            <w:ins w:id="212"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37130B38" w14:textId="77777777" w:rsidR="00D208B7" w:rsidRDefault="00D208B7" w:rsidP="004E6599">
            <w:pPr>
              <w:jc w:val="center"/>
              <w:rPr>
                <w:ins w:id="213" w:author="Naveen Premnath [2]" w:date="2024-09-10T23:14:00Z"/>
                <w:rFonts w:ascii="Arial" w:hAnsi="Arial" w:cs="Arial"/>
                <w:sz w:val="20"/>
                <w:szCs w:val="20"/>
              </w:rPr>
            </w:pPr>
            <w:r w:rsidRPr="008E0D77">
              <w:rPr>
                <w:rFonts w:ascii="Arial" w:hAnsi="Arial" w:cs="Arial"/>
                <w:sz w:val="20"/>
                <w:szCs w:val="20"/>
              </w:rPr>
              <w:t>2901(</w:t>
            </w:r>
            <w:r w:rsidR="00927EE5">
              <w:rPr>
                <w:rFonts w:ascii="Arial" w:hAnsi="Arial" w:cs="Arial"/>
                <w:sz w:val="20"/>
                <w:szCs w:val="20"/>
              </w:rPr>
              <w:t>40</w:t>
            </w:r>
            <w:r w:rsidRPr="008E0D77">
              <w:rPr>
                <w:rFonts w:ascii="Arial" w:hAnsi="Arial" w:cs="Arial"/>
                <w:sz w:val="20"/>
                <w:szCs w:val="20"/>
              </w:rPr>
              <w:t>)</w:t>
            </w:r>
          </w:p>
          <w:p w14:paraId="68267D57" w14:textId="71647F1A" w:rsidR="004E6599" w:rsidRPr="008E0D77" w:rsidRDefault="004E6599" w:rsidP="004E6599">
            <w:pPr>
              <w:jc w:val="center"/>
              <w:rPr>
                <w:rFonts w:ascii="Arial" w:hAnsi="Arial" w:cs="Arial"/>
                <w:sz w:val="20"/>
                <w:szCs w:val="20"/>
              </w:rPr>
            </w:pPr>
            <w:ins w:id="214" w:author="Naveen Premnath [2]" w:date="2024-09-10T23:14:00Z">
              <w:r>
                <w:rPr>
                  <w:rFonts w:ascii="Arial" w:hAnsi="Arial" w:cs="Arial"/>
                  <w:sz w:val="20"/>
                  <w:szCs w:val="20"/>
                </w:rPr>
                <w:t>(</w:t>
              </w:r>
            </w:ins>
            <w:ins w:id="215" w:author="Naveen Premnath [2]" w:date="2024-09-11T00:02:00Z">
              <w:r w:rsidR="003A2B0C">
                <w:rPr>
                  <w:rFonts w:ascii="Arial" w:hAnsi="Arial" w:cs="Arial"/>
                  <w:sz w:val="20"/>
                  <w:szCs w:val="20"/>
                </w:rPr>
                <w:t>6918030</w:t>
              </w:r>
            </w:ins>
            <w:ins w:id="216" w:author="Naveen Premnath [2]" w:date="2024-09-10T23:14: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38F724B4" w14:textId="77777777" w:rsidR="00D208B7" w:rsidRDefault="00D208B7" w:rsidP="004E6599">
            <w:pPr>
              <w:jc w:val="center"/>
              <w:rPr>
                <w:ins w:id="217" w:author="Naveen Premnath [2]" w:date="2024-09-10T23:13:00Z"/>
                <w:rFonts w:ascii="Arial" w:hAnsi="Arial" w:cs="Arial"/>
                <w:sz w:val="20"/>
                <w:szCs w:val="20"/>
              </w:rPr>
            </w:pPr>
            <w:r w:rsidRPr="008E0D77">
              <w:rPr>
                <w:rFonts w:ascii="Arial" w:hAnsi="Arial" w:cs="Arial"/>
                <w:sz w:val="20"/>
                <w:szCs w:val="20"/>
              </w:rPr>
              <w:t>956(34)</w:t>
            </w:r>
          </w:p>
          <w:p w14:paraId="416A640C" w14:textId="4D4D398F" w:rsidR="004E6599" w:rsidRPr="008E0D77" w:rsidRDefault="004E6599" w:rsidP="004E6599">
            <w:pPr>
              <w:jc w:val="center"/>
              <w:rPr>
                <w:rFonts w:ascii="Arial" w:hAnsi="Arial" w:cs="Arial"/>
                <w:sz w:val="20"/>
                <w:szCs w:val="20"/>
              </w:rPr>
            </w:pPr>
            <w:ins w:id="218" w:author="Naveen Premnath [2]" w:date="2024-09-10T23:13:00Z">
              <w:r>
                <w:rPr>
                  <w:rFonts w:ascii="Arial" w:hAnsi="Arial" w:cs="Arial"/>
                  <w:sz w:val="20"/>
                  <w:szCs w:val="20"/>
                </w:rPr>
                <w:t>(2297003</w:t>
              </w:r>
            </w:ins>
            <w:ins w:id="219" w:author="Naveen Premnath [2]" w:date="2024-09-10T23:14:00Z">
              <w:r>
                <w:rPr>
                  <w:rFonts w:ascii="Arial" w:hAnsi="Arial" w:cs="Arial"/>
                  <w:sz w:val="20"/>
                  <w:szCs w:val="20"/>
                </w:rPr>
                <w:t>)</w:t>
              </w:r>
            </w:ins>
          </w:p>
        </w:tc>
      </w:tr>
      <w:tr w:rsidR="00D208B7" w:rsidRPr="008E0D77" w14:paraId="5B9DE635"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tcPr>
          <w:p w14:paraId="23370B69" w14:textId="77777777" w:rsidR="00D208B7" w:rsidRDefault="00D208B7" w:rsidP="00835045">
            <w:pPr>
              <w:rPr>
                <w:ins w:id="220" w:author="Naveen Premnath [2]" w:date="2024-09-08T15:52:00Z"/>
                <w:rFonts w:ascii="Arial" w:hAnsi="Arial" w:cs="Arial"/>
                <w:bCs/>
                <w:sz w:val="20"/>
                <w:szCs w:val="20"/>
              </w:rPr>
            </w:pPr>
            <w:r w:rsidRPr="008E0D77">
              <w:rPr>
                <w:rFonts w:ascii="Arial" w:hAnsi="Arial" w:cs="Arial"/>
                <w:bCs/>
                <w:sz w:val="20"/>
                <w:szCs w:val="20"/>
              </w:rPr>
              <w:t>Female (%)</w:t>
            </w:r>
          </w:p>
          <w:p w14:paraId="46450187" w14:textId="1CEF6230" w:rsidR="009E45AF" w:rsidRPr="008E0D77" w:rsidRDefault="009E45AF" w:rsidP="00835045">
            <w:pPr>
              <w:rPr>
                <w:rFonts w:ascii="Arial" w:hAnsi="Arial" w:cs="Arial"/>
                <w:bCs/>
                <w:sz w:val="20"/>
                <w:szCs w:val="20"/>
              </w:rPr>
            </w:pPr>
            <w:ins w:id="221" w:author="Naveen Premnath [2]" w:date="2024-09-08T15:52:00Z">
              <w:del w:id="222" w:author="Helen M Parsons" w:date="2024-10-11T16:12:00Z">
                <w:r w:rsidDel="00C304EB">
                  <w:rPr>
                    <w:rFonts w:ascii="Arial" w:hAnsi="Arial" w:cs="Arial"/>
                    <w:bCs/>
                    <w:sz w:val="20"/>
                    <w:szCs w:val="20"/>
                  </w:rPr>
                  <w:delText>(weighted)</w:delText>
                </w:r>
              </w:del>
            </w:ins>
          </w:p>
        </w:tc>
        <w:tc>
          <w:tcPr>
            <w:tcW w:w="1440" w:type="dxa"/>
            <w:tcBorders>
              <w:top w:val="single" w:sz="4" w:space="0" w:color="auto"/>
              <w:left w:val="single" w:sz="4" w:space="0" w:color="auto"/>
              <w:bottom w:val="single" w:sz="4" w:space="0" w:color="auto"/>
              <w:right w:val="single" w:sz="4" w:space="0" w:color="auto"/>
            </w:tcBorders>
          </w:tcPr>
          <w:p w14:paraId="24DA2880" w14:textId="62A50E9E" w:rsidR="009E45AF" w:rsidRDefault="00D208B7">
            <w:pPr>
              <w:rPr>
                <w:ins w:id="223" w:author="Naveen Premnath [2]" w:date="2024-09-08T15:55:00Z"/>
                <w:rFonts w:ascii="Arial" w:hAnsi="Arial" w:cs="Arial"/>
                <w:sz w:val="20"/>
                <w:szCs w:val="20"/>
              </w:rPr>
              <w:pPrChange w:id="224" w:author="Naveen Premnath [2]" w:date="2024-09-08T15:55:00Z">
                <w:pPr>
                  <w:jc w:val="center"/>
                </w:pPr>
              </w:pPrChange>
            </w:pPr>
            <w:r w:rsidRPr="008E0D77">
              <w:rPr>
                <w:rFonts w:ascii="Arial" w:hAnsi="Arial" w:cs="Arial"/>
                <w:sz w:val="20"/>
                <w:szCs w:val="20"/>
              </w:rPr>
              <w:t>5401</w:t>
            </w:r>
            <w:ins w:id="225" w:author="Naveen Premnath [2]" w:date="2024-09-08T15:56:00Z">
              <w:r w:rsidR="009E45AF" w:rsidRPr="008E0D77" w:rsidDel="009E45AF">
                <w:rPr>
                  <w:rFonts w:ascii="Arial" w:hAnsi="Arial" w:cs="Arial"/>
                  <w:sz w:val="20"/>
                  <w:szCs w:val="20"/>
                </w:rPr>
                <w:t xml:space="preserve"> </w:t>
              </w:r>
            </w:ins>
            <w:r w:rsidRPr="008E0D77">
              <w:rPr>
                <w:rFonts w:ascii="Arial" w:hAnsi="Arial" w:cs="Arial"/>
                <w:sz w:val="20"/>
                <w:szCs w:val="20"/>
              </w:rPr>
              <w:t>(5</w:t>
            </w:r>
            <w:r w:rsidR="00927EE5">
              <w:rPr>
                <w:rFonts w:ascii="Arial" w:hAnsi="Arial" w:cs="Arial"/>
                <w:sz w:val="20"/>
                <w:szCs w:val="20"/>
              </w:rPr>
              <w:t>8</w:t>
            </w:r>
            <w:r w:rsidRPr="008E0D77">
              <w:rPr>
                <w:rFonts w:ascii="Arial" w:hAnsi="Arial" w:cs="Arial"/>
                <w:sz w:val="20"/>
                <w:szCs w:val="20"/>
              </w:rPr>
              <w:t>)</w:t>
            </w:r>
          </w:p>
          <w:p w14:paraId="605880DE" w14:textId="1F8D9FFB" w:rsidR="009E45AF" w:rsidRPr="008E0D77" w:rsidRDefault="00AE288C" w:rsidP="00927EE5">
            <w:pPr>
              <w:jc w:val="center"/>
              <w:rPr>
                <w:rFonts w:ascii="Arial" w:hAnsi="Arial" w:cs="Arial"/>
                <w:sz w:val="20"/>
                <w:szCs w:val="20"/>
              </w:rPr>
            </w:pPr>
            <w:ins w:id="226" w:author="Naveen Premnath [2]" w:date="2024-09-08T17:00:00Z">
              <w:r>
                <w:rPr>
                  <w:rFonts w:ascii="Arial" w:hAnsi="Arial" w:cs="Arial"/>
                  <w:sz w:val="20"/>
                  <w:szCs w:val="20"/>
                </w:rPr>
                <w:t>(15065328)</w:t>
              </w:r>
            </w:ins>
          </w:p>
        </w:tc>
        <w:tc>
          <w:tcPr>
            <w:tcW w:w="1530" w:type="dxa"/>
            <w:tcBorders>
              <w:top w:val="single" w:sz="4" w:space="0" w:color="auto"/>
              <w:left w:val="single" w:sz="4" w:space="0" w:color="auto"/>
              <w:bottom w:val="single" w:sz="4" w:space="0" w:color="auto"/>
              <w:right w:val="single" w:sz="4" w:space="0" w:color="auto"/>
            </w:tcBorders>
          </w:tcPr>
          <w:p w14:paraId="2B7BF256" w14:textId="61CE118F" w:rsidR="00D208B7" w:rsidRDefault="00D208B7" w:rsidP="009E45AF">
            <w:pPr>
              <w:jc w:val="center"/>
              <w:rPr>
                <w:ins w:id="227" w:author="Naveen Premnath [2]" w:date="2024-09-08T16:22:00Z"/>
                <w:rFonts w:ascii="Arial" w:hAnsi="Arial" w:cs="Arial"/>
                <w:sz w:val="20"/>
                <w:szCs w:val="20"/>
              </w:rPr>
            </w:pPr>
            <w:r w:rsidRPr="008E0D77">
              <w:rPr>
                <w:rFonts w:ascii="Arial" w:hAnsi="Arial" w:cs="Arial"/>
                <w:sz w:val="20"/>
                <w:szCs w:val="20"/>
              </w:rPr>
              <w:t>1234(62)</w:t>
            </w:r>
          </w:p>
          <w:p w14:paraId="3E54A2E9" w14:textId="3CC3EB83" w:rsidR="009E45AF" w:rsidRPr="008E0D77" w:rsidRDefault="009E45AF" w:rsidP="009E45AF">
            <w:pPr>
              <w:jc w:val="center"/>
              <w:rPr>
                <w:rFonts w:ascii="Arial" w:hAnsi="Arial" w:cs="Arial"/>
                <w:sz w:val="20"/>
                <w:szCs w:val="20"/>
              </w:rPr>
            </w:pPr>
            <w:ins w:id="228" w:author="Naveen Premnath [2]" w:date="2024-09-08T16:23:00Z">
              <w:r>
                <w:rPr>
                  <w:rFonts w:ascii="Arial" w:hAnsi="Arial" w:cs="Arial"/>
                  <w:sz w:val="20"/>
                  <w:szCs w:val="20"/>
                </w:rPr>
                <w:t>(3027149)</w:t>
              </w:r>
            </w:ins>
          </w:p>
        </w:tc>
        <w:tc>
          <w:tcPr>
            <w:tcW w:w="1350" w:type="dxa"/>
            <w:tcBorders>
              <w:top w:val="single" w:sz="4" w:space="0" w:color="auto"/>
              <w:left w:val="single" w:sz="4" w:space="0" w:color="auto"/>
              <w:bottom w:val="single" w:sz="4" w:space="0" w:color="auto"/>
              <w:right w:val="single" w:sz="4" w:space="0" w:color="auto"/>
            </w:tcBorders>
          </w:tcPr>
          <w:p w14:paraId="69DA73BC" w14:textId="77777777" w:rsidR="00D208B7" w:rsidRDefault="00D208B7" w:rsidP="009E45AF">
            <w:pPr>
              <w:jc w:val="center"/>
              <w:rPr>
                <w:ins w:id="229" w:author="Naveen Premnath [2]" w:date="2024-09-08T16:59:00Z"/>
                <w:rFonts w:ascii="Arial" w:hAnsi="Arial" w:cs="Arial"/>
                <w:sz w:val="20"/>
                <w:szCs w:val="20"/>
              </w:rPr>
            </w:pPr>
            <w:r w:rsidRPr="008E0D77">
              <w:rPr>
                <w:rFonts w:ascii="Arial" w:hAnsi="Arial" w:cs="Arial"/>
                <w:sz w:val="20"/>
                <w:szCs w:val="20"/>
              </w:rPr>
              <w:t>549(59)</w:t>
            </w:r>
          </w:p>
          <w:p w14:paraId="4FFA8B73" w14:textId="32710D45" w:rsidR="009E45AF" w:rsidRPr="008E0D77" w:rsidRDefault="009E45AF" w:rsidP="009E45AF">
            <w:pPr>
              <w:jc w:val="center"/>
              <w:rPr>
                <w:rFonts w:ascii="Arial" w:hAnsi="Arial" w:cs="Arial"/>
                <w:sz w:val="20"/>
                <w:szCs w:val="20"/>
              </w:rPr>
            </w:pPr>
            <w:ins w:id="230" w:author="Naveen Premnath [2]" w:date="2024-09-08T16:59:00Z">
              <w:r>
                <w:rPr>
                  <w:rFonts w:ascii="Arial" w:hAnsi="Arial" w:cs="Arial"/>
                  <w:sz w:val="20"/>
                  <w:szCs w:val="20"/>
                </w:rPr>
                <w:t>(1442376)</w:t>
              </w:r>
            </w:ins>
          </w:p>
        </w:tc>
        <w:tc>
          <w:tcPr>
            <w:tcW w:w="1710" w:type="dxa"/>
            <w:tcBorders>
              <w:top w:val="single" w:sz="4" w:space="0" w:color="auto"/>
              <w:left w:val="single" w:sz="4" w:space="0" w:color="auto"/>
              <w:bottom w:val="single" w:sz="4" w:space="0" w:color="auto"/>
              <w:right w:val="single" w:sz="4" w:space="0" w:color="auto"/>
            </w:tcBorders>
          </w:tcPr>
          <w:p w14:paraId="70675931" w14:textId="77777777" w:rsidR="00D208B7" w:rsidRDefault="00D208B7" w:rsidP="00B2419E">
            <w:pPr>
              <w:jc w:val="center"/>
              <w:rPr>
                <w:ins w:id="231" w:author="Naveen Premnath [2]" w:date="2024-09-10T23:49:00Z"/>
                <w:rFonts w:ascii="Arial" w:hAnsi="Arial" w:cs="Arial"/>
                <w:sz w:val="20"/>
                <w:szCs w:val="20"/>
              </w:rPr>
            </w:pPr>
            <w:r w:rsidRPr="008E0D77">
              <w:rPr>
                <w:rFonts w:ascii="Arial" w:hAnsi="Arial" w:cs="Arial"/>
                <w:sz w:val="20"/>
                <w:szCs w:val="20"/>
              </w:rPr>
              <w:t>44254(53)</w:t>
            </w:r>
          </w:p>
          <w:p w14:paraId="59C4AD91" w14:textId="0760724B" w:rsidR="00B2419E" w:rsidRPr="008E0D77" w:rsidRDefault="00B2419E" w:rsidP="00B2419E">
            <w:pPr>
              <w:jc w:val="center"/>
              <w:rPr>
                <w:rFonts w:ascii="Arial" w:hAnsi="Arial" w:cs="Arial"/>
                <w:sz w:val="20"/>
                <w:szCs w:val="20"/>
              </w:rPr>
            </w:pPr>
            <w:ins w:id="232" w:author="Naveen Premnath [2]" w:date="2024-09-10T23:49:00Z">
              <w:r>
                <w:rPr>
                  <w:rFonts w:ascii="Arial" w:hAnsi="Arial" w:cs="Arial"/>
                  <w:sz w:val="20"/>
                  <w:szCs w:val="20"/>
                </w:rPr>
                <w:t>(</w:t>
              </w:r>
            </w:ins>
            <w:ins w:id="233" w:author="Naveen Premnath [2]" w:date="2024-09-10T23:53:00Z">
              <w:r>
                <w:rPr>
                  <w:rFonts w:ascii="Arial" w:hAnsi="Arial" w:cs="Arial"/>
                  <w:sz w:val="20"/>
                  <w:szCs w:val="20"/>
                </w:rPr>
                <w:t>1133</w:t>
              </w:r>
            </w:ins>
            <w:ins w:id="234" w:author="Naveen Premnath [2]" w:date="2024-09-10T23:54:00Z">
              <w:r>
                <w:rPr>
                  <w:rFonts w:ascii="Arial" w:hAnsi="Arial" w:cs="Arial"/>
                  <w:sz w:val="20"/>
                  <w:szCs w:val="20"/>
                </w:rPr>
                <w:t>82365</w:t>
              </w:r>
            </w:ins>
            <w:ins w:id="235"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49C21956" w14:textId="77777777" w:rsidR="00D208B7" w:rsidRDefault="00D208B7" w:rsidP="004E6599">
            <w:pPr>
              <w:jc w:val="center"/>
              <w:rPr>
                <w:ins w:id="236" w:author="Naveen Premnath [2]" w:date="2024-09-10T23:14:00Z"/>
                <w:rFonts w:ascii="Arial" w:hAnsi="Arial" w:cs="Arial"/>
                <w:sz w:val="20"/>
                <w:szCs w:val="20"/>
              </w:rPr>
            </w:pPr>
            <w:r w:rsidRPr="008E0D77">
              <w:rPr>
                <w:rFonts w:ascii="Arial" w:hAnsi="Arial" w:cs="Arial"/>
                <w:sz w:val="20"/>
                <w:szCs w:val="20"/>
              </w:rPr>
              <w:t>4390(60)</w:t>
            </w:r>
          </w:p>
          <w:p w14:paraId="69437801" w14:textId="29A76EC5" w:rsidR="004E6599" w:rsidRPr="008E0D77" w:rsidRDefault="004E6599" w:rsidP="004E6599">
            <w:pPr>
              <w:jc w:val="center"/>
              <w:rPr>
                <w:rFonts w:ascii="Arial" w:hAnsi="Arial" w:cs="Arial"/>
                <w:sz w:val="20"/>
                <w:szCs w:val="20"/>
              </w:rPr>
            </w:pPr>
            <w:ins w:id="237" w:author="Naveen Premnath [2]" w:date="2024-09-10T23:14:00Z">
              <w:r>
                <w:rPr>
                  <w:rFonts w:ascii="Arial" w:hAnsi="Arial" w:cs="Arial"/>
                  <w:sz w:val="20"/>
                  <w:szCs w:val="20"/>
                </w:rPr>
                <w:t>(</w:t>
              </w:r>
            </w:ins>
            <w:ins w:id="238" w:author="Naveen Premnath [2]" w:date="2024-09-11T00:02:00Z">
              <w:r w:rsidR="003A2B0C">
                <w:rPr>
                  <w:rFonts w:ascii="Arial" w:hAnsi="Arial" w:cs="Arial"/>
                  <w:sz w:val="20"/>
                  <w:szCs w:val="20"/>
                </w:rPr>
                <w:t>9531882</w:t>
              </w:r>
            </w:ins>
            <w:ins w:id="239" w:author="Naveen Premnath [2]" w:date="2024-09-10T23:14: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tcPr>
          <w:p w14:paraId="7B67DF66" w14:textId="77777777" w:rsidR="00D208B7" w:rsidRDefault="00D208B7" w:rsidP="004E6599">
            <w:pPr>
              <w:jc w:val="center"/>
              <w:rPr>
                <w:ins w:id="240" w:author="Naveen Premnath [2]" w:date="2024-09-10T23:15:00Z"/>
                <w:rFonts w:ascii="Arial" w:hAnsi="Arial" w:cs="Arial"/>
                <w:sz w:val="20"/>
                <w:szCs w:val="20"/>
              </w:rPr>
            </w:pPr>
            <w:r w:rsidRPr="008E0D77">
              <w:rPr>
                <w:rFonts w:ascii="Arial" w:hAnsi="Arial" w:cs="Arial"/>
                <w:sz w:val="20"/>
                <w:szCs w:val="20"/>
              </w:rPr>
              <w:t>1854(66)</w:t>
            </w:r>
          </w:p>
          <w:p w14:paraId="5C5FA085" w14:textId="0E0B7A98" w:rsidR="004E6599" w:rsidRPr="008E0D77" w:rsidRDefault="004E6599" w:rsidP="004E6599">
            <w:pPr>
              <w:jc w:val="center"/>
              <w:rPr>
                <w:rFonts w:ascii="Arial" w:hAnsi="Arial" w:cs="Arial"/>
                <w:sz w:val="20"/>
                <w:szCs w:val="20"/>
              </w:rPr>
            </w:pPr>
            <w:ins w:id="241" w:author="Naveen Premnath [2]" w:date="2024-09-10T23:15:00Z">
              <w:r>
                <w:rPr>
                  <w:rFonts w:ascii="Arial" w:hAnsi="Arial" w:cs="Arial"/>
                  <w:sz w:val="20"/>
                  <w:szCs w:val="20"/>
                </w:rPr>
                <w:t>(4203258)</w:t>
              </w:r>
            </w:ins>
          </w:p>
        </w:tc>
      </w:tr>
      <w:tr w:rsidR="00D208B7" w:rsidRPr="008E0D77" w14:paraId="42014D12" w14:textId="77777777" w:rsidTr="00AE288C">
        <w:trPr>
          <w:trHeight w:val="505"/>
        </w:trPr>
        <w:tc>
          <w:tcPr>
            <w:tcW w:w="2065" w:type="dxa"/>
            <w:tcBorders>
              <w:top w:val="single" w:sz="4" w:space="0" w:color="auto"/>
              <w:left w:val="single" w:sz="4" w:space="0" w:color="auto"/>
              <w:bottom w:val="single" w:sz="4" w:space="0" w:color="auto"/>
              <w:right w:val="single" w:sz="4" w:space="0" w:color="auto"/>
            </w:tcBorders>
            <w:hideMark/>
          </w:tcPr>
          <w:p w14:paraId="2197FA7E" w14:textId="7AC8CC53" w:rsidR="00D208B7" w:rsidRPr="008E0D77" w:rsidRDefault="00D208B7" w:rsidP="00835045">
            <w:pPr>
              <w:rPr>
                <w:rFonts w:ascii="Arial" w:hAnsi="Arial" w:cs="Arial"/>
                <w:sz w:val="20"/>
                <w:szCs w:val="20"/>
              </w:rPr>
            </w:pPr>
            <w:r w:rsidRPr="008E0D77">
              <w:rPr>
                <w:rFonts w:ascii="Arial" w:hAnsi="Arial" w:cs="Arial"/>
                <w:b/>
                <w:bCs/>
                <w:sz w:val="20"/>
                <w:szCs w:val="20"/>
              </w:rPr>
              <w:t>Race</w:t>
            </w:r>
            <w:r w:rsidR="008E0D77" w:rsidRPr="008E0D77">
              <w:rPr>
                <w:rFonts w:ascii="Arial" w:hAnsi="Arial" w:cs="Arial"/>
                <w:b/>
                <w:bCs/>
                <w:sz w:val="20"/>
                <w:szCs w:val="20"/>
              </w:rPr>
              <w:t>/ethnicity</w:t>
            </w:r>
          </w:p>
        </w:tc>
        <w:tc>
          <w:tcPr>
            <w:tcW w:w="1440" w:type="dxa"/>
            <w:tcBorders>
              <w:top w:val="single" w:sz="4" w:space="0" w:color="auto"/>
              <w:left w:val="single" w:sz="4" w:space="0" w:color="auto"/>
              <w:bottom w:val="single" w:sz="4" w:space="0" w:color="auto"/>
              <w:right w:val="single" w:sz="4" w:space="0" w:color="auto"/>
            </w:tcBorders>
          </w:tcPr>
          <w:p w14:paraId="5E717E53"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3082C17"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B904473"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589EBE4D"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5CF77799"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1CB40A71" w14:textId="77777777" w:rsidR="00D208B7" w:rsidRPr="008E0D77" w:rsidRDefault="00D208B7" w:rsidP="00D208B7">
            <w:pPr>
              <w:jc w:val="center"/>
              <w:rPr>
                <w:rFonts w:ascii="Arial" w:hAnsi="Arial" w:cs="Arial"/>
                <w:sz w:val="20"/>
                <w:szCs w:val="20"/>
              </w:rPr>
            </w:pPr>
          </w:p>
        </w:tc>
      </w:tr>
      <w:tr w:rsidR="00D208B7" w:rsidRPr="008E0D77" w14:paraId="4E6B8476" w14:textId="77777777" w:rsidTr="00AE288C">
        <w:trPr>
          <w:trHeight w:val="295"/>
        </w:trPr>
        <w:tc>
          <w:tcPr>
            <w:tcW w:w="2065" w:type="dxa"/>
            <w:tcBorders>
              <w:top w:val="single" w:sz="4" w:space="0" w:color="auto"/>
              <w:left w:val="single" w:sz="4" w:space="0" w:color="auto"/>
              <w:bottom w:val="single" w:sz="4" w:space="0" w:color="auto"/>
              <w:right w:val="single" w:sz="4" w:space="0" w:color="auto"/>
            </w:tcBorders>
            <w:hideMark/>
          </w:tcPr>
          <w:p w14:paraId="34172FB6" w14:textId="77777777" w:rsidR="00D208B7" w:rsidRDefault="00D208B7" w:rsidP="00835045">
            <w:pPr>
              <w:rPr>
                <w:ins w:id="242" w:author="Naveen Premnath [2]" w:date="2024-09-21T00:16:00Z"/>
                <w:rFonts w:ascii="Arial" w:hAnsi="Arial" w:cs="Arial"/>
                <w:bCs/>
                <w:sz w:val="20"/>
                <w:szCs w:val="20"/>
              </w:rPr>
            </w:pPr>
            <w:r w:rsidRPr="008E0D77">
              <w:rPr>
                <w:rFonts w:ascii="Arial" w:hAnsi="Arial" w:cs="Arial"/>
                <w:bCs/>
                <w:sz w:val="20"/>
                <w:szCs w:val="20"/>
              </w:rPr>
              <w:t>Hispanic (%)</w:t>
            </w:r>
          </w:p>
          <w:p w14:paraId="46F671F9" w14:textId="46328751" w:rsidR="00994E08" w:rsidRPr="008E0D77" w:rsidRDefault="00994E08" w:rsidP="00835045">
            <w:pPr>
              <w:rPr>
                <w:rFonts w:ascii="Arial" w:hAnsi="Arial" w:cs="Arial"/>
                <w:sz w:val="20"/>
                <w:szCs w:val="20"/>
              </w:rPr>
            </w:pPr>
            <w:ins w:id="243" w:author="Naveen Premnath [2]" w:date="2024-09-21T00:16:00Z">
              <w:del w:id="244" w:author="Helen M Parsons" w:date="2024-10-11T16:12:00Z">
                <w:r w:rsidDel="00C304EB">
                  <w:rPr>
                    <w:rFonts w:ascii="Arial" w:hAnsi="Arial" w:cs="Arial"/>
                    <w:bCs/>
                    <w:sz w:val="20"/>
                    <w:szCs w:val="20"/>
                  </w:rPr>
                  <w:delText>(weighted)</w:delText>
                </w:r>
              </w:del>
            </w:ins>
          </w:p>
        </w:tc>
        <w:tc>
          <w:tcPr>
            <w:tcW w:w="1440" w:type="dxa"/>
            <w:tcBorders>
              <w:top w:val="single" w:sz="4" w:space="0" w:color="auto"/>
              <w:left w:val="single" w:sz="4" w:space="0" w:color="auto"/>
              <w:bottom w:val="single" w:sz="4" w:space="0" w:color="auto"/>
              <w:right w:val="single" w:sz="4" w:space="0" w:color="auto"/>
            </w:tcBorders>
            <w:hideMark/>
          </w:tcPr>
          <w:p w14:paraId="39D38A8D" w14:textId="77777777" w:rsidR="00D208B7" w:rsidRDefault="00D208B7" w:rsidP="009E45AF">
            <w:pPr>
              <w:jc w:val="center"/>
              <w:rPr>
                <w:ins w:id="245" w:author="Naveen Premnath [2]" w:date="2024-09-08T16:39:00Z"/>
                <w:rFonts w:ascii="Arial" w:hAnsi="Arial" w:cs="Arial"/>
                <w:sz w:val="20"/>
                <w:szCs w:val="20"/>
              </w:rPr>
            </w:pPr>
            <w:r w:rsidRPr="008E0D77">
              <w:rPr>
                <w:rFonts w:ascii="Arial" w:hAnsi="Arial" w:cs="Arial"/>
                <w:sz w:val="20"/>
                <w:szCs w:val="20"/>
              </w:rPr>
              <w:t>946(10)</w:t>
            </w:r>
          </w:p>
          <w:p w14:paraId="64FDC15A" w14:textId="14516741" w:rsidR="009E45AF" w:rsidRPr="008E0D77" w:rsidRDefault="00AE288C" w:rsidP="009E45AF">
            <w:pPr>
              <w:jc w:val="center"/>
              <w:rPr>
                <w:rFonts w:ascii="Arial" w:hAnsi="Arial" w:cs="Arial"/>
                <w:sz w:val="20"/>
                <w:szCs w:val="20"/>
              </w:rPr>
            </w:pPr>
            <w:ins w:id="246" w:author="Naveen Premnath [2]" w:date="2024-09-08T17:01:00Z">
              <w:r>
                <w:rPr>
                  <w:rFonts w:ascii="Arial" w:hAnsi="Arial" w:cs="Arial"/>
                  <w:sz w:val="20"/>
                  <w:szCs w:val="20"/>
                </w:rPr>
                <w:t>(1668203)</w:t>
              </w:r>
            </w:ins>
          </w:p>
        </w:tc>
        <w:tc>
          <w:tcPr>
            <w:tcW w:w="1530" w:type="dxa"/>
            <w:tcBorders>
              <w:top w:val="single" w:sz="4" w:space="0" w:color="auto"/>
              <w:left w:val="single" w:sz="4" w:space="0" w:color="auto"/>
              <w:bottom w:val="single" w:sz="4" w:space="0" w:color="auto"/>
              <w:right w:val="single" w:sz="4" w:space="0" w:color="auto"/>
            </w:tcBorders>
            <w:hideMark/>
          </w:tcPr>
          <w:p w14:paraId="26E6FFCD" w14:textId="77777777" w:rsidR="00D208B7" w:rsidRDefault="00D208B7" w:rsidP="009E45AF">
            <w:pPr>
              <w:jc w:val="center"/>
              <w:rPr>
                <w:ins w:id="247" w:author="Naveen Premnath [2]" w:date="2024-09-08T16:41:00Z"/>
                <w:rFonts w:ascii="Arial" w:hAnsi="Arial" w:cs="Arial"/>
                <w:sz w:val="20"/>
                <w:szCs w:val="20"/>
              </w:rPr>
            </w:pPr>
            <w:r w:rsidRPr="008E0D77">
              <w:rPr>
                <w:rFonts w:ascii="Arial" w:hAnsi="Arial" w:cs="Arial"/>
                <w:sz w:val="20"/>
                <w:szCs w:val="20"/>
              </w:rPr>
              <w:t>202(10)</w:t>
            </w:r>
          </w:p>
          <w:p w14:paraId="7F2D150F" w14:textId="4DF177F5" w:rsidR="009E45AF" w:rsidRPr="008E0D77" w:rsidRDefault="009E45AF" w:rsidP="009E45AF">
            <w:pPr>
              <w:jc w:val="center"/>
              <w:rPr>
                <w:rFonts w:ascii="Arial" w:hAnsi="Arial" w:cs="Arial"/>
                <w:sz w:val="20"/>
                <w:szCs w:val="20"/>
              </w:rPr>
            </w:pPr>
            <w:ins w:id="248" w:author="Naveen Premnath [2]" w:date="2024-09-08T16:41:00Z">
              <w:r>
                <w:rPr>
                  <w:rFonts w:ascii="Arial" w:hAnsi="Arial" w:cs="Arial"/>
                  <w:sz w:val="20"/>
                  <w:szCs w:val="20"/>
                </w:rPr>
                <w:t>(336239)</w:t>
              </w:r>
            </w:ins>
          </w:p>
        </w:tc>
        <w:tc>
          <w:tcPr>
            <w:tcW w:w="1350" w:type="dxa"/>
            <w:tcBorders>
              <w:top w:val="single" w:sz="4" w:space="0" w:color="auto"/>
              <w:left w:val="single" w:sz="4" w:space="0" w:color="auto"/>
              <w:bottom w:val="single" w:sz="4" w:space="0" w:color="auto"/>
              <w:right w:val="single" w:sz="4" w:space="0" w:color="auto"/>
            </w:tcBorders>
            <w:hideMark/>
          </w:tcPr>
          <w:p w14:paraId="3F0D88B8" w14:textId="77777777" w:rsidR="00D208B7" w:rsidRDefault="00D208B7" w:rsidP="00AE288C">
            <w:pPr>
              <w:jc w:val="center"/>
              <w:rPr>
                <w:ins w:id="249" w:author="Naveen Premnath [2]" w:date="2024-09-08T17:02:00Z"/>
                <w:rFonts w:ascii="Arial" w:hAnsi="Arial" w:cs="Arial"/>
                <w:sz w:val="20"/>
                <w:szCs w:val="20"/>
              </w:rPr>
            </w:pPr>
            <w:r w:rsidRPr="008E0D77">
              <w:rPr>
                <w:rFonts w:ascii="Arial" w:hAnsi="Arial" w:cs="Arial"/>
                <w:sz w:val="20"/>
                <w:szCs w:val="20"/>
              </w:rPr>
              <w:t>89(</w:t>
            </w:r>
            <w:r w:rsidR="00625993">
              <w:rPr>
                <w:rFonts w:ascii="Arial" w:hAnsi="Arial" w:cs="Arial"/>
                <w:sz w:val="20"/>
                <w:szCs w:val="20"/>
              </w:rPr>
              <w:t>10</w:t>
            </w:r>
            <w:r w:rsidRPr="008E0D77">
              <w:rPr>
                <w:rFonts w:ascii="Arial" w:hAnsi="Arial" w:cs="Arial"/>
                <w:sz w:val="20"/>
                <w:szCs w:val="20"/>
              </w:rPr>
              <w:t>)</w:t>
            </w:r>
          </w:p>
          <w:p w14:paraId="7E49D6EF" w14:textId="6CAA4524" w:rsidR="00AE288C" w:rsidRPr="008E0D77" w:rsidRDefault="00BF2775" w:rsidP="00AE288C">
            <w:pPr>
              <w:jc w:val="center"/>
              <w:rPr>
                <w:rFonts w:ascii="Arial" w:hAnsi="Arial" w:cs="Arial"/>
                <w:sz w:val="20"/>
                <w:szCs w:val="20"/>
              </w:rPr>
            </w:pPr>
            <w:ins w:id="250" w:author="Naveen Premnath [2]" w:date="2024-09-09T13:02:00Z">
              <w:r>
                <w:rPr>
                  <w:rFonts w:ascii="Arial" w:hAnsi="Arial" w:cs="Arial"/>
                  <w:sz w:val="20"/>
                  <w:szCs w:val="20"/>
                </w:rPr>
                <w:t>(</w:t>
              </w:r>
            </w:ins>
            <w:ins w:id="251" w:author="Naveen Premnath [2]" w:date="2024-09-09T13:01:00Z">
              <w:r>
                <w:rPr>
                  <w:rFonts w:ascii="Arial" w:hAnsi="Arial" w:cs="Arial"/>
                  <w:sz w:val="20"/>
                  <w:szCs w:val="20"/>
                </w:rPr>
                <w:t>136933</w:t>
              </w:r>
            </w:ins>
            <w:ins w:id="252" w:author="Naveen Premnath [2]" w:date="2024-09-09T13:03: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3AA93D52" w14:textId="77777777" w:rsidR="00D208B7" w:rsidRDefault="00D208B7" w:rsidP="004E6599">
            <w:pPr>
              <w:jc w:val="center"/>
              <w:rPr>
                <w:ins w:id="253" w:author="Naveen Premnath [2]" w:date="2024-09-10T23:15:00Z"/>
                <w:rFonts w:ascii="Arial" w:hAnsi="Arial" w:cs="Arial"/>
                <w:sz w:val="20"/>
                <w:szCs w:val="20"/>
              </w:rPr>
            </w:pPr>
            <w:r w:rsidRPr="008E0D77">
              <w:rPr>
                <w:rFonts w:ascii="Arial" w:hAnsi="Arial" w:cs="Arial"/>
                <w:sz w:val="20"/>
                <w:szCs w:val="20"/>
              </w:rPr>
              <w:t>21616(2</w:t>
            </w:r>
            <w:r w:rsidR="00625993">
              <w:rPr>
                <w:rFonts w:ascii="Arial" w:hAnsi="Arial" w:cs="Arial"/>
                <w:sz w:val="20"/>
                <w:szCs w:val="20"/>
              </w:rPr>
              <w:t>6</w:t>
            </w:r>
            <w:r w:rsidRPr="008E0D77">
              <w:rPr>
                <w:rFonts w:ascii="Arial" w:hAnsi="Arial" w:cs="Arial"/>
                <w:sz w:val="20"/>
                <w:szCs w:val="20"/>
              </w:rPr>
              <w:t>)</w:t>
            </w:r>
          </w:p>
          <w:p w14:paraId="0D0970D9" w14:textId="382300DD" w:rsidR="004E6599" w:rsidRPr="008E0D77" w:rsidRDefault="004E6599" w:rsidP="004E6599">
            <w:pPr>
              <w:jc w:val="center"/>
              <w:rPr>
                <w:rFonts w:ascii="Arial" w:hAnsi="Arial" w:cs="Arial"/>
                <w:sz w:val="20"/>
                <w:szCs w:val="20"/>
              </w:rPr>
            </w:pPr>
            <w:ins w:id="254" w:author="Naveen Premnath [2]" w:date="2024-09-10T23:15:00Z">
              <w:r>
                <w:rPr>
                  <w:rFonts w:ascii="Arial" w:hAnsi="Arial" w:cs="Arial"/>
                  <w:sz w:val="20"/>
                  <w:szCs w:val="20"/>
                </w:rPr>
                <w:t>(</w:t>
              </w:r>
            </w:ins>
            <w:ins w:id="255" w:author="Naveen Premnath [2]" w:date="2024-09-10T23:54:00Z">
              <w:r w:rsidR="003A2B0C">
                <w:rPr>
                  <w:rFonts w:ascii="Arial" w:hAnsi="Arial" w:cs="Arial"/>
                  <w:sz w:val="20"/>
                  <w:szCs w:val="20"/>
                </w:rPr>
                <w:t>38796104</w:t>
              </w:r>
            </w:ins>
            <w:ins w:id="256" w:author="Naveen Premnath [2]" w:date="2024-09-10T23:15: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6F8DE50C" w14:textId="77777777" w:rsidR="00D208B7" w:rsidRDefault="00D208B7" w:rsidP="004E6599">
            <w:pPr>
              <w:jc w:val="center"/>
              <w:rPr>
                <w:ins w:id="257" w:author="Naveen Premnath [2]" w:date="2024-09-10T23:15:00Z"/>
                <w:rFonts w:ascii="Arial" w:hAnsi="Arial" w:cs="Arial"/>
                <w:sz w:val="20"/>
                <w:szCs w:val="20"/>
              </w:rPr>
            </w:pPr>
            <w:r w:rsidRPr="008E0D77">
              <w:rPr>
                <w:rFonts w:ascii="Arial" w:hAnsi="Arial" w:cs="Arial"/>
                <w:sz w:val="20"/>
                <w:szCs w:val="20"/>
              </w:rPr>
              <w:t>1366(1</w:t>
            </w:r>
            <w:r w:rsidR="00625993">
              <w:rPr>
                <w:rFonts w:ascii="Arial" w:hAnsi="Arial" w:cs="Arial"/>
                <w:sz w:val="20"/>
                <w:szCs w:val="20"/>
              </w:rPr>
              <w:t>9</w:t>
            </w:r>
            <w:r w:rsidRPr="008E0D77">
              <w:rPr>
                <w:rFonts w:ascii="Arial" w:hAnsi="Arial" w:cs="Arial"/>
                <w:sz w:val="20"/>
                <w:szCs w:val="20"/>
              </w:rPr>
              <w:t>)</w:t>
            </w:r>
          </w:p>
          <w:p w14:paraId="77225705" w14:textId="36EE4398" w:rsidR="004E6599" w:rsidRPr="008E0D77" w:rsidRDefault="004E6599" w:rsidP="004E6599">
            <w:pPr>
              <w:jc w:val="center"/>
              <w:rPr>
                <w:rFonts w:ascii="Arial" w:hAnsi="Arial" w:cs="Arial"/>
                <w:sz w:val="20"/>
                <w:szCs w:val="20"/>
              </w:rPr>
            </w:pPr>
            <w:ins w:id="258" w:author="Naveen Premnath [2]" w:date="2024-09-10T23:15:00Z">
              <w:r>
                <w:rPr>
                  <w:rFonts w:ascii="Arial" w:hAnsi="Arial" w:cs="Arial"/>
                  <w:sz w:val="20"/>
                  <w:szCs w:val="20"/>
                </w:rPr>
                <w:t>(</w:t>
              </w:r>
            </w:ins>
            <w:ins w:id="259" w:author="Naveen Premnath [2]" w:date="2024-09-11T00:02:00Z">
              <w:r w:rsidR="003A2B0C">
                <w:rPr>
                  <w:rFonts w:ascii="Arial" w:hAnsi="Arial" w:cs="Arial"/>
                  <w:sz w:val="20"/>
                  <w:szCs w:val="20"/>
                </w:rPr>
                <w:t>1963024</w:t>
              </w:r>
            </w:ins>
            <w:ins w:id="260" w:author="Naveen Premnath [2]" w:date="2024-09-10T23:15: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10EEA7C6" w14:textId="77777777" w:rsidR="00D208B7" w:rsidRDefault="00D208B7" w:rsidP="004E6599">
            <w:pPr>
              <w:jc w:val="center"/>
              <w:rPr>
                <w:ins w:id="261" w:author="Naveen Premnath [2]" w:date="2024-09-10T23:15:00Z"/>
                <w:rFonts w:ascii="Arial" w:hAnsi="Arial" w:cs="Arial"/>
                <w:sz w:val="20"/>
                <w:szCs w:val="20"/>
              </w:rPr>
            </w:pPr>
            <w:r w:rsidRPr="008E0D77">
              <w:rPr>
                <w:rFonts w:ascii="Arial" w:hAnsi="Arial" w:cs="Arial"/>
                <w:sz w:val="20"/>
                <w:szCs w:val="20"/>
              </w:rPr>
              <w:t>517(18)</w:t>
            </w:r>
          </w:p>
          <w:p w14:paraId="465BE4F6" w14:textId="74AF8F57" w:rsidR="004E6599" w:rsidRPr="008E0D77" w:rsidRDefault="004E6599" w:rsidP="004E6599">
            <w:pPr>
              <w:jc w:val="center"/>
              <w:rPr>
                <w:rFonts w:ascii="Arial" w:hAnsi="Arial" w:cs="Arial"/>
                <w:sz w:val="20"/>
                <w:szCs w:val="20"/>
              </w:rPr>
            </w:pPr>
            <w:ins w:id="262" w:author="Naveen Premnath [2]" w:date="2024-09-10T23:15:00Z">
              <w:r>
                <w:rPr>
                  <w:rFonts w:ascii="Arial" w:hAnsi="Arial" w:cs="Arial"/>
                  <w:sz w:val="20"/>
                  <w:szCs w:val="20"/>
                </w:rPr>
                <w:t>(</w:t>
              </w:r>
            </w:ins>
            <w:ins w:id="263" w:author="Naveen Premnath [2]" w:date="2024-09-10T23:30:00Z">
              <w:r w:rsidR="00AC6B7D">
                <w:rPr>
                  <w:rFonts w:ascii="Arial" w:hAnsi="Arial" w:cs="Arial"/>
                  <w:sz w:val="20"/>
                  <w:szCs w:val="20"/>
                </w:rPr>
                <w:t>746502</w:t>
              </w:r>
            </w:ins>
            <w:ins w:id="264" w:author="Naveen Premnath [2]" w:date="2024-09-10T23:15:00Z">
              <w:r>
                <w:rPr>
                  <w:rFonts w:ascii="Arial" w:hAnsi="Arial" w:cs="Arial"/>
                  <w:sz w:val="20"/>
                  <w:szCs w:val="20"/>
                </w:rPr>
                <w:t>)</w:t>
              </w:r>
            </w:ins>
          </w:p>
        </w:tc>
      </w:tr>
      <w:tr w:rsidR="00D208B7" w:rsidRPr="008E0D77" w14:paraId="618AF5A1" w14:textId="77777777" w:rsidTr="00AE288C">
        <w:trPr>
          <w:trHeight w:val="485"/>
        </w:trPr>
        <w:tc>
          <w:tcPr>
            <w:tcW w:w="2065" w:type="dxa"/>
            <w:tcBorders>
              <w:top w:val="single" w:sz="4" w:space="0" w:color="auto"/>
              <w:left w:val="single" w:sz="4" w:space="0" w:color="auto"/>
              <w:bottom w:val="single" w:sz="4" w:space="0" w:color="auto"/>
              <w:right w:val="single" w:sz="4" w:space="0" w:color="auto"/>
            </w:tcBorders>
            <w:hideMark/>
          </w:tcPr>
          <w:p w14:paraId="0DC58D92" w14:textId="394435F1" w:rsidR="00D208B7" w:rsidRPr="008E0D77" w:rsidRDefault="00D208B7" w:rsidP="00C304EB">
            <w:pPr>
              <w:rPr>
                <w:rFonts w:ascii="Arial" w:hAnsi="Arial" w:cs="Arial"/>
                <w:sz w:val="20"/>
                <w:szCs w:val="20"/>
              </w:rPr>
            </w:pPr>
            <w:r w:rsidRPr="008E0D77">
              <w:rPr>
                <w:rFonts w:ascii="Arial" w:hAnsi="Arial" w:cs="Arial"/>
                <w:bCs/>
                <w:sz w:val="20"/>
                <w:szCs w:val="20"/>
              </w:rPr>
              <w:t>Non-Hispanic White (%)</w:t>
            </w:r>
            <w:ins w:id="265" w:author="Naveen Premnath [2]" w:date="2024-09-21T00:16:00Z">
              <w:del w:id="266" w:author="Helen M Parsons" w:date="2024-10-11T16:12:00Z">
                <w:r w:rsidR="00994E08" w:rsidDel="00C304EB">
                  <w:rPr>
                    <w:rFonts w:ascii="Arial" w:hAnsi="Arial" w:cs="Arial"/>
                    <w:bCs/>
                    <w:sz w:val="20"/>
                    <w:szCs w:val="20"/>
                  </w:rPr>
                  <w:delText xml:space="preserve"> (weighted)</w:delText>
                </w:r>
              </w:del>
            </w:ins>
          </w:p>
        </w:tc>
        <w:tc>
          <w:tcPr>
            <w:tcW w:w="1440" w:type="dxa"/>
            <w:tcBorders>
              <w:top w:val="single" w:sz="4" w:space="0" w:color="auto"/>
              <w:left w:val="single" w:sz="4" w:space="0" w:color="auto"/>
              <w:bottom w:val="single" w:sz="4" w:space="0" w:color="auto"/>
              <w:right w:val="single" w:sz="4" w:space="0" w:color="auto"/>
            </w:tcBorders>
            <w:hideMark/>
          </w:tcPr>
          <w:p w14:paraId="0F49D914" w14:textId="77777777" w:rsidR="00D208B7" w:rsidRDefault="00D208B7" w:rsidP="009E45AF">
            <w:pPr>
              <w:jc w:val="center"/>
              <w:rPr>
                <w:ins w:id="267" w:author="Naveen Premnath [2]" w:date="2024-09-08T16:40:00Z"/>
                <w:rFonts w:ascii="Arial" w:hAnsi="Arial" w:cs="Arial"/>
                <w:sz w:val="20"/>
                <w:szCs w:val="20"/>
              </w:rPr>
            </w:pPr>
            <w:r w:rsidRPr="008E0D77">
              <w:rPr>
                <w:rFonts w:ascii="Arial" w:hAnsi="Arial" w:cs="Arial"/>
                <w:sz w:val="20"/>
                <w:szCs w:val="20"/>
              </w:rPr>
              <w:t>7161(76)</w:t>
            </w:r>
          </w:p>
          <w:p w14:paraId="72E32962" w14:textId="0E3ED35F" w:rsidR="009E45AF" w:rsidRPr="008E0D77" w:rsidRDefault="00AE288C" w:rsidP="009E45AF">
            <w:pPr>
              <w:jc w:val="center"/>
              <w:rPr>
                <w:rFonts w:ascii="Arial" w:hAnsi="Arial" w:cs="Arial"/>
                <w:sz w:val="20"/>
                <w:szCs w:val="20"/>
              </w:rPr>
            </w:pPr>
            <w:ins w:id="268" w:author="Naveen Premnath [2]" w:date="2024-09-08T17:01:00Z">
              <w:r>
                <w:rPr>
                  <w:rFonts w:ascii="Arial" w:hAnsi="Arial" w:cs="Arial"/>
                  <w:sz w:val="20"/>
                  <w:szCs w:val="20"/>
                </w:rPr>
                <w:t>(22337352)</w:t>
              </w:r>
            </w:ins>
          </w:p>
        </w:tc>
        <w:tc>
          <w:tcPr>
            <w:tcW w:w="1530" w:type="dxa"/>
            <w:tcBorders>
              <w:top w:val="single" w:sz="4" w:space="0" w:color="auto"/>
              <w:left w:val="single" w:sz="4" w:space="0" w:color="auto"/>
              <w:bottom w:val="single" w:sz="4" w:space="0" w:color="auto"/>
              <w:right w:val="single" w:sz="4" w:space="0" w:color="auto"/>
            </w:tcBorders>
            <w:hideMark/>
          </w:tcPr>
          <w:p w14:paraId="166D0599" w14:textId="77777777" w:rsidR="00D208B7" w:rsidRDefault="00D208B7" w:rsidP="009E45AF">
            <w:pPr>
              <w:jc w:val="center"/>
              <w:rPr>
                <w:ins w:id="269" w:author="Naveen Premnath [2]" w:date="2024-09-08T16:42:00Z"/>
                <w:rFonts w:ascii="Arial" w:hAnsi="Arial" w:cs="Arial"/>
                <w:sz w:val="20"/>
                <w:szCs w:val="20"/>
              </w:rPr>
            </w:pPr>
            <w:r w:rsidRPr="008E0D77">
              <w:rPr>
                <w:rFonts w:ascii="Arial" w:hAnsi="Arial" w:cs="Arial"/>
                <w:sz w:val="20"/>
                <w:szCs w:val="20"/>
              </w:rPr>
              <w:t>1416(71)</w:t>
            </w:r>
          </w:p>
          <w:p w14:paraId="103EFB50" w14:textId="1453D9FA" w:rsidR="009E45AF" w:rsidRPr="008E0D77" w:rsidRDefault="009E45AF" w:rsidP="009E45AF">
            <w:pPr>
              <w:jc w:val="center"/>
              <w:rPr>
                <w:rFonts w:ascii="Arial" w:hAnsi="Arial" w:cs="Arial"/>
                <w:sz w:val="20"/>
                <w:szCs w:val="20"/>
              </w:rPr>
            </w:pPr>
            <w:ins w:id="270" w:author="Naveen Premnath [2]" w:date="2024-09-08T16:42:00Z">
              <w:r>
                <w:rPr>
                  <w:rFonts w:ascii="Arial" w:hAnsi="Arial" w:cs="Arial"/>
                  <w:sz w:val="20"/>
                  <w:szCs w:val="20"/>
                </w:rPr>
                <w:t>(3995476)</w:t>
              </w:r>
            </w:ins>
          </w:p>
        </w:tc>
        <w:tc>
          <w:tcPr>
            <w:tcW w:w="1350" w:type="dxa"/>
            <w:tcBorders>
              <w:top w:val="single" w:sz="4" w:space="0" w:color="auto"/>
              <w:left w:val="single" w:sz="4" w:space="0" w:color="auto"/>
              <w:bottom w:val="single" w:sz="4" w:space="0" w:color="auto"/>
              <w:right w:val="single" w:sz="4" w:space="0" w:color="auto"/>
            </w:tcBorders>
            <w:hideMark/>
          </w:tcPr>
          <w:p w14:paraId="7C968473" w14:textId="77777777" w:rsidR="00D208B7" w:rsidRDefault="00D208B7" w:rsidP="00BF2775">
            <w:pPr>
              <w:jc w:val="center"/>
              <w:rPr>
                <w:ins w:id="271" w:author="Naveen Premnath [2]" w:date="2024-09-09T13:02:00Z"/>
                <w:rFonts w:ascii="Arial" w:hAnsi="Arial" w:cs="Arial"/>
                <w:sz w:val="20"/>
                <w:szCs w:val="20"/>
              </w:rPr>
            </w:pPr>
            <w:r w:rsidRPr="008E0D77">
              <w:rPr>
                <w:rFonts w:ascii="Arial" w:hAnsi="Arial" w:cs="Arial"/>
                <w:sz w:val="20"/>
                <w:szCs w:val="20"/>
              </w:rPr>
              <w:t>676(7</w:t>
            </w:r>
            <w:r w:rsidR="00625993">
              <w:rPr>
                <w:rFonts w:ascii="Arial" w:hAnsi="Arial" w:cs="Arial"/>
                <w:sz w:val="20"/>
                <w:szCs w:val="20"/>
              </w:rPr>
              <w:t>3</w:t>
            </w:r>
            <w:r w:rsidRPr="008E0D77">
              <w:rPr>
                <w:rFonts w:ascii="Arial" w:hAnsi="Arial" w:cs="Arial"/>
                <w:sz w:val="20"/>
                <w:szCs w:val="20"/>
              </w:rPr>
              <w:t>)</w:t>
            </w:r>
          </w:p>
          <w:p w14:paraId="219432F9" w14:textId="14909F95" w:rsidR="00BF2775" w:rsidRPr="008E0D77" w:rsidRDefault="00BF2775" w:rsidP="00BF2775">
            <w:pPr>
              <w:jc w:val="center"/>
              <w:rPr>
                <w:rFonts w:ascii="Arial" w:hAnsi="Arial" w:cs="Arial"/>
                <w:sz w:val="20"/>
                <w:szCs w:val="20"/>
              </w:rPr>
            </w:pPr>
            <w:ins w:id="272" w:author="Naveen Premnath [2]" w:date="2024-09-09T13:02:00Z">
              <w:r>
                <w:rPr>
                  <w:rFonts w:ascii="Arial" w:hAnsi="Arial" w:cs="Arial"/>
                  <w:sz w:val="20"/>
                  <w:szCs w:val="20"/>
                </w:rPr>
                <w:t>(1961113)</w:t>
              </w:r>
            </w:ins>
          </w:p>
        </w:tc>
        <w:tc>
          <w:tcPr>
            <w:tcW w:w="1710" w:type="dxa"/>
            <w:tcBorders>
              <w:top w:val="single" w:sz="4" w:space="0" w:color="auto"/>
              <w:left w:val="single" w:sz="4" w:space="0" w:color="auto"/>
              <w:bottom w:val="single" w:sz="4" w:space="0" w:color="auto"/>
              <w:right w:val="single" w:sz="4" w:space="0" w:color="auto"/>
            </w:tcBorders>
            <w:hideMark/>
          </w:tcPr>
          <w:p w14:paraId="4755CCDB" w14:textId="77777777" w:rsidR="00D208B7" w:rsidRDefault="00D208B7" w:rsidP="00B2419E">
            <w:pPr>
              <w:jc w:val="center"/>
              <w:rPr>
                <w:ins w:id="273" w:author="Naveen Premnath [2]" w:date="2024-09-10T23:49:00Z"/>
                <w:rFonts w:ascii="Arial" w:hAnsi="Arial" w:cs="Arial"/>
                <w:sz w:val="20"/>
                <w:szCs w:val="20"/>
              </w:rPr>
            </w:pPr>
            <w:r w:rsidRPr="008E0D77">
              <w:rPr>
                <w:rFonts w:ascii="Arial" w:hAnsi="Arial" w:cs="Arial"/>
                <w:sz w:val="20"/>
                <w:szCs w:val="20"/>
              </w:rPr>
              <w:t>39689(4</w:t>
            </w:r>
            <w:r w:rsidR="00625993">
              <w:rPr>
                <w:rFonts w:ascii="Arial" w:hAnsi="Arial" w:cs="Arial"/>
                <w:sz w:val="20"/>
                <w:szCs w:val="20"/>
              </w:rPr>
              <w:t>8</w:t>
            </w:r>
            <w:r w:rsidRPr="008E0D77">
              <w:rPr>
                <w:rFonts w:ascii="Arial" w:hAnsi="Arial" w:cs="Arial"/>
                <w:sz w:val="20"/>
                <w:szCs w:val="20"/>
              </w:rPr>
              <w:t>)</w:t>
            </w:r>
          </w:p>
          <w:p w14:paraId="7F773FF2" w14:textId="4DD8DA71" w:rsidR="00B2419E" w:rsidRPr="008E0D77" w:rsidRDefault="00B2419E" w:rsidP="00B2419E">
            <w:pPr>
              <w:jc w:val="center"/>
              <w:rPr>
                <w:rFonts w:ascii="Arial" w:hAnsi="Arial" w:cs="Arial"/>
                <w:sz w:val="20"/>
                <w:szCs w:val="20"/>
              </w:rPr>
            </w:pPr>
            <w:ins w:id="274" w:author="Naveen Premnath [2]" w:date="2024-09-10T23:49:00Z">
              <w:r>
                <w:rPr>
                  <w:rFonts w:ascii="Arial" w:hAnsi="Arial" w:cs="Arial"/>
                  <w:sz w:val="20"/>
                  <w:szCs w:val="20"/>
                </w:rPr>
                <w:t>(</w:t>
              </w:r>
            </w:ins>
            <w:ins w:id="275" w:author="Naveen Premnath [2]" w:date="2024-09-10T23:54:00Z">
              <w:r w:rsidR="003A2B0C">
                <w:rPr>
                  <w:rFonts w:ascii="Arial" w:hAnsi="Arial" w:cs="Arial"/>
                  <w:sz w:val="20"/>
                  <w:szCs w:val="20"/>
                </w:rPr>
                <w:t>133712902</w:t>
              </w:r>
            </w:ins>
            <w:ins w:id="276"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5929EC7E" w14:textId="77777777" w:rsidR="00D208B7" w:rsidRDefault="00D208B7" w:rsidP="00B2419E">
            <w:pPr>
              <w:jc w:val="center"/>
              <w:rPr>
                <w:ins w:id="277" w:author="Naveen Premnath [2]" w:date="2024-09-10T23:53:00Z"/>
                <w:rFonts w:ascii="Arial" w:hAnsi="Arial" w:cs="Arial"/>
                <w:sz w:val="20"/>
                <w:szCs w:val="20"/>
              </w:rPr>
            </w:pPr>
            <w:r w:rsidRPr="008E0D77">
              <w:rPr>
                <w:rFonts w:ascii="Arial" w:hAnsi="Arial" w:cs="Arial"/>
                <w:sz w:val="20"/>
                <w:szCs w:val="20"/>
              </w:rPr>
              <w:t>3695(5</w:t>
            </w:r>
            <w:r w:rsidR="00625993">
              <w:rPr>
                <w:rFonts w:ascii="Arial" w:hAnsi="Arial" w:cs="Arial"/>
                <w:sz w:val="20"/>
                <w:szCs w:val="20"/>
              </w:rPr>
              <w:t>1</w:t>
            </w:r>
            <w:r w:rsidRPr="008E0D77">
              <w:rPr>
                <w:rFonts w:ascii="Arial" w:hAnsi="Arial" w:cs="Arial"/>
                <w:sz w:val="20"/>
                <w:szCs w:val="20"/>
              </w:rPr>
              <w:t>)</w:t>
            </w:r>
          </w:p>
          <w:p w14:paraId="6BD0949B" w14:textId="7AB29FF9" w:rsidR="00B2419E" w:rsidRPr="008E0D77" w:rsidRDefault="00B2419E" w:rsidP="00B2419E">
            <w:pPr>
              <w:jc w:val="center"/>
              <w:rPr>
                <w:rFonts w:ascii="Arial" w:hAnsi="Arial" w:cs="Arial"/>
                <w:sz w:val="20"/>
                <w:szCs w:val="20"/>
              </w:rPr>
            </w:pPr>
            <w:ins w:id="278" w:author="Naveen Premnath [2]" w:date="2024-09-10T23:53:00Z">
              <w:r>
                <w:rPr>
                  <w:rFonts w:ascii="Arial" w:hAnsi="Arial" w:cs="Arial"/>
                  <w:sz w:val="20"/>
                  <w:szCs w:val="20"/>
                </w:rPr>
                <w:t>(</w:t>
              </w:r>
            </w:ins>
            <w:ins w:id="279" w:author="Naveen Premnath [2]" w:date="2024-09-11T00:03:00Z">
              <w:r w:rsidR="003A2B0C">
                <w:rPr>
                  <w:rFonts w:ascii="Arial" w:hAnsi="Arial" w:cs="Arial"/>
                  <w:sz w:val="20"/>
                  <w:szCs w:val="20"/>
                </w:rPr>
                <w:t>10527853</w:t>
              </w:r>
            </w:ins>
            <w:ins w:id="280" w:author="Naveen Premnath [2]" w:date="2024-09-10T23:53: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3662EB16" w14:textId="77777777" w:rsidR="00D208B7" w:rsidRDefault="00D208B7" w:rsidP="004E6599">
            <w:pPr>
              <w:jc w:val="center"/>
              <w:rPr>
                <w:ins w:id="281" w:author="Naveen Premnath [2]" w:date="2024-09-10T23:16:00Z"/>
                <w:rFonts w:ascii="Arial" w:hAnsi="Arial" w:cs="Arial"/>
                <w:sz w:val="20"/>
                <w:szCs w:val="20"/>
              </w:rPr>
            </w:pPr>
            <w:r w:rsidRPr="008E0D77">
              <w:rPr>
                <w:rFonts w:ascii="Arial" w:hAnsi="Arial" w:cs="Arial"/>
                <w:sz w:val="20"/>
                <w:szCs w:val="20"/>
              </w:rPr>
              <w:t>1452(5</w:t>
            </w:r>
            <w:r w:rsidR="00625993">
              <w:rPr>
                <w:rFonts w:ascii="Arial" w:hAnsi="Arial" w:cs="Arial"/>
                <w:sz w:val="20"/>
                <w:szCs w:val="20"/>
              </w:rPr>
              <w:t>2</w:t>
            </w:r>
            <w:r w:rsidRPr="008E0D77">
              <w:rPr>
                <w:rFonts w:ascii="Arial" w:hAnsi="Arial" w:cs="Arial"/>
                <w:sz w:val="20"/>
                <w:szCs w:val="20"/>
              </w:rPr>
              <w:t>)</w:t>
            </w:r>
          </w:p>
          <w:p w14:paraId="64BA7E44" w14:textId="50AC511C" w:rsidR="004E6599" w:rsidRPr="008E0D77" w:rsidRDefault="004E6599" w:rsidP="004E6599">
            <w:pPr>
              <w:jc w:val="center"/>
              <w:rPr>
                <w:rFonts w:ascii="Arial" w:hAnsi="Arial" w:cs="Arial"/>
                <w:sz w:val="20"/>
                <w:szCs w:val="20"/>
              </w:rPr>
            </w:pPr>
            <w:ins w:id="282" w:author="Naveen Premnath [2]" w:date="2024-09-10T23:16:00Z">
              <w:r>
                <w:rPr>
                  <w:rFonts w:ascii="Arial" w:hAnsi="Arial" w:cs="Arial"/>
                  <w:sz w:val="20"/>
                  <w:szCs w:val="20"/>
                </w:rPr>
                <w:t>(</w:t>
              </w:r>
            </w:ins>
            <w:ins w:id="283" w:author="Naveen Premnath [2]" w:date="2024-09-10T23:30:00Z">
              <w:r w:rsidR="00AC6B7D">
                <w:rPr>
                  <w:rFonts w:ascii="Arial" w:hAnsi="Arial" w:cs="Arial"/>
                  <w:sz w:val="20"/>
                  <w:szCs w:val="20"/>
                </w:rPr>
                <w:t>4181720</w:t>
              </w:r>
            </w:ins>
            <w:ins w:id="284" w:author="Naveen Premnath [2]" w:date="2024-09-10T23:16:00Z">
              <w:r>
                <w:rPr>
                  <w:rFonts w:ascii="Arial" w:hAnsi="Arial" w:cs="Arial"/>
                  <w:sz w:val="20"/>
                  <w:szCs w:val="20"/>
                </w:rPr>
                <w:t>)</w:t>
              </w:r>
            </w:ins>
          </w:p>
        </w:tc>
      </w:tr>
      <w:tr w:rsidR="00D208B7" w:rsidRPr="008E0D77" w14:paraId="0BF05668"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2AFE1627" w14:textId="4DD689EE" w:rsidR="00D208B7" w:rsidRPr="008E0D77" w:rsidRDefault="00D208B7" w:rsidP="00835045">
            <w:pPr>
              <w:rPr>
                <w:rFonts w:ascii="Arial" w:hAnsi="Arial" w:cs="Arial"/>
                <w:sz w:val="20"/>
                <w:szCs w:val="20"/>
              </w:rPr>
            </w:pPr>
            <w:r w:rsidRPr="008E0D77">
              <w:rPr>
                <w:rFonts w:ascii="Arial" w:hAnsi="Arial" w:cs="Arial"/>
                <w:bCs/>
                <w:sz w:val="20"/>
                <w:szCs w:val="20"/>
              </w:rPr>
              <w:t>Non-Hispanic Black (%)</w:t>
            </w:r>
            <w:ins w:id="285" w:author="Naveen Premnath [2]" w:date="2024-09-21T00:16: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42619150" w14:textId="77777777" w:rsidR="00D208B7" w:rsidRDefault="00D208B7" w:rsidP="009E45AF">
            <w:pPr>
              <w:jc w:val="center"/>
              <w:rPr>
                <w:ins w:id="286" w:author="Naveen Premnath [2]" w:date="2024-09-08T16:40:00Z"/>
                <w:rFonts w:ascii="Arial" w:hAnsi="Arial" w:cs="Arial"/>
                <w:sz w:val="20"/>
                <w:szCs w:val="20"/>
              </w:rPr>
            </w:pPr>
            <w:r w:rsidRPr="008E0D77">
              <w:rPr>
                <w:rFonts w:ascii="Arial" w:hAnsi="Arial" w:cs="Arial"/>
                <w:sz w:val="20"/>
                <w:szCs w:val="20"/>
              </w:rPr>
              <w:t>899(</w:t>
            </w:r>
            <w:r w:rsidR="00625993">
              <w:rPr>
                <w:rFonts w:ascii="Arial" w:hAnsi="Arial" w:cs="Arial"/>
                <w:sz w:val="20"/>
                <w:szCs w:val="20"/>
              </w:rPr>
              <w:t>10</w:t>
            </w:r>
            <w:r w:rsidRPr="008E0D77">
              <w:rPr>
                <w:rFonts w:ascii="Arial" w:hAnsi="Arial" w:cs="Arial"/>
                <w:sz w:val="20"/>
                <w:szCs w:val="20"/>
              </w:rPr>
              <w:t>)</w:t>
            </w:r>
          </w:p>
          <w:p w14:paraId="77EFFAAE" w14:textId="771DD663" w:rsidR="009E45AF" w:rsidRPr="008E0D77" w:rsidRDefault="00AE288C" w:rsidP="009E45AF">
            <w:pPr>
              <w:jc w:val="center"/>
              <w:rPr>
                <w:rFonts w:ascii="Arial" w:hAnsi="Arial" w:cs="Arial"/>
                <w:sz w:val="20"/>
                <w:szCs w:val="20"/>
              </w:rPr>
            </w:pPr>
            <w:ins w:id="287" w:author="Naveen Premnath [2]" w:date="2024-09-08T17:02:00Z">
              <w:r>
                <w:rPr>
                  <w:rFonts w:ascii="Arial" w:hAnsi="Arial" w:cs="Arial"/>
                  <w:sz w:val="20"/>
                  <w:szCs w:val="20"/>
                </w:rPr>
                <w:t>(1603809)</w:t>
              </w:r>
            </w:ins>
          </w:p>
        </w:tc>
        <w:tc>
          <w:tcPr>
            <w:tcW w:w="1530" w:type="dxa"/>
            <w:tcBorders>
              <w:top w:val="single" w:sz="4" w:space="0" w:color="auto"/>
              <w:left w:val="single" w:sz="4" w:space="0" w:color="auto"/>
              <w:bottom w:val="single" w:sz="4" w:space="0" w:color="auto"/>
              <w:right w:val="single" w:sz="4" w:space="0" w:color="auto"/>
            </w:tcBorders>
            <w:hideMark/>
          </w:tcPr>
          <w:p w14:paraId="0C29EBCB" w14:textId="77777777" w:rsidR="00D208B7" w:rsidRDefault="00D208B7" w:rsidP="009E45AF">
            <w:pPr>
              <w:jc w:val="center"/>
              <w:rPr>
                <w:ins w:id="288" w:author="Naveen Premnath [2]" w:date="2024-09-08T16:42:00Z"/>
                <w:rFonts w:ascii="Arial" w:hAnsi="Arial" w:cs="Arial"/>
                <w:sz w:val="20"/>
                <w:szCs w:val="20"/>
              </w:rPr>
            </w:pPr>
            <w:r w:rsidRPr="008E0D77">
              <w:rPr>
                <w:rFonts w:ascii="Arial" w:hAnsi="Arial" w:cs="Arial"/>
                <w:sz w:val="20"/>
                <w:szCs w:val="20"/>
              </w:rPr>
              <w:t>266(13)</w:t>
            </w:r>
          </w:p>
          <w:p w14:paraId="233D5853" w14:textId="70A1C940" w:rsidR="009E45AF" w:rsidRPr="008E0D77" w:rsidRDefault="009E45AF" w:rsidP="009E45AF">
            <w:pPr>
              <w:jc w:val="center"/>
              <w:rPr>
                <w:rFonts w:ascii="Arial" w:hAnsi="Arial" w:cs="Arial"/>
                <w:sz w:val="20"/>
                <w:szCs w:val="20"/>
              </w:rPr>
            </w:pPr>
            <w:ins w:id="289" w:author="Naveen Premnath [2]" w:date="2024-09-08T16:42:00Z">
              <w:r>
                <w:rPr>
                  <w:rFonts w:ascii="Arial" w:hAnsi="Arial" w:cs="Arial"/>
                  <w:sz w:val="20"/>
                  <w:szCs w:val="20"/>
                </w:rPr>
                <w:t>(421039)</w:t>
              </w:r>
            </w:ins>
          </w:p>
        </w:tc>
        <w:tc>
          <w:tcPr>
            <w:tcW w:w="1350" w:type="dxa"/>
            <w:tcBorders>
              <w:top w:val="single" w:sz="4" w:space="0" w:color="auto"/>
              <w:left w:val="single" w:sz="4" w:space="0" w:color="auto"/>
              <w:bottom w:val="single" w:sz="4" w:space="0" w:color="auto"/>
              <w:right w:val="single" w:sz="4" w:space="0" w:color="auto"/>
            </w:tcBorders>
            <w:hideMark/>
          </w:tcPr>
          <w:p w14:paraId="427556DB" w14:textId="77777777" w:rsidR="00D208B7" w:rsidRDefault="00D208B7" w:rsidP="00BF2775">
            <w:pPr>
              <w:jc w:val="center"/>
              <w:rPr>
                <w:ins w:id="290" w:author="Naveen Premnath [2]" w:date="2024-09-09T13:02:00Z"/>
                <w:rFonts w:ascii="Arial" w:hAnsi="Arial" w:cs="Arial"/>
                <w:sz w:val="20"/>
                <w:szCs w:val="20"/>
              </w:rPr>
            </w:pPr>
            <w:r w:rsidRPr="008E0D77">
              <w:rPr>
                <w:rFonts w:ascii="Arial" w:hAnsi="Arial" w:cs="Arial"/>
                <w:sz w:val="20"/>
                <w:szCs w:val="20"/>
              </w:rPr>
              <w:t>121(13)</w:t>
            </w:r>
          </w:p>
          <w:p w14:paraId="4E1044D6" w14:textId="239A3398" w:rsidR="00BF2775" w:rsidRPr="008E0D77" w:rsidRDefault="00BF2775" w:rsidP="00BF2775">
            <w:pPr>
              <w:jc w:val="center"/>
              <w:rPr>
                <w:rFonts w:ascii="Arial" w:hAnsi="Arial" w:cs="Arial"/>
                <w:sz w:val="20"/>
                <w:szCs w:val="20"/>
              </w:rPr>
            </w:pPr>
            <w:ins w:id="291" w:author="Naveen Premnath [2]" w:date="2024-09-09T13:03:00Z">
              <w:r>
                <w:rPr>
                  <w:rFonts w:ascii="Arial" w:hAnsi="Arial" w:cs="Arial"/>
                  <w:sz w:val="20"/>
                  <w:szCs w:val="20"/>
                </w:rPr>
                <w:t>(</w:t>
              </w:r>
            </w:ins>
            <w:ins w:id="292" w:author="Naveen Premnath [2]" w:date="2024-09-09T13:02:00Z">
              <w:r>
                <w:rPr>
                  <w:rFonts w:ascii="Arial" w:hAnsi="Arial" w:cs="Arial"/>
                  <w:sz w:val="20"/>
                  <w:szCs w:val="20"/>
                </w:rPr>
                <w:t>202672</w:t>
              </w:r>
            </w:ins>
            <w:ins w:id="293" w:author="Naveen Premnath [2]" w:date="2024-09-09T13:03: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77EB59D4" w14:textId="77777777" w:rsidR="00D208B7" w:rsidRDefault="00D208B7" w:rsidP="00B2419E">
            <w:pPr>
              <w:jc w:val="center"/>
              <w:rPr>
                <w:ins w:id="294" w:author="Naveen Premnath [2]" w:date="2024-09-10T23:49:00Z"/>
                <w:rFonts w:ascii="Arial" w:hAnsi="Arial" w:cs="Arial"/>
                <w:sz w:val="20"/>
                <w:szCs w:val="20"/>
              </w:rPr>
            </w:pPr>
            <w:r w:rsidRPr="008E0D77">
              <w:rPr>
                <w:rFonts w:ascii="Arial" w:hAnsi="Arial" w:cs="Arial"/>
                <w:sz w:val="20"/>
                <w:szCs w:val="20"/>
              </w:rPr>
              <w:t>14026(1</w:t>
            </w:r>
            <w:r w:rsidR="00625993">
              <w:rPr>
                <w:rFonts w:ascii="Arial" w:hAnsi="Arial" w:cs="Arial"/>
                <w:sz w:val="20"/>
                <w:szCs w:val="20"/>
              </w:rPr>
              <w:t>7</w:t>
            </w:r>
            <w:r w:rsidRPr="008E0D77">
              <w:rPr>
                <w:rFonts w:ascii="Arial" w:hAnsi="Arial" w:cs="Arial"/>
                <w:sz w:val="20"/>
                <w:szCs w:val="20"/>
              </w:rPr>
              <w:t>)</w:t>
            </w:r>
          </w:p>
          <w:p w14:paraId="30F92A27" w14:textId="3CC4A3DF" w:rsidR="00B2419E" w:rsidRPr="008E0D77" w:rsidRDefault="00B2419E" w:rsidP="00B2419E">
            <w:pPr>
              <w:jc w:val="center"/>
              <w:rPr>
                <w:rFonts w:ascii="Arial" w:hAnsi="Arial" w:cs="Arial"/>
                <w:sz w:val="20"/>
                <w:szCs w:val="20"/>
              </w:rPr>
            </w:pPr>
            <w:ins w:id="295" w:author="Naveen Premnath [2]" w:date="2024-09-10T23:49:00Z">
              <w:r>
                <w:rPr>
                  <w:rFonts w:ascii="Arial" w:hAnsi="Arial" w:cs="Arial"/>
                  <w:sz w:val="20"/>
                  <w:szCs w:val="20"/>
                </w:rPr>
                <w:t>(</w:t>
              </w:r>
            </w:ins>
            <w:ins w:id="296" w:author="Naveen Premnath [2]" w:date="2024-09-10T23:55:00Z">
              <w:r w:rsidR="003A2B0C">
                <w:rPr>
                  <w:rFonts w:ascii="Arial" w:hAnsi="Arial" w:cs="Arial"/>
                  <w:sz w:val="20"/>
                  <w:szCs w:val="20"/>
                </w:rPr>
                <w:t>27797032</w:t>
              </w:r>
            </w:ins>
            <w:ins w:id="297"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299F70FB" w14:textId="77777777" w:rsidR="00D208B7" w:rsidRDefault="00D208B7" w:rsidP="00B2419E">
            <w:pPr>
              <w:jc w:val="center"/>
              <w:rPr>
                <w:ins w:id="298" w:author="Naveen Premnath [2]" w:date="2024-09-10T23:53:00Z"/>
                <w:rFonts w:ascii="Arial" w:hAnsi="Arial" w:cs="Arial"/>
                <w:sz w:val="20"/>
                <w:szCs w:val="20"/>
              </w:rPr>
            </w:pPr>
            <w:r w:rsidRPr="008E0D77">
              <w:rPr>
                <w:rFonts w:ascii="Arial" w:hAnsi="Arial" w:cs="Arial"/>
                <w:sz w:val="20"/>
                <w:szCs w:val="20"/>
              </w:rPr>
              <w:t>1696(23)</w:t>
            </w:r>
          </w:p>
          <w:p w14:paraId="72330190" w14:textId="56902590" w:rsidR="00B2419E" w:rsidRPr="008E0D77" w:rsidRDefault="00B2419E" w:rsidP="00B2419E">
            <w:pPr>
              <w:jc w:val="center"/>
              <w:rPr>
                <w:rFonts w:ascii="Arial" w:hAnsi="Arial" w:cs="Arial"/>
                <w:sz w:val="20"/>
                <w:szCs w:val="20"/>
              </w:rPr>
            </w:pPr>
            <w:ins w:id="299" w:author="Naveen Premnath [2]" w:date="2024-09-10T23:53:00Z">
              <w:r>
                <w:rPr>
                  <w:rFonts w:ascii="Arial" w:hAnsi="Arial" w:cs="Arial"/>
                  <w:sz w:val="20"/>
                  <w:szCs w:val="20"/>
                </w:rPr>
                <w:t>(</w:t>
              </w:r>
            </w:ins>
            <w:ins w:id="300" w:author="Naveen Premnath [2]" w:date="2024-09-11T00:03:00Z">
              <w:r w:rsidR="003A2B0C">
                <w:rPr>
                  <w:rFonts w:ascii="Arial" w:hAnsi="Arial" w:cs="Arial"/>
                  <w:sz w:val="20"/>
                  <w:szCs w:val="20"/>
                </w:rPr>
                <w:t>2754227</w:t>
              </w:r>
            </w:ins>
            <w:ins w:id="301" w:author="Naveen Premnath [2]" w:date="2024-09-10T23:53: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tcPr>
          <w:p w14:paraId="6C59435E" w14:textId="77777777" w:rsidR="00D208B7" w:rsidRDefault="00D208B7" w:rsidP="004E6599">
            <w:pPr>
              <w:jc w:val="center"/>
              <w:rPr>
                <w:ins w:id="302" w:author="Naveen Premnath [2]" w:date="2024-09-10T23:16:00Z"/>
                <w:rFonts w:ascii="Arial" w:hAnsi="Arial" w:cs="Arial"/>
                <w:sz w:val="20"/>
                <w:szCs w:val="20"/>
              </w:rPr>
            </w:pPr>
            <w:r w:rsidRPr="008E0D77">
              <w:rPr>
                <w:rFonts w:ascii="Arial" w:hAnsi="Arial" w:cs="Arial"/>
                <w:sz w:val="20"/>
                <w:szCs w:val="20"/>
              </w:rPr>
              <w:t>634(</w:t>
            </w:r>
            <w:r w:rsidR="00625993">
              <w:rPr>
                <w:rFonts w:ascii="Arial" w:hAnsi="Arial" w:cs="Arial"/>
                <w:sz w:val="20"/>
                <w:szCs w:val="20"/>
              </w:rPr>
              <w:t>23</w:t>
            </w:r>
            <w:r w:rsidRPr="008E0D77">
              <w:rPr>
                <w:rFonts w:ascii="Arial" w:hAnsi="Arial" w:cs="Arial"/>
                <w:sz w:val="20"/>
                <w:szCs w:val="20"/>
              </w:rPr>
              <w:t>)</w:t>
            </w:r>
          </w:p>
          <w:p w14:paraId="518F9267" w14:textId="26492108" w:rsidR="004E6599" w:rsidRPr="008E0D77" w:rsidRDefault="004E6599" w:rsidP="004E6599">
            <w:pPr>
              <w:jc w:val="center"/>
              <w:rPr>
                <w:rFonts w:ascii="Arial" w:hAnsi="Arial" w:cs="Arial"/>
                <w:sz w:val="20"/>
                <w:szCs w:val="20"/>
              </w:rPr>
            </w:pPr>
            <w:ins w:id="303" w:author="Naveen Premnath [2]" w:date="2024-09-10T23:16:00Z">
              <w:r>
                <w:rPr>
                  <w:rFonts w:ascii="Arial" w:hAnsi="Arial" w:cs="Arial"/>
                  <w:sz w:val="20"/>
                  <w:szCs w:val="20"/>
                </w:rPr>
                <w:t>(</w:t>
              </w:r>
            </w:ins>
            <w:ins w:id="304" w:author="Naveen Premnath [2]" w:date="2024-09-10T23:30:00Z">
              <w:r w:rsidR="00AC6B7D">
                <w:rPr>
                  <w:rFonts w:ascii="Arial" w:hAnsi="Arial" w:cs="Arial"/>
                  <w:sz w:val="20"/>
                  <w:szCs w:val="20"/>
                </w:rPr>
                <w:t>1060268</w:t>
              </w:r>
            </w:ins>
            <w:ins w:id="305" w:author="Naveen Premnath [2]" w:date="2024-09-10T23:16:00Z">
              <w:r>
                <w:rPr>
                  <w:rFonts w:ascii="Arial" w:hAnsi="Arial" w:cs="Arial"/>
                  <w:sz w:val="20"/>
                  <w:szCs w:val="20"/>
                </w:rPr>
                <w:t>)</w:t>
              </w:r>
            </w:ins>
          </w:p>
        </w:tc>
      </w:tr>
      <w:tr w:rsidR="00D208B7" w:rsidRPr="008E0D77" w14:paraId="40915165"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187BCF3B" w14:textId="77777777" w:rsidR="00D208B7" w:rsidRDefault="00D208B7" w:rsidP="00835045">
            <w:pPr>
              <w:rPr>
                <w:ins w:id="306" w:author="Naveen Premnath [2]" w:date="2024-09-21T00:16:00Z"/>
                <w:rFonts w:ascii="Arial" w:hAnsi="Arial" w:cs="Arial"/>
                <w:bCs/>
                <w:sz w:val="20"/>
                <w:szCs w:val="20"/>
              </w:rPr>
            </w:pPr>
            <w:r w:rsidRPr="008E0D77">
              <w:rPr>
                <w:rFonts w:ascii="Arial" w:hAnsi="Arial" w:cs="Arial"/>
                <w:bCs/>
                <w:sz w:val="20"/>
                <w:szCs w:val="20"/>
              </w:rPr>
              <w:t>Others (%)</w:t>
            </w:r>
          </w:p>
          <w:p w14:paraId="1E2F9738" w14:textId="68235FF6" w:rsidR="00994E08" w:rsidRPr="008E0D77" w:rsidRDefault="00994E08" w:rsidP="00835045">
            <w:pPr>
              <w:rPr>
                <w:rFonts w:ascii="Arial" w:hAnsi="Arial" w:cs="Arial"/>
                <w:sz w:val="20"/>
                <w:szCs w:val="20"/>
              </w:rPr>
            </w:pPr>
            <w:ins w:id="307" w:author="Naveen Premnath [2]" w:date="2024-09-21T00:16: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24D86637" w14:textId="77777777" w:rsidR="00D208B7" w:rsidRDefault="00D208B7" w:rsidP="009E45AF">
            <w:pPr>
              <w:jc w:val="center"/>
              <w:rPr>
                <w:ins w:id="308" w:author="Naveen Premnath [2]" w:date="2024-09-08T16:41:00Z"/>
                <w:rFonts w:ascii="Arial" w:hAnsi="Arial" w:cs="Arial"/>
                <w:sz w:val="20"/>
                <w:szCs w:val="20"/>
              </w:rPr>
            </w:pPr>
            <w:r w:rsidRPr="008E0D77">
              <w:rPr>
                <w:rFonts w:ascii="Arial" w:hAnsi="Arial" w:cs="Arial"/>
                <w:sz w:val="20"/>
                <w:szCs w:val="20"/>
              </w:rPr>
              <w:t>392(4)</w:t>
            </w:r>
          </w:p>
          <w:p w14:paraId="14D59469" w14:textId="7D0F792D" w:rsidR="009E45AF" w:rsidRPr="008E0D77" w:rsidRDefault="00AE288C" w:rsidP="009E45AF">
            <w:pPr>
              <w:jc w:val="center"/>
              <w:rPr>
                <w:rFonts w:ascii="Arial" w:hAnsi="Arial" w:cs="Arial"/>
                <w:sz w:val="20"/>
                <w:szCs w:val="20"/>
              </w:rPr>
            </w:pPr>
            <w:ins w:id="309" w:author="Naveen Premnath [2]" w:date="2024-09-08T17:02:00Z">
              <w:r>
                <w:rPr>
                  <w:rFonts w:ascii="Arial" w:hAnsi="Arial" w:cs="Arial"/>
                  <w:sz w:val="20"/>
                  <w:szCs w:val="20"/>
                </w:rPr>
                <w:t>(1008930)</w:t>
              </w:r>
            </w:ins>
          </w:p>
        </w:tc>
        <w:tc>
          <w:tcPr>
            <w:tcW w:w="1530" w:type="dxa"/>
            <w:tcBorders>
              <w:top w:val="single" w:sz="4" w:space="0" w:color="auto"/>
              <w:left w:val="single" w:sz="4" w:space="0" w:color="auto"/>
              <w:bottom w:val="single" w:sz="4" w:space="0" w:color="auto"/>
              <w:right w:val="single" w:sz="4" w:space="0" w:color="auto"/>
            </w:tcBorders>
            <w:hideMark/>
          </w:tcPr>
          <w:p w14:paraId="5C9EDE6F" w14:textId="77777777" w:rsidR="00D208B7" w:rsidRDefault="00D208B7" w:rsidP="009E45AF">
            <w:pPr>
              <w:jc w:val="center"/>
              <w:rPr>
                <w:ins w:id="310" w:author="Naveen Premnath [2]" w:date="2024-09-08T16:42:00Z"/>
                <w:rFonts w:ascii="Arial" w:hAnsi="Arial" w:cs="Arial"/>
                <w:sz w:val="20"/>
                <w:szCs w:val="20"/>
              </w:rPr>
            </w:pPr>
            <w:r w:rsidRPr="008E0D77">
              <w:rPr>
                <w:rFonts w:ascii="Arial" w:hAnsi="Arial" w:cs="Arial"/>
                <w:sz w:val="20"/>
                <w:szCs w:val="20"/>
              </w:rPr>
              <w:t>100(5)</w:t>
            </w:r>
          </w:p>
          <w:p w14:paraId="21A07B2E" w14:textId="397FAFA0" w:rsidR="009E45AF" w:rsidRPr="008E0D77" w:rsidRDefault="009E45AF" w:rsidP="009E45AF">
            <w:pPr>
              <w:jc w:val="center"/>
              <w:rPr>
                <w:rFonts w:ascii="Arial" w:hAnsi="Arial" w:cs="Arial"/>
                <w:sz w:val="20"/>
                <w:szCs w:val="20"/>
              </w:rPr>
            </w:pPr>
            <w:ins w:id="311" w:author="Naveen Premnath [2]" w:date="2024-09-08T16:42:00Z">
              <w:r>
                <w:rPr>
                  <w:rFonts w:ascii="Arial" w:hAnsi="Arial" w:cs="Arial"/>
                  <w:sz w:val="20"/>
                  <w:szCs w:val="20"/>
                </w:rPr>
                <w:t>(258106)</w:t>
              </w:r>
            </w:ins>
          </w:p>
        </w:tc>
        <w:tc>
          <w:tcPr>
            <w:tcW w:w="1350" w:type="dxa"/>
            <w:tcBorders>
              <w:top w:val="single" w:sz="4" w:space="0" w:color="auto"/>
              <w:left w:val="single" w:sz="4" w:space="0" w:color="auto"/>
              <w:bottom w:val="single" w:sz="4" w:space="0" w:color="auto"/>
              <w:right w:val="single" w:sz="4" w:space="0" w:color="auto"/>
            </w:tcBorders>
            <w:hideMark/>
          </w:tcPr>
          <w:p w14:paraId="63B04410" w14:textId="77777777" w:rsidR="00D208B7" w:rsidRDefault="00D208B7" w:rsidP="00BF2775">
            <w:pPr>
              <w:jc w:val="center"/>
              <w:rPr>
                <w:ins w:id="312" w:author="Naveen Premnath [2]" w:date="2024-09-09T13:02:00Z"/>
                <w:rFonts w:ascii="Arial" w:hAnsi="Arial" w:cs="Arial"/>
                <w:sz w:val="20"/>
                <w:szCs w:val="20"/>
              </w:rPr>
            </w:pPr>
            <w:r w:rsidRPr="008E0D77">
              <w:rPr>
                <w:rFonts w:ascii="Arial" w:hAnsi="Arial" w:cs="Arial"/>
                <w:sz w:val="20"/>
                <w:szCs w:val="20"/>
              </w:rPr>
              <w:t>42(5)</w:t>
            </w:r>
          </w:p>
          <w:p w14:paraId="01EABE98" w14:textId="26F59C0C" w:rsidR="00BF2775" w:rsidRPr="008E0D77" w:rsidRDefault="00BF2775" w:rsidP="00BF2775">
            <w:pPr>
              <w:jc w:val="center"/>
              <w:rPr>
                <w:rFonts w:ascii="Arial" w:hAnsi="Arial" w:cs="Arial"/>
                <w:sz w:val="20"/>
                <w:szCs w:val="20"/>
              </w:rPr>
            </w:pPr>
            <w:ins w:id="313" w:author="Naveen Premnath [2]" w:date="2024-09-09T13:03:00Z">
              <w:r>
                <w:rPr>
                  <w:rFonts w:ascii="Arial" w:hAnsi="Arial" w:cs="Arial"/>
                  <w:sz w:val="20"/>
                  <w:szCs w:val="20"/>
                </w:rPr>
                <w:t>(</w:t>
              </w:r>
            </w:ins>
            <w:ins w:id="314" w:author="Naveen Premnath [2]" w:date="2024-09-09T13:02:00Z">
              <w:r>
                <w:rPr>
                  <w:rFonts w:ascii="Arial" w:hAnsi="Arial" w:cs="Arial"/>
                  <w:sz w:val="20"/>
                  <w:szCs w:val="20"/>
                </w:rPr>
                <w:t>96263</w:t>
              </w:r>
            </w:ins>
            <w:ins w:id="315" w:author="Naveen Premnath [2]" w:date="2024-09-09T13:03: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302ED4F8" w14:textId="77777777" w:rsidR="00D208B7" w:rsidRDefault="00D208B7" w:rsidP="00B2419E">
            <w:pPr>
              <w:jc w:val="center"/>
              <w:rPr>
                <w:ins w:id="316" w:author="Naveen Premnath [2]" w:date="2024-09-10T23:49:00Z"/>
                <w:rFonts w:ascii="Arial" w:hAnsi="Arial" w:cs="Arial"/>
                <w:sz w:val="20"/>
                <w:szCs w:val="20"/>
              </w:rPr>
            </w:pPr>
            <w:r w:rsidRPr="008E0D77">
              <w:rPr>
                <w:rFonts w:ascii="Arial" w:hAnsi="Arial" w:cs="Arial"/>
                <w:sz w:val="20"/>
                <w:szCs w:val="20"/>
              </w:rPr>
              <w:t>8248(</w:t>
            </w:r>
            <w:r w:rsidR="00625993">
              <w:rPr>
                <w:rFonts w:ascii="Arial" w:hAnsi="Arial" w:cs="Arial"/>
                <w:sz w:val="20"/>
                <w:szCs w:val="20"/>
              </w:rPr>
              <w:t>10</w:t>
            </w:r>
            <w:r w:rsidRPr="008E0D77">
              <w:rPr>
                <w:rFonts w:ascii="Arial" w:hAnsi="Arial" w:cs="Arial"/>
                <w:sz w:val="20"/>
                <w:szCs w:val="20"/>
              </w:rPr>
              <w:t>)</w:t>
            </w:r>
          </w:p>
          <w:p w14:paraId="4D4BB7DF" w14:textId="75E071EE" w:rsidR="00B2419E" w:rsidRPr="008E0D77" w:rsidRDefault="00B2419E" w:rsidP="00B2419E">
            <w:pPr>
              <w:jc w:val="center"/>
              <w:rPr>
                <w:rFonts w:ascii="Arial" w:hAnsi="Arial" w:cs="Arial"/>
                <w:sz w:val="20"/>
                <w:szCs w:val="20"/>
              </w:rPr>
            </w:pPr>
            <w:ins w:id="317" w:author="Naveen Premnath [2]" w:date="2024-09-10T23:49:00Z">
              <w:r>
                <w:rPr>
                  <w:rFonts w:ascii="Arial" w:hAnsi="Arial" w:cs="Arial"/>
                  <w:sz w:val="20"/>
                  <w:szCs w:val="20"/>
                </w:rPr>
                <w:t>(</w:t>
              </w:r>
            </w:ins>
            <w:ins w:id="318" w:author="Naveen Premnath [2]" w:date="2024-09-10T23:55:00Z">
              <w:r w:rsidR="003A2B0C">
                <w:rPr>
                  <w:rFonts w:ascii="Arial" w:hAnsi="Arial" w:cs="Arial"/>
                  <w:sz w:val="20"/>
                  <w:szCs w:val="20"/>
                </w:rPr>
                <w:t>21570553</w:t>
              </w:r>
            </w:ins>
            <w:ins w:id="319"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1DDFC152" w14:textId="77777777" w:rsidR="00D208B7" w:rsidRDefault="00D208B7" w:rsidP="00B2419E">
            <w:pPr>
              <w:jc w:val="center"/>
              <w:rPr>
                <w:ins w:id="320" w:author="Naveen Premnath [2]" w:date="2024-09-10T23:53:00Z"/>
                <w:rFonts w:ascii="Arial" w:hAnsi="Arial" w:cs="Arial"/>
                <w:sz w:val="20"/>
                <w:szCs w:val="20"/>
              </w:rPr>
            </w:pPr>
            <w:r w:rsidRPr="008E0D77">
              <w:rPr>
                <w:rFonts w:ascii="Arial" w:hAnsi="Arial" w:cs="Arial"/>
                <w:sz w:val="20"/>
                <w:szCs w:val="20"/>
              </w:rPr>
              <w:t>534(7)</w:t>
            </w:r>
          </w:p>
          <w:p w14:paraId="79E0F182" w14:textId="3C301CF3" w:rsidR="00B2419E" w:rsidRPr="008E0D77" w:rsidRDefault="00B2419E" w:rsidP="00B2419E">
            <w:pPr>
              <w:jc w:val="center"/>
              <w:rPr>
                <w:rFonts w:ascii="Arial" w:hAnsi="Arial" w:cs="Arial"/>
                <w:sz w:val="20"/>
                <w:szCs w:val="20"/>
              </w:rPr>
            </w:pPr>
            <w:ins w:id="321" w:author="Naveen Premnath [2]" w:date="2024-09-10T23:53:00Z">
              <w:r>
                <w:rPr>
                  <w:rFonts w:ascii="Arial" w:hAnsi="Arial" w:cs="Arial"/>
                  <w:sz w:val="20"/>
                  <w:szCs w:val="20"/>
                </w:rPr>
                <w:t>(</w:t>
              </w:r>
            </w:ins>
            <w:ins w:id="322" w:author="Naveen Premnath [2]" w:date="2024-09-11T00:03:00Z">
              <w:r w:rsidR="003A2B0C">
                <w:rPr>
                  <w:rFonts w:ascii="Arial" w:hAnsi="Arial" w:cs="Arial"/>
                  <w:sz w:val="20"/>
                  <w:szCs w:val="20"/>
                </w:rPr>
                <w:t>1204808</w:t>
              </w:r>
            </w:ins>
            <w:ins w:id="323" w:author="Naveen Premnath [2]" w:date="2024-09-10T23:53: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24311FE0" w14:textId="77777777" w:rsidR="00D208B7" w:rsidRDefault="00D208B7" w:rsidP="004E6599">
            <w:pPr>
              <w:jc w:val="center"/>
              <w:rPr>
                <w:ins w:id="324" w:author="Naveen Premnath [2]" w:date="2024-09-10T23:16:00Z"/>
                <w:rFonts w:ascii="Arial" w:hAnsi="Arial" w:cs="Arial"/>
                <w:sz w:val="20"/>
                <w:szCs w:val="20"/>
              </w:rPr>
            </w:pPr>
            <w:r w:rsidRPr="008E0D77">
              <w:rPr>
                <w:rFonts w:ascii="Arial" w:hAnsi="Arial" w:cs="Arial"/>
                <w:sz w:val="20"/>
                <w:szCs w:val="20"/>
              </w:rPr>
              <w:t>207(7)</w:t>
            </w:r>
          </w:p>
          <w:p w14:paraId="5B17F14F" w14:textId="69C1B7A4" w:rsidR="004E6599" w:rsidRPr="008E0D77" w:rsidRDefault="004E6599" w:rsidP="004E6599">
            <w:pPr>
              <w:jc w:val="center"/>
              <w:rPr>
                <w:rFonts w:ascii="Arial" w:hAnsi="Arial" w:cs="Arial"/>
                <w:sz w:val="20"/>
                <w:szCs w:val="20"/>
              </w:rPr>
            </w:pPr>
            <w:ins w:id="325" w:author="Naveen Premnath [2]" w:date="2024-09-10T23:16:00Z">
              <w:r>
                <w:rPr>
                  <w:rFonts w:ascii="Arial" w:hAnsi="Arial" w:cs="Arial"/>
                  <w:sz w:val="20"/>
                  <w:szCs w:val="20"/>
                </w:rPr>
                <w:t>(</w:t>
              </w:r>
            </w:ins>
            <w:ins w:id="326" w:author="Naveen Premnath [2]" w:date="2024-09-10T23:30:00Z">
              <w:r w:rsidR="00AC6B7D">
                <w:rPr>
                  <w:rFonts w:ascii="Arial" w:hAnsi="Arial" w:cs="Arial"/>
                  <w:sz w:val="20"/>
                  <w:szCs w:val="20"/>
                </w:rPr>
                <w:t>511771</w:t>
              </w:r>
            </w:ins>
            <w:ins w:id="327" w:author="Naveen Premnath [2]" w:date="2024-09-10T23:16:00Z">
              <w:r>
                <w:rPr>
                  <w:rFonts w:ascii="Arial" w:hAnsi="Arial" w:cs="Arial"/>
                  <w:sz w:val="20"/>
                  <w:szCs w:val="20"/>
                </w:rPr>
                <w:t>)</w:t>
              </w:r>
            </w:ins>
          </w:p>
        </w:tc>
      </w:tr>
      <w:tr w:rsidR="00D208B7" w:rsidRPr="008E0D77" w14:paraId="6872C8A3"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0A28D2C6" w14:textId="77777777" w:rsidR="00D208B7" w:rsidRPr="008E0D77" w:rsidRDefault="00D208B7" w:rsidP="00835045">
            <w:pPr>
              <w:rPr>
                <w:rFonts w:ascii="Arial" w:hAnsi="Arial" w:cs="Arial"/>
                <w:b/>
                <w:bCs/>
                <w:sz w:val="20"/>
                <w:szCs w:val="20"/>
              </w:rPr>
            </w:pPr>
            <w:r w:rsidRPr="008E0D77">
              <w:rPr>
                <w:rFonts w:ascii="Arial" w:hAnsi="Arial" w:cs="Arial"/>
                <w:b/>
                <w:bCs/>
                <w:sz w:val="20"/>
                <w:szCs w:val="20"/>
              </w:rPr>
              <w:t>Highest degree/</w:t>
            </w:r>
          </w:p>
          <w:p w14:paraId="21EC6689" w14:textId="00D518E6" w:rsidR="00D208B7" w:rsidRPr="008E0D77" w:rsidRDefault="00D208B7" w:rsidP="00835045">
            <w:pPr>
              <w:rPr>
                <w:rFonts w:ascii="Arial" w:hAnsi="Arial" w:cs="Arial"/>
                <w:b/>
                <w:bCs/>
                <w:sz w:val="20"/>
                <w:szCs w:val="20"/>
              </w:rPr>
            </w:pPr>
            <w:r w:rsidRPr="008E0D77">
              <w:rPr>
                <w:rFonts w:ascii="Arial" w:hAnsi="Arial" w:cs="Arial"/>
                <w:b/>
                <w:bCs/>
                <w:sz w:val="20"/>
                <w:szCs w:val="20"/>
              </w:rPr>
              <w:t>education</w:t>
            </w:r>
          </w:p>
        </w:tc>
        <w:tc>
          <w:tcPr>
            <w:tcW w:w="1440" w:type="dxa"/>
            <w:tcBorders>
              <w:top w:val="single" w:sz="4" w:space="0" w:color="auto"/>
              <w:left w:val="single" w:sz="4" w:space="0" w:color="auto"/>
              <w:bottom w:val="single" w:sz="4" w:space="0" w:color="auto"/>
              <w:right w:val="single" w:sz="4" w:space="0" w:color="auto"/>
            </w:tcBorders>
            <w:hideMark/>
          </w:tcPr>
          <w:p w14:paraId="05265D41"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2BD44508"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9690326"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1CAA87F9"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552F13A7"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A11D05A" w14:textId="77777777" w:rsidR="00D208B7" w:rsidRPr="008E0D77" w:rsidRDefault="00D208B7" w:rsidP="00D208B7">
            <w:pPr>
              <w:jc w:val="center"/>
              <w:rPr>
                <w:rFonts w:ascii="Arial" w:hAnsi="Arial" w:cs="Arial"/>
                <w:sz w:val="20"/>
                <w:szCs w:val="20"/>
              </w:rPr>
            </w:pPr>
          </w:p>
        </w:tc>
      </w:tr>
      <w:tr w:rsidR="00D208B7" w:rsidRPr="008E0D77" w14:paraId="2B08760D" w14:textId="77777777" w:rsidTr="00AE288C">
        <w:trPr>
          <w:trHeight w:val="496"/>
        </w:trPr>
        <w:tc>
          <w:tcPr>
            <w:tcW w:w="2065" w:type="dxa"/>
            <w:tcBorders>
              <w:top w:val="single" w:sz="4" w:space="0" w:color="auto"/>
              <w:left w:val="single" w:sz="4" w:space="0" w:color="auto"/>
              <w:bottom w:val="single" w:sz="4" w:space="0" w:color="auto"/>
              <w:right w:val="single" w:sz="4" w:space="0" w:color="auto"/>
            </w:tcBorders>
            <w:hideMark/>
          </w:tcPr>
          <w:p w14:paraId="1687FB0C" w14:textId="6F14BA5C" w:rsidR="00D208B7" w:rsidRPr="008E0D77" w:rsidRDefault="00D208B7" w:rsidP="00835045">
            <w:pPr>
              <w:rPr>
                <w:rFonts w:ascii="Arial" w:hAnsi="Arial" w:cs="Arial"/>
                <w:sz w:val="20"/>
                <w:szCs w:val="20"/>
              </w:rPr>
            </w:pPr>
            <w:r w:rsidRPr="008E0D77">
              <w:rPr>
                <w:rFonts w:ascii="Arial" w:hAnsi="Arial" w:cs="Arial"/>
                <w:bCs/>
                <w:sz w:val="20"/>
                <w:szCs w:val="20"/>
              </w:rPr>
              <w:lastRenderedPageBreak/>
              <w:t>High school diploma or above (%)</w:t>
            </w:r>
            <w:ins w:id="328" w:author="Naveen Premnath [2]" w:date="2024-09-21T00:16: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0C735B1C" w14:textId="77777777" w:rsidR="00D208B7" w:rsidRDefault="00D208B7" w:rsidP="00AE288C">
            <w:pPr>
              <w:jc w:val="center"/>
              <w:rPr>
                <w:ins w:id="329" w:author="Naveen Premnath [2]" w:date="2024-09-08T17:02:00Z"/>
                <w:rFonts w:ascii="Arial" w:hAnsi="Arial" w:cs="Arial"/>
                <w:sz w:val="20"/>
                <w:szCs w:val="20"/>
              </w:rPr>
            </w:pPr>
            <w:r w:rsidRPr="008E0D77">
              <w:rPr>
                <w:rFonts w:ascii="Arial" w:hAnsi="Arial" w:cs="Arial"/>
                <w:sz w:val="20"/>
                <w:szCs w:val="20"/>
              </w:rPr>
              <w:t>7812(83)</w:t>
            </w:r>
          </w:p>
          <w:p w14:paraId="6F80C35F" w14:textId="6948CDE7" w:rsidR="00AE288C" w:rsidRPr="008E0D77" w:rsidRDefault="00AE288C" w:rsidP="00AE288C">
            <w:pPr>
              <w:jc w:val="center"/>
              <w:rPr>
                <w:rFonts w:ascii="Arial" w:hAnsi="Arial" w:cs="Arial"/>
                <w:sz w:val="20"/>
                <w:szCs w:val="20"/>
              </w:rPr>
            </w:pPr>
            <w:ins w:id="330" w:author="Naveen Premnath [2]" w:date="2024-09-08T17:03:00Z">
              <w:r>
                <w:rPr>
                  <w:rFonts w:ascii="Arial" w:hAnsi="Arial" w:cs="Arial"/>
                  <w:sz w:val="20"/>
                  <w:szCs w:val="20"/>
                </w:rPr>
                <w:t>(23297762)</w:t>
              </w:r>
            </w:ins>
          </w:p>
        </w:tc>
        <w:tc>
          <w:tcPr>
            <w:tcW w:w="1530" w:type="dxa"/>
            <w:tcBorders>
              <w:top w:val="single" w:sz="4" w:space="0" w:color="auto"/>
              <w:left w:val="single" w:sz="4" w:space="0" w:color="auto"/>
              <w:bottom w:val="single" w:sz="4" w:space="0" w:color="auto"/>
              <w:right w:val="single" w:sz="4" w:space="0" w:color="auto"/>
            </w:tcBorders>
            <w:hideMark/>
          </w:tcPr>
          <w:p w14:paraId="34671C40" w14:textId="77777777" w:rsidR="00D208B7" w:rsidRDefault="00D208B7" w:rsidP="009E45AF">
            <w:pPr>
              <w:jc w:val="center"/>
              <w:rPr>
                <w:ins w:id="331" w:author="Naveen Premnath [2]" w:date="2024-09-08T16:43:00Z"/>
                <w:rFonts w:ascii="Arial" w:hAnsi="Arial" w:cs="Arial"/>
                <w:sz w:val="20"/>
                <w:szCs w:val="20"/>
              </w:rPr>
            </w:pPr>
            <w:r w:rsidRPr="008E0D77">
              <w:rPr>
                <w:rFonts w:ascii="Arial" w:hAnsi="Arial" w:cs="Arial"/>
                <w:sz w:val="20"/>
                <w:szCs w:val="20"/>
              </w:rPr>
              <w:t>1392(70)</w:t>
            </w:r>
          </w:p>
          <w:p w14:paraId="13C6961E" w14:textId="0B2C1C07" w:rsidR="009E45AF" w:rsidRPr="008E0D77" w:rsidRDefault="009E45AF" w:rsidP="009E45AF">
            <w:pPr>
              <w:jc w:val="center"/>
              <w:rPr>
                <w:rFonts w:ascii="Arial" w:hAnsi="Arial" w:cs="Arial"/>
                <w:sz w:val="20"/>
                <w:szCs w:val="20"/>
              </w:rPr>
            </w:pPr>
            <w:ins w:id="332" w:author="Naveen Premnath [2]" w:date="2024-09-08T16:43:00Z">
              <w:r>
                <w:rPr>
                  <w:rFonts w:ascii="Arial" w:hAnsi="Arial" w:cs="Arial"/>
                  <w:sz w:val="20"/>
                  <w:szCs w:val="20"/>
                </w:rPr>
                <w:t>(</w:t>
              </w:r>
            </w:ins>
            <w:ins w:id="333" w:author="Naveen Premnath [2]" w:date="2024-09-08T16:44:00Z">
              <w:r>
                <w:rPr>
                  <w:rFonts w:ascii="Arial" w:hAnsi="Arial" w:cs="Arial"/>
                  <w:sz w:val="20"/>
                  <w:szCs w:val="20"/>
                </w:rPr>
                <w:t>3742889)</w:t>
              </w:r>
            </w:ins>
          </w:p>
        </w:tc>
        <w:tc>
          <w:tcPr>
            <w:tcW w:w="1350" w:type="dxa"/>
            <w:tcBorders>
              <w:top w:val="single" w:sz="4" w:space="0" w:color="auto"/>
              <w:left w:val="single" w:sz="4" w:space="0" w:color="auto"/>
              <w:bottom w:val="single" w:sz="4" w:space="0" w:color="auto"/>
              <w:right w:val="single" w:sz="4" w:space="0" w:color="auto"/>
            </w:tcBorders>
            <w:hideMark/>
          </w:tcPr>
          <w:p w14:paraId="44178FFD" w14:textId="77777777" w:rsidR="00D208B7" w:rsidRDefault="00D208B7" w:rsidP="00BF2775">
            <w:pPr>
              <w:jc w:val="center"/>
              <w:rPr>
                <w:ins w:id="334" w:author="Naveen Premnath [2]" w:date="2024-09-09T13:03:00Z"/>
                <w:rFonts w:ascii="Arial" w:hAnsi="Arial" w:cs="Arial"/>
                <w:sz w:val="20"/>
                <w:szCs w:val="20"/>
              </w:rPr>
            </w:pPr>
            <w:r w:rsidRPr="008E0D77">
              <w:rPr>
                <w:rFonts w:ascii="Arial" w:hAnsi="Arial" w:cs="Arial"/>
                <w:sz w:val="20"/>
                <w:szCs w:val="20"/>
              </w:rPr>
              <w:t>645(</w:t>
            </w:r>
            <w:r w:rsidR="00625993">
              <w:rPr>
                <w:rFonts w:ascii="Arial" w:hAnsi="Arial" w:cs="Arial"/>
                <w:sz w:val="20"/>
                <w:szCs w:val="20"/>
              </w:rPr>
              <w:t>70</w:t>
            </w:r>
            <w:r w:rsidRPr="008E0D77">
              <w:rPr>
                <w:rFonts w:ascii="Arial" w:hAnsi="Arial" w:cs="Arial"/>
                <w:sz w:val="20"/>
                <w:szCs w:val="20"/>
              </w:rPr>
              <w:t>)</w:t>
            </w:r>
          </w:p>
          <w:p w14:paraId="0A25936C" w14:textId="56DFA119" w:rsidR="00BF2775" w:rsidRPr="008E0D77" w:rsidRDefault="00BF2775" w:rsidP="00BF2775">
            <w:pPr>
              <w:jc w:val="center"/>
              <w:rPr>
                <w:rFonts w:ascii="Arial" w:hAnsi="Arial" w:cs="Arial"/>
                <w:sz w:val="20"/>
                <w:szCs w:val="20"/>
              </w:rPr>
            </w:pPr>
            <w:ins w:id="335" w:author="Naveen Premnath [2]" w:date="2024-09-09T13:03:00Z">
              <w:r>
                <w:rPr>
                  <w:rFonts w:ascii="Arial" w:hAnsi="Arial" w:cs="Arial"/>
                  <w:sz w:val="20"/>
                  <w:szCs w:val="20"/>
                </w:rPr>
                <w:t>(1788458)</w:t>
              </w:r>
            </w:ins>
          </w:p>
        </w:tc>
        <w:tc>
          <w:tcPr>
            <w:tcW w:w="1710" w:type="dxa"/>
            <w:tcBorders>
              <w:top w:val="single" w:sz="4" w:space="0" w:color="auto"/>
              <w:left w:val="single" w:sz="4" w:space="0" w:color="auto"/>
              <w:bottom w:val="single" w:sz="4" w:space="0" w:color="auto"/>
              <w:right w:val="single" w:sz="4" w:space="0" w:color="auto"/>
            </w:tcBorders>
            <w:hideMark/>
          </w:tcPr>
          <w:p w14:paraId="5097FC57" w14:textId="77777777" w:rsidR="00D208B7" w:rsidRDefault="00D208B7" w:rsidP="00B2419E">
            <w:pPr>
              <w:jc w:val="center"/>
              <w:rPr>
                <w:ins w:id="336" w:author="Naveen Premnath [2]" w:date="2024-09-10T23:49:00Z"/>
                <w:rFonts w:ascii="Arial" w:hAnsi="Arial" w:cs="Arial"/>
                <w:sz w:val="20"/>
                <w:szCs w:val="20"/>
              </w:rPr>
            </w:pPr>
            <w:r w:rsidRPr="008E0D77">
              <w:rPr>
                <w:rFonts w:ascii="Arial" w:hAnsi="Arial" w:cs="Arial"/>
                <w:sz w:val="20"/>
                <w:szCs w:val="20"/>
              </w:rPr>
              <w:t>64440(77)</w:t>
            </w:r>
          </w:p>
          <w:p w14:paraId="2230A629" w14:textId="05313627" w:rsidR="00B2419E" w:rsidRPr="008E0D77" w:rsidRDefault="00B2419E" w:rsidP="00B2419E">
            <w:pPr>
              <w:jc w:val="center"/>
              <w:rPr>
                <w:rFonts w:ascii="Arial" w:hAnsi="Arial" w:cs="Arial"/>
                <w:sz w:val="20"/>
                <w:szCs w:val="20"/>
              </w:rPr>
            </w:pPr>
            <w:ins w:id="337" w:author="Naveen Premnath [2]" w:date="2024-09-10T23:49:00Z">
              <w:r>
                <w:rPr>
                  <w:rFonts w:ascii="Arial" w:hAnsi="Arial" w:cs="Arial"/>
                  <w:sz w:val="20"/>
                  <w:szCs w:val="20"/>
                </w:rPr>
                <w:t>(</w:t>
              </w:r>
            </w:ins>
            <w:ins w:id="338" w:author="Naveen Premnath [2]" w:date="2024-09-10T23:55:00Z">
              <w:r w:rsidR="003A2B0C">
                <w:rPr>
                  <w:rFonts w:ascii="Arial" w:hAnsi="Arial" w:cs="Arial"/>
                  <w:sz w:val="20"/>
                  <w:szCs w:val="20"/>
                </w:rPr>
                <w:t>184599966</w:t>
              </w:r>
            </w:ins>
            <w:ins w:id="339" w:author="Naveen Premnath [2]" w:date="2024-09-10T23:49: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5C5BED4D" w14:textId="77777777" w:rsidR="00D208B7" w:rsidRDefault="00D208B7" w:rsidP="00B2419E">
            <w:pPr>
              <w:jc w:val="center"/>
              <w:rPr>
                <w:ins w:id="340" w:author="Naveen Premnath [2]" w:date="2024-09-10T23:53:00Z"/>
                <w:rFonts w:ascii="Arial" w:hAnsi="Arial" w:cs="Arial"/>
                <w:sz w:val="20"/>
                <w:szCs w:val="20"/>
              </w:rPr>
            </w:pPr>
            <w:r w:rsidRPr="008E0D77">
              <w:rPr>
                <w:rFonts w:ascii="Arial" w:hAnsi="Arial" w:cs="Arial"/>
                <w:sz w:val="20"/>
                <w:szCs w:val="20"/>
              </w:rPr>
              <w:t>4702(65)</w:t>
            </w:r>
          </w:p>
          <w:p w14:paraId="5ADAAFA3" w14:textId="4EAECDFF" w:rsidR="00B2419E" w:rsidRPr="008E0D77" w:rsidRDefault="00B2419E" w:rsidP="00B2419E">
            <w:pPr>
              <w:jc w:val="center"/>
              <w:rPr>
                <w:rFonts w:ascii="Arial" w:hAnsi="Arial" w:cs="Arial"/>
                <w:sz w:val="20"/>
                <w:szCs w:val="20"/>
              </w:rPr>
            </w:pPr>
            <w:ins w:id="341" w:author="Naveen Premnath [2]" w:date="2024-09-10T23:53:00Z">
              <w:r>
                <w:rPr>
                  <w:rFonts w:ascii="Arial" w:hAnsi="Arial" w:cs="Arial"/>
                  <w:sz w:val="20"/>
                  <w:szCs w:val="20"/>
                </w:rPr>
                <w:t>(</w:t>
              </w:r>
            </w:ins>
            <w:ins w:id="342" w:author="Naveen Premnath [2]" w:date="2024-09-11T00:04:00Z">
              <w:r w:rsidR="003A2B0C">
                <w:rPr>
                  <w:rFonts w:ascii="Arial" w:hAnsi="Arial" w:cs="Arial"/>
                  <w:sz w:val="20"/>
                  <w:szCs w:val="20"/>
                </w:rPr>
                <w:t>11540183</w:t>
              </w:r>
            </w:ins>
            <w:ins w:id="343" w:author="Naveen Premnath [2]" w:date="2024-09-10T23:53: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15DC7A9B" w14:textId="77777777" w:rsidR="00D208B7" w:rsidRDefault="00D208B7" w:rsidP="004E6599">
            <w:pPr>
              <w:jc w:val="center"/>
              <w:rPr>
                <w:ins w:id="344" w:author="Naveen Premnath [2]" w:date="2024-09-10T23:17:00Z"/>
                <w:rFonts w:ascii="Arial" w:hAnsi="Arial" w:cs="Arial"/>
                <w:sz w:val="20"/>
                <w:szCs w:val="20"/>
              </w:rPr>
            </w:pPr>
            <w:r w:rsidRPr="008E0D77">
              <w:rPr>
                <w:rFonts w:ascii="Arial" w:hAnsi="Arial" w:cs="Arial"/>
                <w:sz w:val="20"/>
                <w:szCs w:val="20"/>
              </w:rPr>
              <w:t>1806(64)</w:t>
            </w:r>
          </w:p>
          <w:p w14:paraId="5D4E971F" w14:textId="58D7EAE5" w:rsidR="004E6599" w:rsidRPr="008E0D77" w:rsidRDefault="004E6599" w:rsidP="004E6599">
            <w:pPr>
              <w:jc w:val="center"/>
              <w:rPr>
                <w:rFonts w:ascii="Arial" w:hAnsi="Arial" w:cs="Arial"/>
                <w:sz w:val="20"/>
                <w:szCs w:val="20"/>
              </w:rPr>
            </w:pPr>
            <w:ins w:id="345" w:author="Naveen Premnath [2]" w:date="2024-09-10T23:17:00Z">
              <w:r>
                <w:rPr>
                  <w:rFonts w:ascii="Arial" w:hAnsi="Arial" w:cs="Arial"/>
                  <w:sz w:val="20"/>
                  <w:szCs w:val="20"/>
                </w:rPr>
                <w:t>(</w:t>
              </w:r>
            </w:ins>
            <w:ins w:id="346" w:author="Naveen Premnath [2]" w:date="2024-09-10T23:31:00Z">
              <w:r w:rsidR="00AC6B7D">
                <w:rPr>
                  <w:rFonts w:ascii="Arial" w:hAnsi="Arial" w:cs="Arial"/>
                  <w:sz w:val="20"/>
                  <w:szCs w:val="20"/>
                </w:rPr>
                <w:t>4632624</w:t>
              </w:r>
            </w:ins>
            <w:ins w:id="347" w:author="Naveen Premnath [2]" w:date="2024-09-10T23:17:00Z">
              <w:r>
                <w:rPr>
                  <w:rFonts w:ascii="Arial" w:hAnsi="Arial" w:cs="Arial"/>
                  <w:sz w:val="20"/>
                  <w:szCs w:val="20"/>
                </w:rPr>
                <w:t>)</w:t>
              </w:r>
            </w:ins>
          </w:p>
        </w:tc>
      </w:tr>
      <w:tr w:rsidR="00D208B7" w:rsidRPr="008E0D77" w14:paraId="1A1B5796" w14:textId="77777777" w:rsidTr="00AE288C">
        <w:trPr>
          <w:trHeight w:val="710"/>
        </w:trPr>
        <w:tc>
          <w:tcPr>
            <w:tcW w:w="2065" w:type="dxa"/>
            <w:tcBorders>
              <w:top w:val="single" w:sz="4" w:space="0" w:color="auto"/>
              <w:left w:val="single" w:sz="4" w:space="0" w:color="auto"/>
              <w:bottom w:val="single" w:sz="4" w:space="0" w:color="auto"/>
              <w:right w:val="single" w:sz="4" w:space="0" w:color="auto"/>
            </w:tcBorders>
            <w:hideMark/>
          </w:tcPr>
          <w:p w14:paraId="7EA598E0" w14:textId="50CB8620" w:rsidR="00D208B7" w:rsidRPr="008E0D77" w:rsidRDefault="00D208B7" w:rsidP="00835045">
            <w:pPr>
              <w:rPr>
                <w:rFonts w:ascii="Arial" w:hAnsi="Arial" w:cs="Arial"/>
                <w:sz w:val="20"/>
                <w:szCs w:val="20"/>
              </w:rPr>
            </w:pPr>
            <w:r w:rsidRPr="008E0D77">
              <w:rPr>
                <w:rFonts w:ascii="Arial" w:hAnsi="Arial" w:cs="Arial"/>
                <w:bCs/>
                <w:sz w:val="20"/>
                <w:szCs w:val="20"/>
              </w:rPr>
              <w:t>Income individual median</w:t>
            </w:r>
            <w:ins w:id="348" w:author="Helen M Parsons" w:date="2024-10-11T16:58:00Z">
              <w:r w:rsidR="008E47FC">
                <w:rPr>
                  <w:rFonts w:ascii="Arial" w:hAnsi="Arial" w:cs="Arial"/>
                  <w:bCs/>
                  <w:sz w:val="20"/>
                  <w:szCs w:val="20"/>
                </w:rPr>
                <w:t xml:space="preserve">, $ </w:t>
              </w:r>
            </w:ins>
          </w:p>
        </w:tc>
        <w:tc>
          <w:tcPr>
            <w:tcW w:w="1440" w:type="dxa"/>
            <w:tcBorders>
              <w:top w:val="single" w:sz="4" w:space="0" w:color="auto"/>
              <w:left w:val="single" w:sz="4" w:space="0" w:color="auto"/>
              <w:bottom w:val="single" w:sz="4" w:space="0" w:color="auto"/>
              <w:right w:val="single" w:sz="4" w:space="0" w:color="auto"/>
            </w:tcBorders>
            <w:hideMark/>
          </w:tcPr>
          <w:p w14:paraId="31E6C682" w14:textId="741AA8F8" w:rsidR="00D208B7" w:rsidRPr="008E0D77" w:rsidRDefault="008E47FC" w:rsidP="00D208B7">
            <w:pPr>
              <w:jc w:val="center"/>
              <w:rPr>
                <w:rFonts w:ascii="Arial" w:hAnsi="Arial" w:cs="Arial"/>
                <w:sz w:val="20"/>
                <w:szCs w:val="20"/>
              </w:rPr>
            </w:pPr>
            <w:ins w:id="349" w:author="Helen M Parsons" w:date="2024-10-11T16:59:00Z">
              <w:r>
                <w:rPr>
                  <w:rFonts w:ascii="Arial" w:hAnsi="Arial" w:cs="Arial"/>
                  <w:sz w:val="20"/>
                  <w:szCs w:val="20"/>
                </w:rPr>
                <w:t>$</w:t>
              </w:r>
            </w:ins>
            <w:r w:rsidR="00D208B7" w:rsidRPr="008E0D77">
              <w:rPr>
                <w:rFonts w:ascii="Arial" w:hAnsi="Arial" w:cs="Arial"/>
                <w:sz w:val="20"/>
                <w:szCs w:val="20"/>
              </w:rPr>
              <w:t>28</w:t>
            </w:r>
            <w:ins w:id="350" w:author="Helen M Parsons" w:date="2024-10-11T16:59:00Z">
              <w:r>
                <w:rPr>
                  <w:rFonts w:ascii="Arial" w:hAnsi="Arial" w:cs="Arial"/>
                  <w:sz w:val="20"/>
                  <w:szCs w:val="20"/>
                </w:rPr>
                <w:t>,</w:t>
              </w:r>
            </w:ins>
            <w:r w:rsidR="00D208B7" w:rsidRPr="008E0D77">
              <w:rPr>
                <w:rFonts w:ascii="Arial" w:hAnsi="Arial" w:cs="Arial"/>
                <w:sz w:val="20"/>
                <w:szCs w:val="20"/>
              </w:rPr>
              <w:t>322</w:t>
            </w:r>
          </w:p>
        </w:tc>
        <w:tc>
          <w:tcPr>
            <w:tcW w:w="1530" w:type="dxa"/>
            <w:tcBorders>
              <w:top w:val="single" w:sz="4" w:space="0" w:color="auto"/>
              <w:left w:val="single" w:sz="4" w:space="0" w:color="auto"/>
              <w:bottom w:val="single" w:sz="4" w:space="0" w:color="auto"/>
              <w:right w:val="single" w:sz="4" w:space="0" w:color="auto"/>
            </w:tcBorders>
            <w:hideMark/>
          </w:tcPr>
          <w:p w14:paraId="7D5A29E3" w14:textId="77777777" w:rsidR="00D208B7" w:rsidRPr="008E0D77" w:rsidRDefault="00D208B7" w:rsidP="00D208B7">
            <w:pPr>
              <w:jc w:val="center"/>
              <w:rPr>
                <w:rFonts w:ascii="Arial" w:hAnsi="Arial" w:cs="Arial"/>
                <w:sz w:val="20"/>
                <w:szCs w:val="20"/>
              </w:rPr>
            </w:pPr>
            <w:r w:rsidRPr="008E0D77">
              <w:rPr>
                <w:rFonts w:ascii="Arial" w:hAnsi="Arial" w:cs="Arial"/>
                <w:sz w:val="20"/>
                <w:szCs w:val="20"/>
              </w:rPr>
              <w:t>15000</w:t>
            </w:r>
          </w:p>
        </w:tc>
        <w:tc>
          <w:tcPr>
            <w:tcW w:w="1350" w:type="dxa"/>
            <w:tcBorders>
              <w:top w:val="single" w:sz="4" w:space="0" w:color="auto"/>
              <w:left w:val="single" w:sz="4" w:space="0" w:color="auto"/>
              <w:bottom w:val="single" w:sz="4" w:space="0" w:color="auto"/>
              <w:right w:val="single" w:sz="4" w:space="0" w:color="auto"/>
            </w:tcBorders>
            <w:hideMark/>
          </w:tcPr>
          <w:p w14:paraId="0705E04E" w14:textId="77777777" w:rsidR="00D208B7" w:rsidRPr="008E0D77" w:rsidRDefault="00D208B7" w:rsidP="00D208B7">
            <w:pPr>
              <w:jc w:val="center"/>
              <w:rPr>
                <w:rFonts w:ascii="Arial" w:hAnsi="Arial" w:cs="Arial"/>
                <w:sz w:val="20"/>
                <w:szCs w:val="20"/>
              </w:rPr>
            </w:pPr>
            <w:r w:rsidRPr="008E0D77">
              <w:rPr>
                <w:rFonts w:ascii="Arial" w:hAnsi="Arial" w:cs="Arial"/>
                <w:sz w:val="20"/>
                <w:szCs w:val="20"/>
              </w:rPr>
              <w:t>17237</w:t>
            </w:r>
          </w:p>
        </w:tc>
        <w:tc>
          <w:tcPr>
            <w:tcW w:w="1710" w:type="dxa"/>
            <w:tcBorders>
              <w:top w:val="single" w:sz="4" w:space="0" w:color="auto"/>
              <w:left w:val="single" w:sz="4" w:space="0" w:color="auto"/>
              <w:bottom w:val="single" w:sz="4" w:space="0" w:color="auto"/>
              <w:right w:val="single" w:sz="4" w:space="0" w:color="auto"/>
            </w:tcBorders>
            <w:hideMark/>
          </w:tcPr>
          <w:p w14:paraId="077AC71D" w14:textId="77777777" w:rsidR="00D208B7" w:rsidRPr="008E0D77" w:rsidRDefault="00D208B7" w:rsidP="00D208B7">
            <w:pPr>
              <w:jc w:val="center"/>
              <w:rPr>
                <w:rFonts w:ascii="Arial" w:hAnsi="Arial" w:cs="Arial"/>
                <w:sz w:val="20"/>
                <w:szCs w:val="20"/>
              </w:rPr>
            </w:pPr>
            <w:r w:rsidRPr="008E0D77">
              <w:rPr>
                <w:rFonts w:ascii="Arial" w:hAnsi="Arial" w:cs="Arial"/>
                <w:sz w:val="20"/>
                <w:szCs w:val="20"/>
              </w:rPr>
              <w:t>25000</w:t>
            </w:r>
          </w:p>
        </w:tc>
        <w:tc>
          <w:tcPr>
            <w:tcW w:w="1530" w:type="dxa"/>
            <w:tcBorders>
              <w:top w:val="single" w:sz="4" w:space="0" w:color="auto"/>
              <w:left w:val="single" w:sz="4" w:space="0" w:color="auto"/>
              <w:bottom w:val="single" w:sz="4" w:space="0" w:color="auto"/>
              <w:right w:val="single" w:sz="4" w:space="0" w:color="auto"/>
            </w:tcBorders>
            <w:hideMark/>
          </w:tcPr>
          <w:p w14:paraId="0C354E8C" w14:textId="77777777" w:rsidR="00D208B7" w:rsidRPr="008E0D77" w:rsidRDefault="00D208B7" w:rsidP="00D208B7">
            <w:pPr>
              <w:jc w:val="center"/>
              <w:rPr>
                <w:rFonts w:ascii="Arial" w:hAnsi="Arial" w:cs="Arial"/>
                <w:sz w:val="20"/>
                <w:szCs w:val="20"/>
              </w:rPr>
            </w:pPr>
            <w:r w:rsidRPr="008E0D77">
              <w:rPr>
                <w:rFonts w:ascii="Arial" w:hAnsi="Arial" w:cs="Arial"/>
                <w:sz w:val="20"/>
                <w:szCs w:val="20"/>
              </w:rPr>
              <w:t>11900</w:t>
            </w:r>
          </w:p>
        </w:tc>
        <w:tc>
          <w:tcPr>
            <w:tcW w:w="1980" w:type="dxa"/>
            <w:tcBorders>
              <w:top w:val="single" w:sz="4" w:space="0" w:color="auto"/>
              <w:left w:val="single" w:sz="4" w:space="0" w:color="auto"/>
              <w:bottom w:val="single" w:sz="4" w:space="0" w:color="auto"/>
              <w:right w:val="single" w:sz="4" w:space="0" w:color="auto"/>
            </w:tcBorders>
            <w:hideMark/>
          </w:tcPr>
          <w:p w14:paraId="74130E5F" w14:textId="77777777" w:rsidR="00D208B7" w:rsidRPr="008E0D77" w:rsidRDefault="00D208B7" w:rsidP="00D208B7">
            <w:pPr>
              <w:jc w:val="center"/>
              <w:rPr>
                <w:rFonts w:ascii="Arial" w:hAnsi="Arial" w:cs="Arial"/>
                <w:sz w:val="20"/>
                <w:szCs w:val="20"/>
              </w:rPr>
            </w:pPr>
            <w:r w:rsidRPr="008E0D77">
              <w:rPr>
                <w:rFonts w:ascii="Arial" w:hAnsi="Arial" w:cs="Arial"/>
                <w:sz w:val="20"/>
                <w:szCs w:val="20"/>
              </w:rPr>
              <w:t>13200</w:t>
            </w:r>
          </w:p>
        </w:tc>
      </w:tr>
      <w:tr w:rsidR="00D208B7" w:rsidRPr="008E0D77" w14:paraId="6F7FF469" w14:textId="77777777" w:rsidTr="00AE288C">
        <w:trPr>
          <w:trHeight w:val="58"/>
        </w:trPr>
        <w:tc>
          <w:tcPr>
            <w:tcW w:w="2065" w:type="dxa"/>
            <w:tcBorders>
              <w:top w:val="single" w:sz="4" w:space="0" w:color="auto"/>
              <w:left w:val="single" w:sz="4" w:space="0" w:color="auto"/>
              <w:bottom w:val="single" w:sz="4" w:space="0" w:color="auto"/>
              <w:right w:val="single" w:sz="4" w:space="0" w:color="auto"/>
            </w:tcBorders>
            <w:hideMark/>
          </w:tcPr>
          <w:p w14:paraId="25FBDFBF" w14:textId="77777777" w:rsidR="00D208B7" w:rsidRPr="008E0D77" w:rsidRDefault="00D208B7" w:rsidP="00835045">
            <w:pPr>
              <w:rPr>
                <w:rFonts w:ascii="Arial" w:hAnsi="Arial" w:cs="Arial"/>
                <w:b/>
                <w:bCs/>
                <w:sz w:val="20"/>
                <w:szCs w:val="20"/>
              </w:rPr>
            </w:pPr>
            <w:r w:rsidRPr="008E0D77">
              <w:rPr>
                <w:rFonts w:ascii="Arial" w:hAnsi="Arial" w:cs="Arial"/>
                <w:b/>
                <w:bCs/>
                <w:sz w:val="20"/>
                <w:szCs w:val="20"/>
              </w:rPr>
              <w:t>Income Status</w:t>
            </w:r>
          </w:p>
        </w:tc>
        <w:tc>
          <w:tcPr>
            <w:tcW w:w="1440" w:type="dxa"/>
            <w:tcBorders>
              <w:top w:val="single" w:sz="4" w:space="0" w:color="auto"/>
              <w:left w:val="single" w:sz="4" w:space="0" w:color="auto"/>
              <w:bottom w:val="single" w:sz="4" w:space="0" w:color="auto"/>
              <w:right w:val="single" w:sz="4" w:space="0" w:color="auto"/>
            </w:tcBorders>
          </w:tcPr>
          <w:p w14:paraId="4AC37C73"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88A2E5B"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8212615"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2ABEE958"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790A963A"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632374B" w14:textId="77777777" w:rsidR="00D208B7" w:rsidRPr="008E0D77" w:rsidRDefault="00D208B7" w:rsidP="00D208B7">
            <w:pPr>
              <w:jc w:val="center"/>
              <w:rPr>
                <w:rFonts w:ascii="Arial" w:hAnsi="Arial" w:cs="Arial"/>
                <w:sz w:val="20"/>
                <w:szCs w:val="20"/>
              </w:rPr>
            </w:pPr>
          </w:p>
        </w:tc>
      </w:tr>
      <w:tr w:rsidR="00D208B7" w:rsidRPr="008E0D77" w14:paraId="56F4BCA1" w14:textId="77777777" w:rsidTr="00AE288C">
        <w:trPr>
          <w:trHeight w:val="287"/>
        </w:trPr>
        <w:tc>
          <w:tcPr>
            <w:tcW w:w="2065" w:type="dxa"/>
            <w:tcBorders>
              <w:top w:val="single" w:sz="4" w:space="0" w:color="auto"/>
              <w:left w:val="single" w:sz="4" w:space="0" w:color="auto"/>
              <w:bottom w:val="single" w:sz="4" w:space="0" w:color="auto"/>
              <w:right w:val="single" w:sz="4" w:space="0" w:color="auto"/>
            </w:tcBorders>
            <w:hideMark/>
          </w:tcPr>
          <w:p w14:paraId="1E6B7E49" w14:textId="77777777" w:rsidR="00994E08" w:rsidRDefault="00D208B7" w:rsidP="00994E08">
            <w:pPr>
              <w:rPr>
                <w:ins w:id="351" w:author="Naveen Premnath [2]" w:date="2024-09-21T00:16:00Z"/>
                <w:rFonts w:ascii="Arial" w:hAnsi="Arial" w:cs="Arial"/>
                <w:bCs/>
                <w:sz w:val="20"/>
                <w:szCs w:val="20"/>
              </w:rPr>
            </w:pPr>
            <w:r w:rsidRPr="008E0D77">
              <w:rPr>
                <w:rFonts w:ascii="Arial" w:hAnsi="Arial" w:cs="Arial"/>
                <w:bCs/>
                <w:sz w:val="20"/>
                <w:szCs w:val="20"/>
              </w:rPr>
              <w:t>Poor</w:t>
            </w:r>
            <w:ins w:id="352" w:author="Naveen Premnath [2]" w:date="2024-09-21T00:16:00Z">
              <w:r w:rsidR="00994E08">
                <w:rPr>
                  <w:rFonts w:ascii="Arial" w:hAnsi="Arial" w:cs="Arial"/>
                  <w:bCs/>
                  <w:sz w:val="20"/>
                  <w:szCs w:val="20"/>
                </w:rPr>
                <w:t xml:space="preserve"> </w:t>
              </w:r>
              <w:r w:rsidR="00994E08" w:rsidRPr="008E0D77">
                <w:rPr>
                  <w:rFonts w:ascii="Arial" w:hAnsi="Arial" w:cs="Arial"/>
                  <w:bCs/>
                  <w:sz w:val="20"/>
                  <w:szCs w:val="20"/>
                </w:rPr>
                <w:t>(%)</w:t>
              </w:r>
            </w:ins>
          </w:p>
          <w:p w14:paraId="1AD05AE1" w14:textId="1CD87131" w:rsidR="00D208B7" w:rsidRPr="008E0D77" w:rsidRDefault="00994E08" w:rsidP="00994E08">
            <w:pPr>
              <w:rPr>
                <w:rFonts w:ascii="Arial" w:hAnsi="Arial" w:cs="Arial"/>
                <w:bCs/>
                <w:sz w:val="20"/>
                <w:szCs w:val="20"/>
              </w:rPr>
            </w:pPr>
            <w:ins w:id="353" w:author="Naveen Premnath [2]" w:date="2024-09-21T00:16: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2DD329E5" w14:textId="77777777" w:rsidR="00D208B7" w:rsidRDefault="00D208B7" w:rsidP="00AE288C">
            <w:pPr>
              <w:jc w:val="center"/>
              <w:rPr>
                <w:ins w:id="354" w:author="Naveen Premnath [2]" w:date="2024-09-08T17:03:00Z"/>
                <w:rFonts w:ascii="Arial" w:hAnsi="Arial" w:cs="Arial"/>
                <w:sz w:val="20"/>
                <w:szCs w:val="20"/>
              </w:rPr>
            </w:pPr>
            <w:r w:rsidRPr="008E0D77">
              <w:rPr>
                <w:rFonts w:ascii="Arial" w:hAnsi="Arial" w:cs="Arial"/>
                <w:sz w:val="20"/>
                <w:szCs w:val="20"/>
              </w:rPr>
              <w:t>1226(13)</w:t>
            </w:r>
          </w:p>
          <w:p w14:paraId="463B3198" w14:textId="13E9F096" w:rsidR="00AE288C" w:rsidRPr="008E0D77" w:rsidRDefault="00AE288C" w:rsidP="00AE288C">
            <w:pPr>
              <w:jc w:val="center"/>
              <w:rPr>
                <w:rFonts w:ascii="Arial" w:hAnsi="Arial" w:cs="Arial"/>
                <w:sz w:val="20"/>
                <w:szCs w:val="20"/>
              </w:rPr>
            </w:pPr>
            <w:ins w:id="355" w:author="Naveen Premnath [2]" w:date="2024-09-08T17:03:00Z">
              <w:r>
                <w:rPr>
                  <w:rFonts w:ascii="Arial" w:hAnsi="Arial" w:cs="Arial"/>
                  <w:sz w:val="20"/>
                  <w:szCs w:val="20"/>
                </w:rPr>
                <w:t>(2371121)</w:t>
              </w:r>
            </w:ins>
          </w:p>
        </w:tc>
        <w:tc>
          <w:tcPr>
            <w:tcW w:w="1530" w:type="dxa"/>
            <w:tcBorders>
              <w:top w:val="single" w:sz="4" w:space="0" w:color="auto"/>
              <w:left w:val="single" w:sz="4" w:space="0" w:color="auto"/>
              <w:bottom w:val="single" w:sz="4" w:space="0" w:color="auto"/>
              <w:right w:val="single" w:sz="4" w:space="0" w:color="auto"/>
            </w:tcBorders>
            <w:hideMark/>
          </w:tcPr>
          <w:p w14:paraId="2DCA29AA" w14:textId="77777777" w:rsidR="00D208B7" w:rsidRDefault="00D208B7" w:rsidP="009E45AF">
            <w:pPr>
              <w:jc w:val="center"/>
              <w:rPr>
                <w:ins w:id="356" w:author="Naveen Premnath [2]" w:date="2024-09-08T16:46:00Z"/>
                <w:rFonts w:ascii="Arial" w:hAnsi="Arial" w:cs="Arial"/>
                <w:sz w:val="20"/>
                <w:szCs w:val="20"/>
              </w:rPr>
            </w:pPr>
            <w:r w:rsidRPr="008E0D77">
              <w:rPr>
                <w:rFonts w:ascii="Arial" w:hAnsi="Arial" w:cs="Arial"/>
                <w:sz w:val="20"/>
                <w:szCs w:val="20"/>
              </w:rPr>
              <w:t>508(26)</w:t>
            </w:r>
          </w:p>
          <w:p w14:paraId="67EA7579" w14:textId="5242D766" w:rsidR="009E45AF" w:rsidRPr="008E0D77" w:rsidRDefault="009E45AF" w:rsidP="009E45AF">
            <w:pPr>
              <w:jc w:val="center"/>
              <w:rPr>
                <w:rFonts w:ascii="Arial" w:hAnsi="Arial" w:cs="Arial"/>
                <w:sz w:val="20"/>
                <w:szCs w:val="20"/>
              </w:rPr>
            </w:pPr>
            <w:ins w:id="357" w:author="Naveen Premnath [2]" w:date="2024-09-08T16:46:00Z">
              <w:r>
                <w:rPr>
                  <w:rFonts w:ascii="Arial" w:hAnsi="Arial" w:cs="Arial"/>
                  <w:sz w:val="20"/>
                  <w:szCs w:val="20"/>
                </w:rPr>
                <w:t>1011463</w:t>
              </w:r>
            </w:ins>
          </w:p>
        </w:tc>
        <w:tc>
          <w:tcPr>
            <w:tcW w:w="1350" w:type="dxa"/>
            <w:tcBorders>
              <w:top w:val="single" w:sz="4" w:space="0" w:color="auto"/>
              <w:left w:val="single" w:sz="4" w:space="0" w:color="auto"/>
              <w:bottom w:val="single" w:sz="4" w:space="0" w:color="auto"/>
              <w:right w:val="single" w:sz="4" w:space="0" w:color="auto"/>
            </w:tcBorders>
            <w:hideMark/>
          </w:tcPr>
          <w:p w14:paraId="6D28D891" w14:textId="77777777" w:rsidR="00D208B7" w:rsidRDefault="00D208B7" w:rsidP="00BF2775">
            <w:pPr>
              <w:jc w:val="center"/>
              <w:rPr>
                <w:ins w:id="358" w:author="Naveen Premnath [2]" w:date="2024-09-09T13:04:00Z"/>
                <w:rFonts w:ascii="Arial" w:hAnsi="Arial" w:cs="Arial"/>
                <w:sz w:val="20"/>
                <w:szCs w:val="20"/>
              </w:rPr>
            </w:pPr>
            <w:r w:rsidRPr="008E0D77">
              <w:rPr>
                <w:rFonts w:ascii="Arial" w:hAnsi="Arial" w:cs="Arial"/>
                <w:sz w:val="20"/>
                <w:szCs w:val="20"/>
              </w:rPr>
              <w:t>214(23)</w:t>
            </w:r>
          </w:p>
          <w:p w14:paraId="28A99A52" w14:textId="3BDEA93F" w:rsidR="00BF2775" w:rsidRPr="008E0D77" w:rsidRDefault="00BF2775" w:rsidP="00BF2775">
            <w:pPr>
              <w:jc w:val="center"/>
              <w:rPr>
                <w:rFonts w:ascii="Arial" w:hAnsi="Arial" w:cs="Arial"/>
                <w:sz w:val="20"/>
                <w:szCs w:val="20"/>
              </w:rPr>
            </w:pPr>
            <w:ins w:id="359" w:author="Naveen Premnath [2]" w:date="2024-09-09T13:04:00Z">
              <w:r>
                <w:rPr>
                  <w:rFonts w:ascii="Arial" w:hAnsi="Arial" w:cs="Arial"/>
                  <w:sz w:val="20"/>
                  <w:szCs w:val="20"/>
                </w:rPr>
                <w:t>(425590)</w:t>
              </w:r>
            </w:ins>
          </w:p>
        </w:tc>
        <w:tc>
          <w:tcPr>
            <w:tcW w:w="1710" w:type="dxa"/>
            <w:tcBorders>
              <w:top w:val="single" w:sz="4" w:space="0" w:color="auto"/>
              <w:left w:val="single" w:sz="4" w:space="0" w:color="auto"/>
              <w:bottom w:val="single" w:sz="4" w:space="0" w:color="auto"/>
              <w:right w:val="single" w:sz="4" w:space="0" w:color="auto"/>
            </w:tcBorders>
            <w:hideMark/>
          </w:tcPr>
          <w:p w14:paraId="72DE46C9" w14:textId="77777777" w:rsidR="00D208B7" w:rsidRDefault="00D208B7" w:rsidP="00B2419E">
            <w:pPr>
              <w:jc w:val="center"/>
              <w:rPr>
                <w:ins w:id="360" w:author="Naveen Premnath [2]" w:date="2024-09-10T23:50:00Z"/>
                <w:rFonts w:ascii="Arial" w:hAnsi="Arial" w:cs="Arial"/>
                <w:sz w:val="20"/>
                <w:szCs w:val="20"/>
              </w:rPr>
            </w:pPr>
            <w:r w:rsidRPr="008E0D77">
              <w:rPr>
                <w:rFonts w:ascii="Arial" w:hAnsi="Arial" w:cs="Arial"/>
                <w:sz w:val="20"/>
                <w:szCs w:val="20"/>
              </w:rPr>
              <w:t>13440(16)</w:t>
            </w:r>
          </w:p>
          <w:p w14:paraId="0D91FCD5" w14:textId="05EA6FE8" w:rsidR="00B2419E" w:rsidRPr="008E0D77" w:rsidRDefault="00B2419E" w:rsidP="00B2419E">
            <w:pPr>
              <w:jc w:val="center"/>
              <w:rPr>
                <w:rFonts w:ascii="Arial" w:hAnsi="Arial" w:cs="Arial"/>
                <w:sz w:val="20"/>
                <w:szCs w:val="20"/>
              </w:rPr>
            </w:pPr>
            <w:ins w:id="361" w:author="Naveen Premnath [2]" w:date="2024-09-10T23:50:00Z">
              <w:r>
                <w:rPr>
                  <w:rFonts w:ascii="Arial" w:hAnsi="Arial" w:cs="Arial"/>
                  <w:sz w:val="20"/>
                  <w:szCs w:val="20"/>
                </w:rPr>
                <w:t>(</w:t>
              </w:r>
            </w:ins>
            <w:ins w:id="362" w:author="Naveen Premnath [2]" w:date="2024-09-10T23:56:00Z">
              <w:r w:rsidR="003A2B0C">
                <w:rPr>
                  <w:rFonts w:ascii="Arial" w:hAnsi="Arial" w:cs="Arial"/>
                  <w:sz w:val="20"/>
                  <w:szCs w:val="20"/>
                </w:rPr>
                <w:t>23953758</w:t>
              </w:r>
            </w:ins>
            <w:ins w:id="363" w:author="Naveen Premnath [2]" w:date="2024-09-10T23:50: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3045CFA1" w14:textId="77777777" w:rsidR="00D208B7" w:rsidRDefault="00D208B7" w:rsidP="00B2419E">
            <w:pPr>
              <w:jc w:val="center"/>
              <w:rPr>
                <w:ins w:id="364" w:author="Naveen Premnath [2]" w:date="2024-09-10T23:52:00Z"/>
                <w:rFonts w:ascii="Arial" w:hAnsi="Arial" w:cs="Arial"/>
                <w:sz w:val="20"/>
                <w:szCs w:val="20"/>
              </w:rPr>
            </w:pPr>
            <w:r w:rsidRPr="008E0D77">
              <w:rPr>
                <w:rFonts w:ascii="Arial" w:hAnsi="Arial" w:cs="Arial"/>
                <w:sz w:val="20"/>
                <w:szCs w:val="20"/>
              </w:rPr>
              <w:t>2553(35)</w:t>
            </w:r>
          </w:p>
          <w:p w14:paraId="349D1DF8" w14:textId="48BB212F" w:rsidR="00B2419E" w:rsidRPr="008E0D77" w:rsidRDefault="00B2419E" w:rsidP="00B2419E">
            <w:pPr>
              <w:jc w:val="center"/>
              <w:rPr>
                <w:rFonts w:ascii="Arial" w:hAnsi="Arial" w:cs="Arial"/>
                <w:sz w:val="20"/>
                <w:szCs w:val="20"/>
              </w:rPr>
            </w:pPr>
            <w:ins w:id="365" w:author="Naveen Premnath [2]" w:date="2024-09-10T23:52:00Z">
              <w:r>
                <w:rPr>
                  <w:rFonts w:ascii="Arial" w:hAnsi="Arial" w:cs="Arial"/>
                  <w:sz w:val="20"/>
                  <w:szCs w:val="20"/>
                </w:rPr>
                <w:t>(</w:t>
              </w:r>
            </w:ins>
            <w:ins w:id="366" w:author="Naveen Premnath [2]" w:date="2024-09-11T00:04:00Z">
              <w:r w:rsidR="003A2B0C">
                <w:rPr>
                  <w:rFonts w:ascii="Arial" w:hAnsi="Arial" w:cs="Arial"/>
                  <w:sz w:val="20"/>
                  <w:szCs w:val="20"/>
                </w:rPr>
                <w:t>474390</w:t>
              </w:r>
              <w:r w:rsidR="00D72165">
                <w:rPr>
                  <w:rFonts w:ascii="Arial" w:hAnsi="Arial" w:cs="Arial"/>
                  <w:sz w:val="20"/>
                  <w:szCs w:val="20"/>
                </w:rPr>
                <w:t>6</w:t>
              </w:r>
            </w:ins>
            <w:ins w:id="367"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538B2FFE" w14:textId="77777777" w:rsidR="00D208B7" w:rsidRDefault="00D208B7" w:rsidP="00AC6B7D">
            <w:pPr>
              <w:jc w:val="center"/>
              <w:rPr>
                <w:ins w:id="368" w:author="Naveen Premnath [2]" w:date="2024-09-10T23:31:00Z"/>
                <w:rFonts w:ascii="Arial" w:hAnsi="Arial" w:cs="Arial"/>
                <w:sz w:val="20"/>
                <w:szCs w:val="20"/>
              </w:rPr>
            </w:pPr>
            <w:r w:rsidRPr="008E0D77">
              <w:rPr>
                <w:rFonts w:ascii="Arial" w:hAnsi="Arial" w:cs="Arial"/>
                <w:sz w:val="20"/>
                <w:szCs w:val="20"/>
              </w:rPr>
              <w:t>857(3</w:t>
            </w:r>
            <w:r w:rsidR="00625993">
              <w:rPr>
                <w:rFonts w:ascii="Arial" w:hAnsi="Arial" w:cs="Arial"/>
                <w:sz w:val="20"/>
                <w:szCs w:val="20"/>
              </w:rPr>
              <w:t>1</w:t>
            </w:r>
            <w:r w:rsidRPr="008E0D77">
              <w:rPr>
                <w:rFonts w:ascii="Arial" w:hAnsi="Arial" w:cs="Arial"/>
                <w:sz w:val="20"/>
                <w:szCs w:val="20"/>
              </w:rPr>
              <w:t>)</w:t>
            </w:r>
          </w:p>
          <w:p w14:paraId="0A937B7A" w14:textId="47309E2D" w:rsidR="00AC6B7D" w:rsidRPr="008E0D77" w:rsidRDefault="00AC6B7D" w:rsidP="00AC6B7D">
            <w:pPr>
              <w:jc w:val="center"/>
              <w:rPr>
                <w:rFonts w:ascii="Arial" w:hAnsi="Arial" w:cs="Arial"/>
                <w:sz w:val="20"/>
                <w:szCs w:val="20"/>
              </w:rPr>
            </w:pPr>
            <w:ins w:id="369" w:author="Naveen Premnath [2]" w:date="2024-09-10T23:31:00Z">
              <w:r>
                <w:rPr>
                  <w:rFonts w:ascii="Arial" w:hAnsi="Arial" w:cs="Arial"/>
                  <w:sz w:val="20"/>
                  <w:szCs w:val="20"/>
                </w:rPr>
                <w:t>(</w:t>
              </w:r>
            </w:ins>
            <w:ins w:id="370" w:author="Naveen Premnath [2]" w:date="2024-09-10T23:34:00Z">
              <w:r>
                <w:rPr>
                  <w:rFonts w:ascii="Arial" w:hAnsi="Arial" w:cs="Arial"/>
                  <w:sz w:val="20"/>
                  <w:szCs w:val="20"/>
                </w:rPr>
                <w:t>1567963</w:t>
              </w:r>
            </w:ins>
            <w:ins w:id="371" w:author="Naveen Premnath [2]" w:date="2024-09-10T23:31:00Z">
              <w:r>
                <w:rPr>
                  <w:rFonts w:ascii="Arial" w:hAnsi="Arial" w:cs="Arial"/>
                  <w:sz w:val="20"/>
                  <w:szCs w:val="20"/>
                </w:rPr>
                <w:t>)</w:t>
              </w:r>
            </w:ins>
          </w:p>
        </w:tc>
      </w:tr>
      <w:tr w:rsidR="00D208B7" w:rsidRPr="008E0D77" w14:paraId="494FF29B" w14:textId="77777777" w:rsidTr="00AE288C">
        <w:trPr>
          <w:trHeight w:val="116"/>
        </w:trPr>
        <w:tc>
          <w:tcPr>
            <w:tcW w:w="2065" w:type="dxa"/>
            <w:tcBorders>
              <w:top w:val="single" w:sz="4" w:space="0" w:color="auto"/>
              <w:left w:val="single" w:sz="4" w:space="0" w:color="auto"/>
              <w:bottom w:val="single" w:sz="4" w:space="0" w:color="auto"/>
              <w:right w:val="single" w:sz="4" w:space="0" w:color="auto"/>
            </w:tcBorders>
            <w:hideMark/>
          </w:tcPr>
          <w:p w14:paraId="26B96050" w14:textId="77777777" w:rsidR="00994E08" w:rsidRDefault="00D208B7" w:rsidP="00994E08">
            <w:pPr>
              <w:rPr>
                <w:ins w:id="372" w:author="Naveen Premnath [2]" w:date="2024-09-21T00:16:00Z"/>
                <w:rFonts w:ascii="Arial" w:hAnsi="Arial" w:cs="Arial"/>
                <w:bCs/>
                <w:sz w:val="20"/>
                <w:szCs w:val="20"/>
              </w:rPr>
            </w:pPr>
            <w:r w:rsidRPr="008E0D77">
              <w:rPr>
                <w:rFonts w:ascii="Arial" w:hAnsi="Arial" w:cs="Arial"/>
                <w:bCs/>
                <w:sz w:val="20"/>
                <w:szCs w:val="20"/>
              </w:rPr>
              <w:t>Near Poor</w:t>
            </w:r>
            <w:ins w:id="373" w:author="Naveen Premnath [2]" w:date="2024-09-21T00:16:00Z">
              <w:r w:rsidR="00994E08">
                <w:rPr>
                  <w:rFonts w:ascii="Arial" w:hAnsi="Arial" w:cs="Arial"/>
                  <w:bCs/>
                  <w:sz w:val="20"/>
                  <w:szCs w:val="20"/>
                </w:rPr>
                <w:t xml:space="preserve"> </w:t>
              </w:r>
              <w:r w:rsidR="00994E08" w:rsidRPr="008E0D77">
                <w:rPr>
                  <w:rFonts w:ascii="Arial" w:hAnsi="Arial" w:cs="Arial"/>
                  <w:bCs/>
                  <w:sz w:val="20"/>
                  <w:szCs w:val="20"/>
                </w:rPr>
                <w:t>(%)</w:t>
              </w:r>
            </w:ins>
          </w:p>
          <w:p w14:paraId="05F54701" w14:textId="30B0B3D5" w:rsidR="00D208B7" w:rsidRPr="008E0D77" w:rsidRDefault="00994E08" w:rsidP="00994E08">
            <w:pPr>
              <w:rPr>
                <w:rFonts w:ascii="Arial" w:hAnsi="Arial" w:cs="Arial"/>
                <w:bCs/>
                <w:sz w:val="20"/>
                <w:szCs w:val="20"/>
              </w:rPr>
            </w:pPr>
            <w:ins w:id="374" w:author="Naveen Premnath [2]" w:date="2024-09-21T00:16: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01CB76B8" w14:textId="77777777" w:rsidR="00D208B7" w:rsidRDefault="00D208B7" w:rsidP="00AE288C">
            <w:pPr>
              <w:jc w:val="center"/>
              <w:rPr>
                <w:ins w:id="375" w:author="Naveen Premnath [2]" w:date="2024-09-08T17:03:00Z"/>
                <w:rFonts w:ascii="Arial" w:hAnsi="Arial" w:cs="Arial"/>
                <w:sz w:val="20"/>
                <w:szCs w:val="20"/>
              </w:rPr>
            </w:pPr>
            <w:r w:rsidRPr="008E0D77">
              <w:rPr>
                <w:rFonts w:ascii="Arial" w:hAnsi="Arial" w:cs="Arial"/>
                <w:sz w:val="20"/>
                <w:szCs w:val="20"/>
              </w:rPr>
              <w:t>434(</w:t>
            </w:r>
            <w:r w:rsidR="00625993">
              <w:rPr>
                <w:rFonts w:ascii="Arial" w:hAnsi="Arial" w:cs="Arial"/>
                <w:sz w:val="20"/>
                <w:szCs w:val="20"/>
              </w:rPr>
              <w:t>5</w:t>
            </w:r>
            <w:r w:rsidRPr="008E0D77">
              <w:rPr>
                <w:rFonts w:ascii="Arial" w:hAnsi="Arial" w:cs="Arial"/>
                <w:sz w:val="20"/>
                <w:szCs w:val="20"/>
              </w:rPr>
              <w:t>)</w:t>
            </w:r>
          </w:p>
          <w:p w14:paraId="2DB1B506" w14:textId="5AC3D3A0" w:rsidR="00AE288C" w:rsidRPr="008E0D77" w:rsidRDefault="00AE288C" w:rsidP="00AE288C">
            <w:pPr>
              <w:jc w:val="center"/>
              <w:rPr>
                <w:rFonts w:ascii="Arial" w:hAnsi="Arial" w:cs="Arial"/>
                <w:sz w:val="20"/>
                <w:szCs w:val="20"/>
              </w:rPr>
            </w:pPr>
            <w:ins w:id="376" w:author="Naveen Premnath [2]" w:date="2024-09-08T17:04:00Z">
              <w:r>
                <w:rPr>
                  <w:rFonts w:ascii="Arial" w:hAnsi="Arial" w:cs="Arial"/>
                  <w:sz w:val="20"/>
                  <w:szCs w:val="20"/>
                </w:rPr>
                <w:t>(</w:t>
              </w:r>
            </w:ins>
            <w:ins w:id="377" w:author="Naveen Premnath [2]" w:date="2024-09-08T17:03:00Z">
              <w:r>
                <w:rPr>
                  <w:rFonts w:ascii="Arial" w:hAnsi="Arial" w:cs="Arial"/>
                  <w:sz w:val="20"/>
                  <w:szCs w:val="20"/>
                </w:rPr>
                <w:t>986621</w:t>
              </w:r>
            </w:ins>
            <w:ins w:id="378" w:author="Naveen Premnath [2]" w:date="2024-09-08T17:04: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2A7A72DD" w14:textId="77777777" w:rsidR="00D208B7" w:rsidRDefault="00D208B7" w:rsidP="009E45AF">
            <w:pPr>
              <w:jc w:val="center"/>
              <w:rPr>
                <w:ins w:id="379" w:author="Naveen Premnath [2]" w:date="2024-09-08T16:46:00Z"/>
                <w:rFonts w:ascii="Arial" w:hAnsi="Arial" w:cs="Arial"/>
                <w:sz w:val="20"/>
                <w:szCs w:val="20"/>
              </w:rPr>
            </w:pPr>
            <w:r w:rsidRPr="008E0D77">
              <w:rPr>
                <w:rFonts w:ascii="Arial" w:hAnsi="Arial" w:cs="Arial"/>
                <w:sz w:val="20"/>
                <w:szCs w:val="20"/>
              </w:rPr>
              <w:t>172(</w:t>
            </w:r>
            <w:r w:rsidR="00024ECF">
              <w:rPr>
                <w:rFonts w:ascii="Arial" w:hAnsi="Arial" w:cs="Arial"/>
                <w:sz w:val="20"/>
                <w:szCs w:val="20"/>
              </w:rPr>
              <w:t>9</w:t>
            </w:r>
            <w:r w:rsidRPr="008E0D77">
              <w:rPr>
                <w:rFonts w:ascii="Arial" w:hAnsi="Arial" w:cs="Arial"/>
                <w:sz w:val="20"/>
                <w:szCs w:val="20"/>
              </w:rPr>
              <w:t>)</w:t>
            </w:r>
          </w:p>
          <w:p w14:paraId="157A81D9" w14:textId="1493958C" w:rsidR="009E45AF" w:rsidRPr="008E0D77" w:rsidRDefault="009E45AF" w:rsidP="009E45AF">
            <w:pPr>
              <w:jc w:val="center"/>
              <w:rPr>
                <w:rFonts w:ascii="Arial" w:hAnsi="Arial" w:cs="Arial"/>
                <w:sz w:val="20"/>
                <w:szCs w:val="20"/>
              </w:rPr>
            </w:pPr>
            <w:ins w:id="380" w:author="Naveen Premnath [2]" w:date="2024-09-08T16:46:00Z">
              <w:r>
                <w:rPr>
                  <w:rFonts w:ascii="Arial" w:hAnsi="Arial" w:cs="Arial"/>
                  <w:sz w:val="20"/>
                  <w:szCs w:val="20"/>
                </w:rPr>
                <w:t>(406911)</w:t>
              </w:r>
            </w:ins>
          </w:p>
        </w:tc>
        <w:tc>
          <w:tcPr>
            <w:tcW w:w="1350" w:type="dxa"/>
            <w:tcBorders>
              <w:top w:val="single" w:sz="4" w:space="0" w:color="auto"/>
              <w:left w:val="single" w:sz="4" w:space="0" w:color="auto"/>
              <w:bottom w:val="single" w:sz="4" w:space="0" w:color="auto"/>
              <w:right w:val="single" w:sz="4" w:space="0" w:color="auto"/>
            </w:tcBorders>
            <w:hideMark/>
          </w:tcPr>
          <w:p w14:paraId="6E1F1A4B" w14:textId="77777777" w:rsidR="00D208B7" w:rsidRDefault="00D208B7" w:rsidP="00BF2775">
            <w:pPr>
              <w:jc w:val="center"/>
              <w:rPr>
                <w:ins w:id="381" w:author="Naveen Premnath [2]" w:date="2024-09-09T13:04:00Z"/>
                <w:rFonts w:ascii="Arial" w:hAnsi="Arial" w:cs="Arial"/>
                <w:sz w:val="20"/>
                <w:szCs w:val="20"/>
              </w:rPr>
            </w:pPr>
            <w:r w:rsidRPr="008E0D77">
              <w:rPr>
                <w:rFonts w:ascii="Arial" w:hAnsi="Arial" w:cs="Arial"/>
                <w:sz w:val="20"/>
                <w:szCs w:val="20"/>
              </w:rPr>
              <w:t>70(</w:t>
            </w:r>
            <w:r w:rsidR="00024ECF">
              <w:rPr>
                <w:rFonts w:ascii="Arial" w:hAnsi="Arial" w:cs="Arial"/>
                <w:sz w:val="20"/>
                <w:szCs w:val="20"/>
              </w:rPr>
              <w:t>8</w:t>
            </w:r>
            <w:r w:rsidRPr="008E0D77">
              <w:rPr>
                <w:rFonts w:ascii="Arial" w:hAnsi="Arial" w:cs="Arial"/>
                <w:sz w:val="20"/>
                <w:szCs w:val="20"/>
              </w:rPr>
              <w:t>)</w:t>
            </w:r>
          </w:p>
          <w:p w14:paraId="17D40D12" w14:textId="3A725A35" w:rsidR="00BF2775" w:rsidRPr="008E0D77" w:rsidRDefault="00BF2775" w:rsidP="00BF2775">
            <w:pPr>
              <w:jc w:val="center"/>
              <w:rPr>
                <w:rFonts w:ascii="Arial" w:hAnsi="Arial" w:cs="Arial"/>
                <w:sz w:val="20"/>
                <w:szCs w:val="20"/>
              </w:rPr>
            </w:pPr>
            <w:ins w:id="382" w:author="Naveen Premnath [2]" w:date="2024-09-09T13:04:00Z">
              <w:r>
                <w:rPr>
                  <w:rFonts w:ascii="Arial" w:hAnsi="Arial" w:cs="Arial"/>
                  <w:sz w:val="20"/>
                  <w:szCs w:val="20"/>
                </w:rPr>
                <w:t>(148150)</w:t>
              </w:r>
            </w:ins>
          </w:p>
        </w:tc>
        <w:tc>
          <w:tcPr>
            <w:tcW w:w="1710" w:type="dxa"/>
            <w:tcBorders>
              <w:top w:val="single" w:sz="4" w:space="0" w:color="auto"/>
              <w:left w:val="single" w:sz="4" w:space="0" w:color="auto"/>
              <w:bottom w:val="single" w:sz="4" w:space="0" w:color="auto"/>
              <w:right w:val="single" w:sz="4" w:space="0" w:color="auto"/>
            </w:tcBorders>
            <w:hideMark/>
          </w:tcPr>
          <w:p w14:paraId="73AC33E6" w14:textId="77777777" w:rsidR="00D208B7" w:rsidRDefault="00D208B7" w:rsidP="00B2419E">
            <w:pPr>
              <w:jc w:val="center"/>
              <w:rPr>
                <w:ins w:id="383" w:author="Naveen Premnath [2]" w:date="2024-09-10T23:50:00Z"/>
                <w:rFonts w:ascii="Arial" w:hAnsi="Arial" w:cs="Arial"/>
                <w:sz w:val="20"/>
                <w:szCs w:val="20"/>
              </w:rPr>
            </w:pPr>
            <w:r w:rsidRPr="008E0D77">
              <w:rPr>
                <w:rFonts w:ascii="Arial" w:hAnsi="Arial" w:cs="Arial"/>
                <w:sz w:val="20"/>
                <w:szCs w:val="20"/>
              </w:rPr>
              <w:t>4189(5)</w:t>
            </w:r>
          </w:p>
          <w:p w14:paraId="3D061799" w14:textId="242339DF" w:rsidR="00B2419E" w:rsidRPr="008E0D77" w:rsidRDefault="00B2419E" w:rsidP="00B2419E">
            <w:pPr>
              <w:jc w:val="center"/>
              <w:rPr>
                <w:rFonts w:ascii="Arial" w:hAnsi="Arial" w:cs="Arial"/>
                <w:sz w:val="20"/>
                <w:szCs w:val="20"/>
              </w:rPr>
            </w:pPr>
            <w:ins w:id="384" w:author="Naveen Premnath [2]" w:date="2024-09-10T23:50:00Z">
              <w:r>
                <w:rPr>
                  <w:rFonts w:ascii="Arial" w:hAnsi="Arial" w:cs="Arial"/>
                  <w:sz w:val="20"/>
                  <w:szCs w:val="20"/>
                </w:rPr>
                <w:t>(</w:t>
              </w:r>
            </w:ins>
            <w:ins w:id="385" w:author="Naveen Premnath [2]" w:date="2024-09-10T23:56:00Z">
              <w:r w:rsidR="003A2B0C">
                <w:rPr>
                  <w:rFonts w:ascii="Arial" w:hAnsi="Arial" w:cs="Arial"/>
                  <w:sz w:val="20"/>
                  <w:szCs w:val="20"/>
                </w:rPr>
                <w:t>8448071</w:t>
              </w:r>
            </w:ins>
            <w:ins w:id="386" w:author="Naveen Premnath [2]" w:date="2024-09-10T23:50: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76A13314" w14:textId="77777777" w:rsidR="00D208B7" w:rsidRDefault="00D208B7" w:rsidP="00B2419E">
            <w:pPr>
              <w:jc w:val="center"/>
              <w:rPr>
                <w:ins w:id="387" w:author="Naveen Premnath [2]" w:date="2024-09-10T23:52:00Z"/>
                <w:rFonts w:ascii="Arial" w:hAnsi="Arial" w:cs="Arial"/>
                <w:sz w:val="20"/>
                <w:szCs w:val="20"/>
              </w:rPr>
            </w:pPr>
            <w:r w:rsidRPr="008E0D77">
              <w:rPr>
                <w:rFonts w:ascii="Arial" w:hAnsi="Arial" w:cs="Arial"/>
                <w:sz w:val="20"/>
                <w:szCs w:val="20"/>
              </w:rPr>
              <w:t>653(9)</w:t>
            </w:r>
          </w:p>
          <w:p w14:paraId="2DC41AEE" w14:textId="15F9B82E" w:rsidR="00B2419E" w:rsidRPr="008E0D77" w:rsidRDefault="00B2419E" w:rsidP="00B2419E">
            <w:pPr>
              <w:jc w:val="center"/>
              <w:rPr>
                <w:rFonts w:ascii="Arial" w:hAnsi="Arial" w:cs="Arial"/>
                <w:sz w:val="20"/>
                <w:szCs w:val="20"/>
              </w:rPr>
            </w:pPr>
            <w:ins w:id="388" w:author="Naveen Premnath [2]" w:date="2024-09-10T23:52:00Z">
              <w:r>
                <w:rPr>
                  <w:rFonts w:ascii="Arial" w:hAnsi="Arial" w:cs="Arial"/>
                  <w:sz w:val="20"/>
                  <w:szCs w:val="20"/>
                </w:rPr>
                <w:t>(</w:t>
              </w:r>
            </w:ins>
            <w:ins w:id="389" w:author="Naveen Premnath [2]" w:date="2024-09-11T00:04:00Z">
              <w:r w:rsidR="00D72165">
                <w:rPr>
                  <w:rFonts w:ascii="Arial" w:hAnsi="Arial" w:cs="Arial"/>
                  <w:sz w:val="20"/>
                  <w:szCs w:val="20"/>
                </w:rPr>
                <w:t>1352419</w:t>
              </w:r>
            </w:ins>
            <w:ins w:id="390"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53B1DB15" w14:textId="77777777" w:rsidR="00D208B7" w:rsidRDefault="00D208B7" w:rsidP="00AC6B7D">
            <w:pPr>
              <w:jc w:val="center"/>
              <w:rPr>
                <w:ins w:id="391" w:author="Naveen Premnath [2]" w:date="2024-09-10T23:31:00Z"/>
                <w:rFonts w:ascii="Arial" w:hAnsi="Arial" w:cs="Arial"/>
                <w:sz w:val="20"/>
                <w:szCs w:val="20"/>
              </w:rPr>
            </w:pPr>
            <w:r w:rsidRPr="008E0D77">
              <w:rPr>
                <w:rFonts w:ascii="Arial" w:hAnsi="Arial" w:cs="Arial"/>
                <w:sz w:val="20"/>
                <w:szCs w:val="20"/>
              </w:rPr>
              <w:t>267(</w:t>
            </w:r>
            <w:r w:rsidR="00024ECF">
              <w:rPr>
                <w:rFonts w:ascii="Arial" w:hAnsi="Arial" w:cs="Arial"/>
                <w:sz w:val="20"/>
                <w:szCs w:val="20"/>
              </w:rPr>
              <w:t>10</w:t>
            </w:r>
            <w:r w:rsidRPr="008E0D77">
              <w:rPr>
                <w:rFonts w:ascii="Arial" w:hAnsi="Arial" w:cs="Arial"/>
                <w:sz w:val="20"/>
                <w:szCs w:val="20"/>
              </w:rPr>
              <w:t>)</w:t>
            </w:r>
          </w:p>
          <w:p w14:paraId="5749E7D6" w14:textId="24877B00" w:rsidR="00AC6B7D" w:rsidRPr="008E0D77" w:rsidRDefault="00AC6B7D" w:rsidP="00AC6B7D">
            <w:pPr>
              <w:jc w:val="center"/>
              <w:rPr>
                <w:rFonts w:ascii="Arial" w:hAnsi="Arial" w:cs="Arial"/>
                <w:sz w:val="20"/>
                <w:szCs w:val="20"/>
              </w:rPr>
            </w:pPr>
            <w:ins w:id="392" w:author="Naveen Premnath [2]" w:date="2024-09-10T23:31:00Z">
              <w:r>
                <w:rPr>
                  <w:rFonts w:ascii="Arial" w:hAnsi="Arial" w:cs="Arial"/>
                  <w:sz w:val="20"/>
                  <w:szCs w:val="20"/>
                </w:rPr>
                <w:t>(</w:t>
              </w:r>
            </w:ins>
            <w:ins w:id="393" w:author="Naveen Premnath [2]" w:date="2024-09-10T23:34:00Z">
              <w:r>
                <w:rPr>
                  <w:rFonts w:ascii="Arial" w:hAnsi="Arial" w:cs="Arial"/>
                  <w:sz w:val="20"/>
                  <w:szCs w:val="20"/>
                </w:rPr>
                <w:t>521178</w:t>
              </w:r>
            </w:ins>
            <w:ins w:id="394" w:author="Naveen Premnath [2]" w:date="2024-09-10T23:31:00Z">
              <w:r>
                <w:rPr>
                  <w:rFonts w:ascii="Arial" w:hAnsi="Arial" w:cs="Arial"/>
                  <w:sz w:val="20"/>
                  <w:szCs w:val="20"/>
                </w:rPr>
                <w:t>)</w:t>
              </w:r>
            </w:ins>
          </w:p>
        </w:tc>
      </w:tr>
      <w:tr w:rsidR="00D208B7" w:rsidRPr="008E0D77" w14:paraId="3014D742" w14:textId="77777777" w:rsidTr="00AE288C">
        <w:trPr>
          <w:trHeight w:val="58"/>
        </w:trPr>
        <w:tc>
          <w:tcPr>
            <w:tcW w:w="2065" w:type="dxa"/>
            <w:tcBorders>
              <w:top w:val="single" w:sz="4" w:space="0" w:color="auto"/>
              <w:left w:val="single" w:sz="4" w:space="0" w:color="auto"/>
              <w:bottom w:val="single" w:sz="4" w:space="0" w:color="auto"/>
              <w:right w:val="single" w:sz="4" w:space="0" w:color="auto"/>
            </w:tcBorders>
            <w:hideMark/>
          </w:tcPr>
          <w:p w14:paraId="45E055FB" w14:textId="180B3C4C" w:rsidR="00994E08" w:rsidRDefault="00D208B7" w:rsidP="00994E08">
            <w:pPr>
              <w:rPr>
                <w:ins w:id="395" w:author="Naveen Premnath [2]" w:date="2024-09-21T00:16:00Z"/>
                <w:rFonts w:ascii="Arial" w:hAnsi="Arial" w:cs="Arial"/>
                <w:bCs/>
                <w:sz w:val="20"/>
                <w:szCs w:val="20"/>
              </w:rPr>
            </w:pPr>
            <w:r w:rsidRPr="008E0D77">
              <w:rPr>
                <w:rFonts w:ascii="Arial" w:hAnsi="Arial" w:cs="Arial"/>
                <w:bCs/>
                <w:sz w:val="20"/>
                <w:szCs w:val="20"/>
              </w:rPr>
              <w:t>Low income</w:t>
            </w:r>
            <w:ins w:id="396" w:author="Naveen Premnath [2]" w:date="2024-09-21T00:17:00Z">
              <w:r w:rsidR="00994E08">
                <w:rPr>
                  <w:rFonts w:ascii="Arial" w:hAnsi="Arial" w:cs="Arial"/>
                  <w:bCs/>
                  <w:sz w:val="20"/>
                  <w:szCs w:val="20"/>
                </w:rPr>
                <w:t xml:space="preserve"> </w:t>
              </w:r>
            </w:ins>
            <w:ins w:id="397" w:author="Naveen Premnath [2]" w:date="2024-09-21T00:16:00Z">
              <w:r w:rsidR="00994E08" w:rsidRPr="008E0D77">
                <w:rPr>
                  <w:rFonts w:ascii="Arial" w:hAnsi="Arial" w:cs="Arial"/>
                  <w:bCs/>
                  <w:sz w:val="20"/>
                  <w:szCs w:val="20"/>
                </w:rPr>
                <w:t>(%)</w:t>
              </w:r>
            </w:ins>
          </w:p>
          <w:p w14:paraId="1B1AF36F" w14:textId="4A4F5F71" w:rsidR="00D208B7" w:rsidRPr="008E0D77" w:rsidRDefault="00994E08" w:rsidP="00994E08">
            <w:pPr>
              <w:rPr>
                <w:rFonts w:ascii="Arial" w:hAnsi="Arial" w:cs="Arial"/>
                <w:bCs/>
                <w:sz w:val="20"/>
                <w:szCs w:val="20"/>
              </w:rPr>
            </w:pPr>
            <w:ins w:id="398" w:author="Naveen Premnath [2]" w:date="2024-09-21T00:16: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042EC220" w14:textId="0CD55B99" w:rsidR="00D208B7" w:rsidRDefault="00D208B7" w:rsidP="00AE288C">
            <w:pPr>
              <w:jc w:val="center"/>
              <w:rPr>
                <w:ins w:id="399" w:author="Naveen Premnath [2]" w:date="2024-09-08T17:04:00Z"/>
                <w:rFonts w:ascii="Arial" w:hAnsi="Arial" w:cs="Arial"/>
                <w:sz w:val="20"/>
                <w:szCs w:val="20"/>
              </w:rPr>
            </w:pPr>
            <w:r w:rsidRPr="008E0D77">
              <w:rPr>
                <w:rFonts w:ascii="Arial" w:hAnsi="Arial" w:cs="Arial"/>
                <w:sz w:val="20"/>
                <w:szCs w:val="20"/>
              </w:rPr>
              <w:t>1244(13)</w:t>
            </w:r>
          </w:p>
          <w:p w14:paraId="73F9BBF8" w14:textId="1A126FC0" w:rsidR="00AE288C" w:rsidRPr="008E0D77" w:rsidRDefault="00AE288C" w:rsidP="00AE288C">
            <w:pPr>
              <w:jc w:val="center"/>
              <w:rPr>
                <w:rFonts w:ascii="Arial" w:hAnsi="Arial" w:cs="Arial"/>
                <w:sz w:val="20"/>
                <w:szCs w:val="20"/>
              </w:rPr>
            </w:pPr>
            <w:ins w:id="400" w:author="Naveen Premnath [2]" w:date="2024-09-08T17:04:00Z">
              <w:r>
                <w:rPr>
                  <w:rFonts w:ascii="Arial" w:hAnsi="Arial" w:cs="Arial"/>
                  <w:sz w:val="20"/>
                  <w:szCs w:val="20"/>
                </w:rPr>
                <w:t>(3116615)</w:t>
              </w:r>
            </w:ins>
          </w:p>
        </w:tc>
        <w:tc>
          <w:tcPr>
            <w:tcW w:w="1530" w:type="dxa"/>
            <w:tcBorders>
              <w:top w:val="single" w:sz="4" w:space="0" w:color="auto"/>
              <w:left w:val="single" w:sz="4" w:space="0" w:color="auto"/>
              <w:bottom w:val="single" w:sz="4" w:space="0" w:color="auto"/>
              <w:right w:val="single" w:sz="4" w:space="0" w:color="auto"/>
            </w:tcBorders>
            <w:hideMark/>
          </w:tcPr>
          <w:p w14:paraId="6D361CCC" w14:textId="77777777" w:rsidR="00D208B7" w:rsidRDefault="00D208B7" w:rsidP="009E45AF">
            <w:pPr>
              <w:jc w:val="center"/>
              <w:rPr>
                <w:ins w:id="401" w:author="Naveen Premnath [2]" w:date="2024-09-08T16:48:00Z"/>
                <w:rFonts w:ascii="Arial" w:hAnsi="Arial" w:cs="Arial"/>
                <w:sz w:val="20"/>
                <w:szCs w:val="20"/>
              </w:rPr>
            </w:pPr>
            <w:r w:rsidRPr="008E0D77">
              <w:rPr>
                <w:rFonts w:ascii="Arial" w:hAnsi="Arial" w:cs="Arial"/>
                <w:sz w:val="20"/>
                <w:szCs w:val="20"/>
              </w:rPr>
              <w:t>398(20)</w:t>
            </w:r>
          </w:p>
          <w:p w14:paraId="4EAD0058" w14:textId="3121FF86" w:rsidR="009E45AF" w:rsidRPr="008E0D77" w:rsidRDefault="009E45AF" w:rsidP="009E45AF">
            <w:pPr>
              <w:jc w:val="center"/>
              <w:rPr>
                <w:rFonts w:ascii="Arial" w:hAnsi="Arial" w:cs="Arial"/>
                <w:sz w:val="20"/>
                <w:szCs w:val="20"/>
              </w:rPr>
            </w:pPr>
            <w:ins w:id="402" w:author="Naveen Premnath [2]" w:date="2024-09-08T16:49:00Z">
              <w:r>
                <w:rPr>
                  <w:rFonts w:ascii="Arial" w:hAnsi="Arial" w:cs="Arial"/>
                  <w:sz w:val="20"/>
                  <w:szCs w:val="20"/>
                </w:rPr>
                <w:t>(1003340)</w:t>
              </w:r>
            </w:ins>
          </w:p>
        </w:tc>
        <w:tc>
          <w:tcPr>
            <w:tcW w:w="1350" w:type="dxa"/>
            <w:tcBorders>
              <w:top w:val="single" w:sz="4" w:space="0" w:color="auto"/>
              <w:left w:val="single" w:sz="4" w:space="0" w:color="auto"/>
              <w:bottom w:val="single" w:sz="4" w:space="0" w:color="auto"/>
              <w:right w:val="single" w:sz="4" w:space="0" w:color="auto"/>
            </w:tcBorders>
            <w:hideMark/>
          </w:tcPr>
          <w:p w14:paraId="03207B4D" w14:textId="77777777" w:rsidR="00D208B7" w:rsidRDefault="00D208B7" w:rsidP="00BF2775">
            <w:pPr>
              <w:jc w:val="center"/>
              <w:rPr>
                <w:ins w:id="403" w:author="Naveen Premnath [2]" w:date="2024-09-09T13:05:00Z"/>
                <w:rFonts w:ascii="Arial" w:hAnsi="Arial" w:cs="Arial"/>
                <w:sz w:val="20"/>
                <w:szCs w:val="20"/>
              </w:rPr>
            </w:pPr>
            <w:r w:rsidRPr="008E0D77">
              <w:rPr>
                <w:rFonts w:ascii="Arial" w:hAnsi="Arial" w:cs="Arial"/>
                <w:sz w:val="20"/>
                <w:szCs w:val="20"/>
              </w:rPr>
              <w:t>189(20)</w:t>
            </w:r>
          </w:p>
          <w:p w14:paraId="5DF3157F" w14:textId="5062D5C8" w:rsidR="00BF2775" w:rsidRPr="008E0D77" w:rsidRDefault="00BF2775" w:rsidP="00BF2775">
            <w:pPr>
              <w:jc w:val="center"/>
              <w:rPr>
                <w:rFonts w:ascii="Arial" w:hAnsi="Arial" w:cs="Arial"/>
                <w:sz w:val="20"/>
                <w:szCs w:val="20"/>
              </w:rPr>
            </w:pPr>
            <w:ins w:id="404" w:author="Naveen Premnath [2]" w:date="2024-09-09T13:05:00Z">
              <w:r>
                <w:rPr>
                  <w:rFonts w:ascii="Arial" w:hAnsi="Arial" w:cs="Arial"/>
                  <w:sz w:val="20"/>
                  <w:szCs w:val="20"/>
                </w:rPr>
                <w:t>(523783)</w:t>
              </w:r>
            </w:ins>
          </w:p>
        </w:tc>
        <w:tc>
          <w:tcPr>
            <w:tcW w:w="1710" w:type="dxa"/>
            <w:tcBorders>
              <w:top w:val="single" w:sz="4" w:space="0" w:color="auto"/>
              <w:left w:val="single" w:sz="4" w:space="0" w:color="auto"/>
              <w:bottom w:val="single" w:sz="4" w:space="0" w:color="auto"/>
              <w:right w:val="single" w:sz="4" w:space="0" w:color="auto"/>
            </w:tcBorders>
            <w:hideMark/>
          </w:tcPr>
          <w:p w14:paraId="38FBD064" w14:textId="77777777" w:rsidR="00D208B7" w:rsidRDefault="00D208B7" w:rsidP="00B2419E">
            <w:pPr>
              <w:jc w:val="center"/>
              <w:rPr>
                <w:ins w:id="405" w:author="Naveen Premnath [2]" w:date="2024-09-10T23:50:00Z"/>
                <w:rFonts w:ascii="Arial" w:hAnsi="Arial" w:cs="Arial"/>
                <w:sz w:val="20"/>
                <w:szCs w:val="20"/>
              </w:rPr>
            </w:pPr>
            <w:r w:rsidRPr="008E0D77">
              <w:rPr>
                <w:rFonts w:ascii="Arial" w:hAnsi="Arial" w:cs="Arial"/>
                <w:sz w:val="20"/>
                <w:szCs w:val="20"/>
              </w:rPr>
              <w:t>12445(1</w:t>
            </w:r>
            <w:r w:rsidR="00024ECF">
              <w:rPr>
                <w:rFonts w:ascii="Arial" w:hAnsi="Arial" w:cs="Arial"/>
                <w:sz w:val="20"/>
                <w:szCs w:val="20"/>
              </w:rPr>
              <w:t>5</w:t>
            </w:r>
            <w:r w:rsidRPr="008E0D77">
              <w:rPr>
                <w:rFonts w:ascii="Arial" w:hAnsi="Arial" w:cs="Arial"/>
                <w:sz w:val="20"/>
                <w:szCs w:val="20"/>
              </w:rPr>
              <w:t>)</w:t>
            </w:r>
          </w:p>
          <w:p w14:paraId="518C87B2" w14:textId="297CF606" w:rsidR="00B2419E" w:rsidRPr="008E0D77" w:rsidRDefault="00B2419E" w:rsidP="00B2419E">
            <w:pPr>
              <w:jc w:val="center"/>
              <w:rPr>
                <w:rFonts w:ascii="Arial" w:hAnsi="Arial" w:cs="Arial"/>
                <w:sz w:val="20"/>
                <w:szCs w:val="20"/>
              </w:rPr>
            </w:pPr>
            <w:ins w:id="406" w:author="Naveen Premnath [2]" w:date="2024-09-10T23:50:00Z">
              <w:r>
                <w:rPr>
                  <w:rFonts w:ascii="Arial" w:hAnsi="Arial" w:cs="Arial"/>
                  <w:sz w:val="20"/>
                  <w:szCs w:val="20"/>
                </w:rPr>
                <w:t>(</w:t>
              </w:r>
            </w:ins>
            <w:ins w:id="407" w:author="Naveen Premnath [2]" w:date="2024-09-10T23:56:00Z">
              <w:r w:rsidR="003A2B0C">
                <w:rPr>
                  <w:rFonts w:ascii="Arial" w:hAnsi="Arial" w:cs="Arial"/>
                  <w:sz w:val="20"/>
                  <w:szCs w:val="20"/>
                </w:rPr>
                <w:t>27062245</w:t>
              </w:r>
            </w:ins>
            <w:ins w:id="408" w:author="Naveen Premnath [2]" w:date="2024-09-10T23:50: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2BB0758E" w14:textId="77777777" w:rsidR="00D208B7" w:rsidRDefault="00D208B7" w:rsidP="00B2419E">
            <w:pPr>
              <w:jc w:val="center"/>
              <w:rPr>
                <w:ins w:id="409" w:author="Naveen Premnath [2]" w:date="2024-09-10T23:52:00Z"/>
                <w:rFonts w:ascii="Arial" w:hAnsi="Arial" w:cs="Arial"/>
                <w:sz w:val="20"/>
                <w:szCs w:val="20"/>
              </w:rPr>
            </w:pPr>
            <w:r w:rsidRPr="008E0D77">
              <w:rPr>
                <w:rFonts w:ascii="Arial" w:hAnsi="Arial" w:cs="Arial"/>
                <w:sz w:val="20"/>
                <w:szCs w:val="20"/>
              </w:rPr>
              <w:t>1439(</w:t>
            </w:r>
            <w:r w:rsidR="00024ECF">
              <w:rPr>
                <w:rFonts w:ascii="Arial" w:hAnsi="Arial" w:cs="Arial"/>
                <w:sz w:val="20"/>
                <w:szCs w:val="20"/>
              </w:rPr>
              <w:t>20</w:t>
            </w:r>
            <w:r w:rsidRPr="008E0D77">
              <w:rPr>
                <w:rFonts w:ascii="Arial" w:hAnsi="Arial" w:cs="Arial"/>
                <w:sz w:val="20"/>
                <w:szCs w:val="20"/>
              </w:rPr>
              <w:t>)</w:t>
            </w:r>
          </w:p>
          <w:p w14:paraId="173E9A59" w14:textId="71149EA0" w:rsidR="00B2419E" w:rsidRPr="008E0D77" w:rsidRDefault="00B2419E" w:rsidP="00B2419E">
            <w:pPr>
              <w:jc w:val="center"/>
              <w:rPr>
                <w:rFonts w:ascii="Arial" w:hAnsi="Arial" w:cs="Arial"/>
                <w:sz w:val="20"/>
                <w:szCs w:val="20"/>
              </w:rPr>
            </w:pPr>
            <w:ins w:id="410" w:author="Naveen Premnath [2]" w:date="2024-09-10T23:52:00Z">
              <w:r>
                <w:rPr>
                  <w:rFonts w:ascii="Arial" w:hAnsi="Arial" w:cs="Arial"/>
                  <w:sz w:val="20"/>
                  <w:szCs w:val="20"/>
                </w:rPr>
                <w:t>(</w:t>
              </w:r>
            </w:ins>
            <w:ins w:id="411" w:author="Naveen Premnath [2]" w:date="2024-09-11T00:05:00Z">
              <w:r w:rsidR="00D72165">
                <w:rPr>
                  <w:rFonts w:ascii="Arial" w:hAnsi="Arial" w:cs="Arial"/>
                  <w:sz w:val="20"/>
                  <w:szCs w:val="20"/>
                </w:rPr>
                <w:t>3238508</w:t>
              </w:r>
            </w:ins>
            <w:ins w:id="412"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737CF8C8" w14:textId="77777777" w:rsidR="00D208B7" w:rsidRDefault="00D208B7" w:rsidP="00AC6B7D">
            <w:pPr>
              <w:jc w:val="center"/>
              <w:rPr>
                <w:ins w:id="413" w:author="Naveen Premnath [2]" w:date="2024-09-10T23:31:00Z"/>
                <w:rFonts w:ascii="Arial" w:hAnsi="Arial" w:cs="Arial"/>
                <w:sz w:val="20"/>
                <w:szCs w:val="20"/>
              </w:rPr>
            </w:pPr>
            <w:r w:rsidRPr="008E0D77">
              <w:rPr>
                <w:rFonts w:ascii="Arial" w:hAnsi="Arial" w:cs="Arial"/>
                <w:sz w:val="20"/>
                <w:szCs w:val="20"/>
              </w:rPr>
              <w:t>537(19)</w:t>
            </w:r>
          </w:p>
          <w:p w14:paraId="57B40446" w14:textId="36239CD2" w:rsidR="00AC6B7D" w:rsidRPr="008E0D77" w:rsidRDefault="00AC6B7D" w:rsidP="00AC6B7D">
            <w:pPr>
              <w:jc w:val="center"/>
              <w:rPr>
                <w:rFonts w:ascii="Arial" w:hAnsi="Arial" w:cs="Arial"/>
                <w:sz w:val="20"/>
                <w:szCs w:val="20"/>
              </w:rPr>
            </w:pPr>
            <w:ins w:id="414" w:author="Naveen Premnath [2]" w:date="2024-09-10T23:31:00Z">
              <w:r>
                <w:rPr>
                  <w:rFonts w:ascii="Arial" w:hAnsi="Arial" w:cs="Arial"/>
                  <w:sz w:val="20"/>
                  <w:szCs w:val="20"/>
                </w:rPr>
                <w:t>(</w:t>
              </w:r>
            </w:ins>
            <w:ins w:id="415" w:author="Naveen Premnath [2]" w:date="2024-09-10T23:34:00Z">
              <w:r>
                <w:rPr>
                  <w:rFonts w:ascii="Arial" w:hAnsi="Arial" w:cs="Arial"/>
                  <w:sz w:val="20"/>
                  <w:szCs w:val="20"/>
                </w:rPr>
                <w:t>1252844</w:t>
              </w:r>
            </w:ins>
            <w:ins w:id="416" w:author="Naveen Premnath [2]" w:date="2024-09-10T23:31:00Z">
              <w:r>
                <w:rPr>
                  <w:rFonts w:ascii="Arial" w:hAnsi="Arial" w:cs="Arial"/>
                  <w:sz w:val="20"/>
                  <w:szCs w:val="20"/>
                </w:rPr>
                <w:t>)</w:t>
              </w:r>
            </w:ins>
          </w:p>
        </w:tc>
      </w:tr>
      <w:tr w:rsidR="00D208B7" w:rsidRPr="008E0D77" w14:paraId="76AD7278" w14:textId="77777777" w:rsidTr="00AE288C">
        <w:trPr>
          <w:trHeight w:val="71"/>
        </w:trPr>
        <w:tc>
          <w:tcPr>
            <w:tcW w:w="2065" w:type="dxa"/>
            <w:tcBorders>
              <w:top w:val="single" w:sz="4" w:space="0" w:color="auto"/>
              <w:left w:val="single" w:sz="4" w:space="0" w:color="auto"/>
              <w:bottom w:val="single" w:sz="4" w:space="0" w:color="auto"/>
              <w:right w:val="single" w:sz="4" w:space="0" w:color="auto"/>
            </w:tcBorders>
            <w:hideMark/>
          </w:tcPr>
          <w:p w14:paraId="0B6F54EF" w14:textId="77777777" w:rsidR="00994E08" w:rsidRDefault="00D208B7" w:rsidP="00994E08">
            <w:pPr>
              <w:rPr>
                <w:ins w:id="417" w:author="Naveen Premnath [2]" w:date="2024-09-21T00:17:00Z"/>
                <w:rFonts w:ascii="Arial" w:hAnsi="Arial" w:cs="Arial"/>
                <w:bCs/>
                <w:sz w:val="20"/>
                <w:szCs w:val="20"/>
              </w:rPr>
            </w:pPr>
            <w:r w:rsidRPr="008E0D77">
              <w:rPr>
                <w:rFonts w:ascii="Arial" w:hAnsi="Arial" w:cs="Arial"/>
                <w:bCs/>
                <w:sz w:val="20"/>
                <w:szCs w:val="20"/>
              </w:rPr>
              <w:t>Middle income</w:t>
            </w:r>
            <w:ins w:id="418" w:author="Naveen Premnath [2]" w:date="2024-09-21T00:17:00Z">
              <w:r w:rsidR="00994E08">
                <w:rPr>
                  <w:rFonts w:ascii="Arial" w:hAnsi="Arial" w:cs="Arial"/>
                  <w:bCs/>
                  <w:sz w:val="20"/>
                  <w:szCs w:val="20"/>
                </w:rPr>
                <w:t xml:space="preserve"> </w:t>
              </w:r>
              <w:r w:rsidR="00994E08" w:rsidRPr="008E0D77">
                <w:rPr>
                  <w:rFonts w:ascii="Arial" w:hAnsi="Arial" w:cs="Arial"/>
                  <w:bCs/>
                  <w:sz w:val="20"/>
                  <w:szCs w:val="20"/>
                </w:rPr>
                <w:t>(%)</w:t>
              </w:r>
            </w:ins>
          </w:p>
          <w:p w14:paraId="2A92D30C" w14:textId="491A1DA7" w:rsidR="00D208B7" w:rsidRPr="008E0D77" w:rsidRDefault="00994E08" w:rsidP="00994E08">
            <w:pPr>
              <w:rPr>
                <w:rFonts w:ascii="Arial" w:hAnsi="Arial" w:cs="Arial"/>
                <w:bCs/>
                <w:sz w:val="20"/>
                <w:szCs w:val="20"/>
              </w:rPr>
            </w:pPr>
            <w:ins w:id="419" w:author="Naveen Premnath [2]" w:date="2024-09-21T00:17: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0327183C" w14:textId="77777777" w:rsidR="00D208B7" w:rsidRDefault="00D208B7" w:rsidP="00AE288C">
            <w:pPr>
              <w:jc w:val="center"/>
              <w:rPr>
                <w:ins w:id="420" w:author="Naveen Premnath [2]" w:date="2024-09-08T17:04:00Z"/>
                <w:rFonts w:ascii="Arial" w:hAnsi="Arial" w:cs="Arial"/>
                <w:sz w:val="20"/>
                <w:szCs w:val="20"/>
              </w:rPr>
            </w:pPr>
            <w:r w:rsidRPr="008E0D77">
              <w:rPr>
                <w:rFonts w:ascii="Arial" w:hAnsi="Arial" w:cs="Arial"/>
                <w:sz w:val="20"/>
                <w:szCs w:val="20"/>
              </w:rPr>
              <w:t>2407(26)</w:t>
            </w:r>
          </w:p>
          <w:p w14:paraId="5DB7458E" w14:textId="201AB3F0" w:rsidR="00AE288C" w:rsidRPr="008E0D77" w:rsidRDefault="00AE288C" w:rsidP="00AE288C">
            <w:pPr>
              <w:jc w:val="center"/>
              <w:rPr>
                <w:rFonts w:ascii="Arial" w:hAnsi="Arial" w:cs="Arial"/>
                <w:sz w:val="20"/>
                <w:szCs w:val="20"/>
              </w:rPr>
            </w:pPr>
            <w:ins w:id="421" w:author="Naveen Premnath [2]" w:date="2024-09-08T17:04:00Z">
              <w:r>
                <w:rPr>
                  <w:rFonts w:ascii="Arial" w:hAnsi="Arial" w:cs="Arial"/>
                  <w:sz w:val="20"/>
                  <w:szCs w:val="20"/>
                </w:rPr>
                <w:t>(6625341</w:t>
              </w:r>
            </w:ins>
            <w:ins w:id="422" w:author="Naveen Premnath [2]" w:date="2024-09-08T17:05: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34DF9B4D" w14:textId="77777777" w:rsidR="00D208B7" w:rsidRDefault="00D208B7" w:rsidP="009E45AF">
            <w:pPr>
              <w:jc w:val="center"/>
              <w:rPr>
                <w:ins w:id="423" w:author="Naveen Premnath [2]" w:date="2024-09-08T16:49:00Z"/>
                <w:rFonts w:ascii="Arial" w:hAnsi="Arial" w:cs="Arial"/>
                <w:sz w:val="20"/>
                <w:szCs w:val="20"/>
              </w:rPr>
            </w:pPr>
            <w:r w:rsidRPr="008E0D77">
              <w:rPr>
                <w:rFonts w:ascii="Arial" w:hAnsi="Arial" w:cs="Arial"/>
                <w:sz w:val="20"/>
                <w:szCs w:val="20"/>
              </w:rPr>
              <w:t>520(26)</w:t>
            </w:r>
          </w:p>
          <w:p w14:paraId="5AF43C64" w14:textId="07F97289" w:rsidR="009E45AF" w:rsidRPr="008E0D77" w:rsidRDefault="009E45AF" w:rsidP="009E45AF">
            <w:pPr>
              <w:jc w:val="center"/>
              <w:rPr>
                <w:rFonts w:ascii="Arial" w:hAnsi="Arial" w:cs="Arial"/>
                <w:sz w:val="20"/>
                <w:szCs w:val="20"/>
              </w:rPr>
            </w:pPr>
            <w:ins w:id="424" w:author="Naveen Premnath [2]" w:date="2024-09-08T16:49:00Z">
              <w:r>
                <w:rPr>
                  <w:rFonts w:ascii="Arial" w:hAnsi="Arial" w:cs="Arial"/>
                  <w:sz w:val="20"/>
                  <w:szCs w:val="20"/>
                </w:rPr>
                <w:t>(1384426)</w:t>
              </w:r>
            </w:ins>
          </w:p>
        </w:tc>
        <w:tc>
          <w:tcPr>
            <w:tcW w:w="1350" w:type="dxa"/>
            <w:tcBorders>
              <w:top w:val="single" w:sz="4" w:space="0" w:color="auto"/>
              <w:left w:val="single" w:sz="4" w:space="0" w:color="auto"/>
              <w:bottom w:val="single" w:sz="4" w:space="0" w:color="auto"/>
              <w:right w:val="single" w:sz="4" w:space="0" w:color="auto"/>
            </w:tcBorders>
            <w:hideMark/>
          </w:tcPr>
          <w:p w14:paraId="7C733070" w14:textId="77777777" w:rsidR="00D208B7" w:rsidRDefault="00D208B7" w:rsidP="00BF2775">
            <w:pPr>
              <w:jc w:val="center"/>
              <w:rPr>
                <w:ins w:id="425" w:author="Naveen Premnath [2]" w:date="2024-09-09T13:05:00Z"/>
                <w:rFonts w:ascii="Arial" w:hAnsi="Arial" w:cs="Arial"/>
                <w:sz w:val="20"/>
                <w:szCs w:val="20"/>
              </w:rPr>
            </w:pPr>
            <w:r w:rsidRPr="008E0D77">
              <w:rPr>
                <w:rFonts w:ascii="Arial" w:hAnsi="Arial" w:cs="Arial"/>
                <w:sz w:val="20"/>
                <w:szCs w:val="20"/>
              </w:rPr>
              <w:t>238(26)</w:t>
            </w:r>
          </w:p>
          <w:p w14:paraId="66BDA011" w14:textId="6869AA87" w:rsidR="00BF2775" w:rsidRPr="008E0D77" w:rsidRDefault="00BF2775" w:rsidP="00BF2775">
            <w:pPr>
              <w:jc w:val="center"/>
              <w:rPr>
                <w:rFonts w:ascii="Arial" w:hAnsi="Arial" w:cs="Arial"/>
                <w:sz w:val="20"/>
                <w:szCs w:val="20"/>
              </w:rPr>
            </w:pPr>
            <w:ins w:id="426" w:author="Naveen Premnath [2]" w:date="2024-09-09T13:05:00Z">
              <w:r>
                <w:rPr>
                  <w:rFonts w:ascii="Arial" w:hAnsi="Arial" w:cs="Arial"/>
                  <w:sz w:val="20"/>
                  <w:szCs w:val="20"/>
                </w:rPr>
                <w:t>(656881)</w:t>
              </w:r>
            </w:ins>
          </w:p>
        </w:tc>
        <w:tc>
          <w:tcPr>
            <w:tcW w:w="1710" w:type="dxa"/>
            <w:tcBorders>
              <w:top w:val="single" w:sz="4" w:space="0" w:color="auto"/>
              <w:left w:val="single" w:sz="4" w:space="0" w:color="auto"/>
              <w:bottom w:val="single" w:sz="4" w:space="0" w:color="auto"/>
              <w:right w:val="single" w:sz="4" w:space="0" w:color="auto"/>
            </w:tcBorders>
            <w:hideMark/>
          </w:tcPr>
          <w:p w14:paraId="27B6084A" w14:textId="77777777" w:rsidR="00D208B7" w:rsidRDefault="00D208B7" w:rsidP="00B2419E">
            <w:pPr>
              <w:jc w:val="center"/>
              <w:rPr>
                <w:ins w:id="427" w:author="Naveen Premnath [2]" w:date="2024-09-10T23:50:00Z"/>
                <w:rFonts w:ascii="Arial" w:hAnsi="Arial" w:cs="Arial"/>
                <w:sz w:val="20"/>
                <w:szCs w:val="20"/>
              </w:rPr>
            </w:pPr>
            <w:r w:rsidRPr="008E0D77">
              <w:rPr>
                <w:rFonts w:ascii="Arial" w:hAnsi="Arial" w:cs="Arial"/>
                <w:sz w:val="20"/>
                <w:szCs w:val="20"/>
              </w:rPr>
              <w:t>24601(</w:t>
            </w:r>
            <w:r w:rsidR="00024ECF">
              <w:rPr>
                <w:rFonts w:ascii="Arial" w:hAnsi="Arial" w:cs="Arial"/>
                <w:sz w:val="20"/>
                <w:szCs w:val="20"/>
              </w:rPr>
              <w:t>30</w:t>
            </w:r>
            <w:r w:rsidRPr="008E0D77">
              <w:rPr>
                <w:rFonts w:ascii="Arial" w:hAnsi="Arial" w:cs="Arial"/>
                <w:sz w:val="20"/>
                <w:szCs w:val="20"/>
              </w:rPr>
              <w:t>)</w:t>
            </w:r>
          </w:p>
          <w:p w14:paraId="13B2A0EB" w14:textId="736B2937" w:rsidR="00B2419E" w:rsidRPr="008E0D77" w:rsidRDefault="00B2419E" w:rsidP="00B2419E">
            <w:pPr>
              <w:jc w:val="center"/>
              <w:rPr>
                <w:rFonts w:ascii="Arial" w:hAnsi="Arial" w:cs="Arial"/>
                <w:sz w:val="20"/>
                <w:szCs w:val="20"/>
              </w:rPr>
            </w:pPr>
            <w:ins w:id="428" w:author="Naveen Premnath [2]" w:date="2024-09-10T23:50:00Z">
              <w:r>
                <w:rPr>
                  <w:rFonts w:ascii="Arial" w:hAnsi="Arial" w:cs="Arial"/>
                  <w:sz w:val="20"/>
                  <w:szCs w:val="20"/>
                </w:rPr>
                <w:t>(</w:t>
              </w:r>
            </w:ins>
            <w:ins w:id="429" w:author="Naveen Premnath [2]" w:date="2024-09-10T23:56:00Z">
              <w:r w:rsidR="003A2B0C">
                <w:rPr>
                  <w:rFonts w:ascii="Arial" w:hAnsi="Arial" w:cs="Arial"/>
                  <w:sz w:val="20"/>
                  <w:szCs w:val="20"/>
                </w:rPr>
                <w:t>64799135</w:t>
              </w:r>
            </w:ins>
            <w:ins w:id="430" w:author="Naveen Premnath [2]" w:date="2024-09-10T23:50: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47404B91" w14:textId="77777777" w:rsidR="00D208B7" w:rsidRDefault="00D208B7" w:rsidP="00B2419E">
            <w:pPr>
              <w:jc w:val="center"/>
              <w:rPr>
                <w:ins w:id="431" w:author="Naveen Premnath [2]" w:date="2024-09-10T23:52:00Z"/>
                <w:rFonts w:ascii="Arial" w:hAnsi="Arial" w:cs="Arial"/>
                <w:sz w:val="20"/>
                <w:szCs w:val="20"/>
              </w:rPr>
            </w:pPr>
            <w:r w:rsidRPr="008E0D77">
              <w:rPr>
                <w:rFonts w:ascii="Arial" w:hAnsi="Arial" w:cs="Arial"/>
                <w:sz w:val="20"/>
                <w:szCs w:val="20"/>
              </w:rPr>
              <w:t>1644(2</w:t>
            </w:r>
            <w:r w:rsidR="00024ECF">
              <w:rPr>
                <w:rFonts w:ascii="Arial" w:hAnsi="Arial" w:cs="Arial"/>
                <w:sz w:val="20"/>
                <w:szCs w:val="20"/>
              </w:rPr>
              <w:t>3</w:t>
            </w:r>
            <w:r w:rsidRPr="008E0D77">
              <w:rPr>
                <w:rFonts w:ascii="Arial" w:hAnsi="Arial" w:cs="Arial"/>
                <w:sz w:val="20"/>
                <w:szCs w:val="20"/>
              </w:rPr>
              <w:t>)</w:t>
            </w:r>
          </w:p>
          <w:p w14:paraId="46D40AB2" w14:textId="5887DACB" w:rsidR="00B2419E" w:rsidRPr="008E0D77" w:rsidRDefault="00B2419E" w:rsidP="00B2419E">
            <w:pPr>
              <w:jc w:val="center"/>
              <w:rPr>
                <w:rFonts w:ascii="Arial" w:hAnsi="Arial" w:cs="Arial"/>
                <w:sz w:val="20"/>
                <w:szCs w:val="20"/>
              </w:rPr>
            </w:pPr>
            <w:ins w:id="432" w:author="Naveen Premnath [2]" w:date="2024-09-10T23:52:00Z">
              <w:r>
                <w:rPr>
                  <w:rFonts w:ascii="Arial" w:hAnsi="Arial" w:cs="Arial"/>
                  <w:sz w:val="20"/>
                  <w:szCs w:val="20"/>
                </w:rPr>
                <w:t>(</w:t>
              </w:r>
            </w:ins>
            <w:ins w:id="433" w:author="Naveen Premnath [2]" w:date="2024-09-11T00:05:00Z">
              <w:r w:rsidR="00D72165">
                <w:rPr>
                  <w:rFonts w:ascii="Arial" w:hAnsi="Arial" w:cs="Arial"/>
                  <w:sz w:val="20"/>
                  <w:szCs w:val="20"/>
                </w:rPr>
                <w:t>4022229</w:t>
              </w:r>
            </w:ins>
            <w:ins w:id="434"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6A58D636" w14:textId="77777777" w:rsidR="00D208B7" w:rsidRDefault="00D208B7" w:rsidP="00AC6B7D">
            <w:pPr>
              <w:jc w:val="center"/>
              <w:rPr>
                <w:ins w:id="435" w:author="Naveen Premnath [2]" w:date="2024-09-10T23:32:00Z"/>
                <w:rFonts w:ascii="Arial" w:hAnsi="Arial" w:cs="Arial"/>
                <w:sz w:val="20"/>
                <w:szCs w:val="20"/>
              </w:rPr>
            </w:pPr>
            <w:r w:rsidRPr="008E0D77">
              <w:rPr>
                <w:rFonts w:ascii="Arial" w:hAnsi="Arial" w:cs="Arial"/>
                <w:sz w:val="20"/>
                <w:szCs w:val="20"/>
              </w:rPr>
              <w:t>624(22)</w:t>
            </w:r>
          </w:p>
          <w:p w14:paraId="4FAB38C3" w14:textId="4796640E" w:rsidR="00AC6B7D" w:rsidRPr="008E0D77" w:rsidRDefault="00AC6B7D" w:rsidP="00AC6B7D">
            <w:pPr>
              <w:jc w:val="center"/>
              <w:rPr>
                <w:rFonts w:ascii="Arial" w:hAnsi="Arial" w:cs="Arial"/>
                <w:sz w:val="20"/>
                <w:szCs w:val="20"/>
              </w:rPr>
            </w:pPr>
            <w:ins w:id="436" w:author="Naveen Premnath [2]" w:date="2024-09-10T23:32:00Z">
              <w:r>
                <w:rPr>
                  <w:rFonts w:ascii="Arial" w:hAnsi="Arial" w:cs="Arial"/>
                  <w:sz w:val="20"/>
                  <w:szCs w:val="20"/>
                </w:rPr>
                <w:t>(</w:t>
              </w:r>
            </w:ins>
            <w:ins w:id="437" w:author="Naveen Premnath [2]" w:date="2024-09-10T23:34:00Z">
              <w:r>
                <w:rPr>
                  <w:rFonts w:ascii="Arial" w:hAnsi="Arial" w:cs="Arial"/>
                  <w:sz w:val="20"/>
                  <w:szCs w:val="20"/>
                </w:rPr>
                <w:t>1542468</w:t>
              </w:r>
            </w:ins>
            <w:ins w:id="438" w:author="Naveen Premnath [2]" w:date="2024-09-10T23:32:00Z">
              <w:r>
                <w:rPr>
                  <w:rFonts w:ascii="Arial" w:hAnsi="Arial" w:cs="Arial"/>
                  <w:sz w:val="20"/>
                  <w:szCs w:val="20"/>
                </w:rPr>
                <w:t>)</w:t>
              </w:r>
            </w:ins>
          </w:p>
        </w:tc>
      </w:tr>
      <w:tr w:rsidR="00D208B7" w:rsidRPr="008E0D77" w14:paraId="2FE8CA0B" w14:textId="77777777" w:rsidTr="00AE288C">
        <w:trPr>
          <w:trHeight w:val="233"/>
        </w:trPr>
        <w:tc>
          <w:tcPr>
            <w:tcW w:w="2065" w:type="dxa"/>
            <w:tcBorders>
              <w:top w:val="single" w:sz="4" w:space="0" w:color="auto"/>
              <w:left w:val="single" w:sz="4" w:space="0" w:color="auto"/>
              <w:bottom w:val="single" w:sz="4" w:space="0" w:color="auto"/>
              <w:right w:val="single" w:sz="4" w:space="0" w:color="auto"/>
            </w:tcBorders>
            <w:hideMark/>
          </w:tcPr>
          <w:p w14:paraId="24B22031" w14:textId="77777777" w:rsidR="00994E08" w:rsidRDefault="00D208B7" w:rsidP="00994E08">
            <w:pPr>
              <w:rPr>
                <w:ins w:id="439" w:author="Naveen Premnath [2]" w:date="2024-09-21T00:17:00Z"/>
                <w:rFonts w:ascii="Arial" w:hAnsi="Arial" w:cs="Arial"/>
                <w:bCs/>
                <w:sz w:val="20"/>
                <w:szCs w:val="20"/>
              </w:rPr>
            </w:pPr>
            <w:r w:rsidRPr="008E0D77">
              <w:rPr>
                <w:rFonts w:ascii="Arial" w:hAnsi="Arial" w:cs="Arial"/>
                <w:bCs/>
                <w:sz w:val="20"/>
                <w:szCs w:val="20"/>
              </w:rPr>
              <w:t>High income</w:t>
            </w:r>
            <w:ins w:id="440" w:author="Naveen Premnath [2]" w:date="2024-09-21T00:17:00Z">
              <w:r w:rsidR="00994E08">
                <w:rPr>
                  <w:rFonts w:ascii="Arial" w:hAnsi="Arial" w:cs="Arial"/>
                  <w:bCs/>
                  <w:sz w:val="20"/>
                  <w:szCs w:val="20"/>
                </w:rPr>
                <w:t xml:space="preserve"> </w:t>
              </w:r>
              <w:r w:rsidR="00994E08" w:rsidRPr="008E0D77">
                <w:rPr>
                  <w:rFonts w:ascii="Arial" w:hAnsi="Arial" w:cs="Arial"/>
                  <w:bCs/>
                  <w:sz w:val="20"/>
                  <w:szCs w:val="20"/>
                </w:rPr>
                <w:t>(%)</w:t>
              </w:r>
            </w:ins>
          </w:p>
          <w:p w14:paraId="770D596E" w14:textId="6089CD71" w:rsidR="00D208B7" w:rsidRPr="008E0D77" w:rsidRDefault="00994E08" w:rsidP="00994E08">
            <w:pPr>
              <w:rPr>
                <w:rFonts w:ascii="Arial" w:hAnsi="Arial" w:cs="Arial"/>
                <w:bCs/>
                <w:sz w:val="20"/>
                <w:szCs w:val="20"/>
              </w:rPr>
            </w:pPr>
            <w:ins w:id="441" w:author="Naveen Premnath [2]" w:date="2024-09-21T00:17:00Z">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5097C942" w14:textId="77777777" w:rsidR="00D208B7" w:rsidRDefault="00D208B7" w:rsidP="00AE288C">
            <w:pPr>
              <w:jc w:val="center"/>
              <w:rPr>
                <w:ins w:id="442" w:author="Naveen Premnath [2]" w:date="2024-09-08T17:05:00Z"/>
                <w:rFonts w:ascii="Arial" w:hAnsi="Arial" w:cs="Arial"/>
                <w:sz w:val="20"/>
                <w:szCs w:val="20"/>
              </w:rPr>
            </w:pPr>
            <w:r w:rsidRPr="008E0D77">
              <w:rPr>
                <w:rFonts w:ascii="Arial" w:hAnsi="Arial" w:cs="Arial"/>
                <w:sz w:val="20"/>
                <w:szCs w:val="20"/>
              </w:rPr>
              <w:t>4087(4</w:t>
            </w:r>
            <w:r w:rsidR="00024ECF">
              <w:rPr>
                <w:rFonts w:ascii="Arial" w:hAnsi="Arial" w:cs="Arial"/>
                <w:sz w:val="20"/>
                <w:szCs w:val="20"/>
              </w:rPr>
              <w:t>4</w:t>
            </w:r>
            <w:r w:rsidRPr="008E0D77">
              <w:rPr>
                <w:rFonts w:ascii="Arial" w:hAnsi="Arial" w:cs="Arial"/>
                <w:sz w:val="20"/>
                <w:szCs w:val="20"/>
              </w:rPr>
              <w:t>)</w:t>
            </w:r>
          </w:p>
          <w:p w14:paraId="562CCA45" w14:textId="74563F3F" w:rsidR="00AE288C" w:rsidRPr="008E0D77" w:rsidRDefault="00AE288C" w:rsidP="00AE288C">
            <w:pPr>
              <w:jc w:val="center"/>
              <w:rPr>
                <w:rFonts w:ascii="Arial" w:hAnsi="Arial" w:cs="Arial"/>
                <w:sz w:val="20"/>
                <w:szCs w:val="20"/>
              </w:rPr>
            </w:pPr>
            <w:ins w:id="443" w:author="Naveen Premnath [2]" w:date="2024-09-08T17:05:00Z">
              <w:r>
                <w:rPr>
                  <w:rFonts w:ascii="Arial" w:hAnsi="Arial" w:cs="Arial"/>
                  <w:sz w:val="20"/>
                  <w:szCs w:val="20"/>
                </w:rPr>
                <w:t>(13518597)</w:t>
              </w:r>
            </w:ins>
          </w:p>
        </w:tc>
        <w:tc>
          <w:tcPr>
            <w:tcW w:w="1530" w:type="dxa"/>
            <w:tcBorders>
              <w:top w:val="single" w:sz="4" w:space="0" w:color="auto"/>
              <w:left w:val="single" w:sz="4" w:space="0" w:color="auto"/>
              <w:bottom w:val="single" w:sz="4" w:space="0" w:color="auto"/>
              <w:right w:val="single" w:sz="4" w:space="0" w:color="auto"/>
            </w:tcBorders>
            <w:hideMark/>
          </w:tcPr>
          <w:p w14:paraId="28635750" w14:textId="77777777" w:rsidR="00D208B7" w:rsidRDefault="00D208B7" w:rsidP="009E45AF">
            <w:pPr>
              <w:jc w:val="center"/>
              <w:rPr>
                <w:ins w:id="444" w:author="Naveen Premnath [2]" w:date="2024-09-08T16:49:00Z"/>
                <w:rFonts w:ascii="Arial" w:hAnsi="Arial" w:cs="Arial"/>
                <w:sz w:val="20"/>
                <w:szCs w:val="20"/>
              </w:rPr>
            </w:pPr>
            <w:r w:rsidRPr="008E0D77">
              <w:rPr>
                <w:rFonts w:ascii="Arial" w:hAnsi="Arial" w:cs="Arial"/>
                <w:sz w:val="20"/>
                <w:szCs w:val="20"/>
              </w:rPr>
              <w:t>386(</w:t>
            </w:r>
            <w:r w:rsidR="00024ECF">
              <w:rPr>
                <w:rFonts w:ascii="Arial" w:hAnsi="Arial" w:cs="Arial"/>
                <w:sz w:val="20"/>
                <w:szCs w:val="20"/>
              </w:rPr>
              <w:t>20</w:t>
            </w:r>
            <w:r w:rsidRPr="008E0D77">
              <w:rPr>
                <w:rFonts w:ascii="Arial" w:hAnsi="Arial" w:cs="Arial"/>
                <w:sz w:val="20"/>
                <w:szCs w:val="20"/>
              </w:rPr>
              <w:t>)</w:t>
            </w:r>
          </w:p>
          <w:p w14:paraId="0F5895E8" w14:textId="0A815363" w:rsidR="009E45AF" w:rsidRPr="008E0D77" w:rsidRDefault="009E45AF" w:rsidP="009E45AF">
            <w:pPr>
              <w:jc w:val="center"/>
              <w:rPr>
                <w:rFonts w:ascii="Arial" w:hAnsi="Arial" w:cs="Arial"/>
                <w:sz w:val="20"/>
                <w:szCs w:val="20"/>
              </w:rPr>
            </w:pPr>
            <w:ins w:id="445" w:author="Naveen Premnath [2]" w:date="2024-09-08T16:50:00Z">
              <w:r>
                <w:rPr>
                  <w:rFonts w:ascii="Arial" w:hAnsi="Arial" w:cs="Arial"/>
                  <w:sz w:val="20"/>
                  <w:szCs w:val="20"/>
                </w:rPr>
                <w:t>(1204722)</w:t>
              </w:r>
            </w:ins>
          </w:p>
        </w:tc>
        <w:tc>
          <w:tcPr>
            <w:tcW w:w="1350" w:type="dxa"/>
            <w:tcBorders>
              <w:top w:val="single" w:sz="4" w:space="0" w:color="auto"/>
              <w:left w:val="single" w:sz="4" w:space="0" w:color="auto"/>
              <w:bottom w:val="single" w:sz="4" w:space="0" w:color="auto"/>
              <w:right w:val="single" w:sz="4" w:space="0" w:color="auto"/>
            </w:tcBorders>
            <w:hideMark/>
          </w:tcPr>
          <w:p w14:paraId="4F62060D" w14:textId="77777777" w:rsidR="00D208B7" w:rsidRDefault="00D208B7" w:rsidP="00BF2775">
            <w:pPr>
              <w:jc w:val="center"/>
              <w:rPr>
                <w:ins w:id="446" w:author="Naveen Premnath [2]" w:date="2024-09-09T13:05:00Z"/>
                <w:rFonts w:ascii="Arial" w:hAnsi="Arial" w:cs="Arial"/>
                <w:sz w:val="20"/>
                <w:szCs w:val="20"/>
              </w:rPr>
            </w:pPr>
            <w:r w:rsidRPr="008E0D77">
              <w:rPr>
                <w:rFonts w:ascii="Arial" w:hAnsi="Arial" w:cs="Arial"/>
                <w:sz w:val="20"/>
                <w:szCs w:val="20"/>
              </w:rPr>
              <w:t>217(23)</w:t>
            </w:r>
          </w:p>
          <w:p w14:paraId="547B9AC7" w14:textId="40152FE3" w:rsidR="00BF2775" w:rsidRPr="008E0D77" w:rsidRDefault="00BF2775" w:rsidP="00BF2775">
            <w:pPr>
              <w:jc w:val="center"/>
              <w:rPr>
                <w:rFonts w:ascii="Arial" w:hAnsi="Arial" w:cs="Arial"/>
                <w:sz w:val="20"/>
                <w:szCs w:val="20"/>
              </w:rPr>
            </w:pPr>
            <w:ins w:id="447" w:author="Naveen Premnath [2]" w:date="2024-09-09T13:05:00Z">
              <w:r>
                <w:rPr>
                  <w:rFonts w:ascii="Arial" w:hAnsi="Arial" w:cs="Arial"/>
                  <w:sz w:val="20"/>
                  <w:szCs w:val="20"/>
                </w:rPr>
                <w:t>(642578)</w:t>
              </w:r>
            </w:ins>
          </w:p>
        </w:tc>
        <w:tc>
          <w:tcPr>
            <w:tcW w:w="1710" w:type="dxa"/>
            <w:tcBorders>
              <w:top w:val="single" w:sz="4" w:space="0" w:color="auto"/>
              <w:left w:val="single" w:sz="4" w:space="0" w:color="auto"/>
              <w:bottom w:val="single" w:sz="4" w:space="0" w:color="auto"/>
              <w:right w:val="single" w:sz="4" w:space="0" w:color="auto"/>
            </w:tcBorders>
            <w:hideMark/>
          </w:tcPr>
          <w:p w14:paraId="28F65089" w14:textId="77777777" w:rsidR="00D208B7" w:rsidRDefault="00D208B7" w:rsidP="00B2419E">
            <w:pPr>
              <w:jc w:val="center"/>
              <w:rPr>
                <w:ins w:id="448" w:author="Naveen Premnath [2]" w:date="2024-09-10T23:50:00Z"/>
                <w:rFonts w:ascii="Arial" w:hAnsi="Arial" w:cs="Arial"/>
                <w:sz w:val="20"/>
                <w:szCs w:val="20"/>
              </w:rPr>
            </w:pPr>
            <w:r w:rsidRPr="008E0D77">
              <w:rPr>
                <w:rFonts w:ascii="Arial" w:hAnsi="Arial" w:cs="Arial"/>
                <w:sz w:val="20"/>
                <w:szCs w:val="20"/>
              </w:rPr>
              <w:t>28904(3</w:t>
            </w:r>
            <w:r w:rsidR="00024ECF">
              <w:rPr>
                <w:rFonts w:ascii="Arial" w:hAnsi="Arial" w:cs="Arial"/>
                <w:sz w:val="20"/>
                <w:szCs w:val="20"/>
              </w:rPr>
              <w:t>5</w:t>
            </w:r>
            <w:r w:rsidRPr="008E0D77">
              <w:rPr>
                <w:rFonts w:ascii="Arial" w:hAnsi="Arial" w:cs="Arial"/>
                <w:sz w:val="20"/>
                <w:szCs w:val="20"/>
              </w:rPr>
              <w:t>)</w:t>
            </w:r>
          </w:p>
          <w:p w14:paraId="24EDB8A9" w14:textId="749C4442" w:rsidR="00B2419E" w:rsidRPr="008E0D77" w:rsidRDefault="00B2419E" w:rsidP="00B2419E">
            <w:pPr>
              <w:jc w:val="center"/>
              <w:rPr>
                <w:rFonts w:ascii="Arial" w:hAnsi="Arial" w:cs="Arial"/>
                <w:sz w:val="20"/>
                <w:szCs w:val="20"/>
              </w:rPr>
            </w:pPr>
            <w:ins w:id="449" w:author="Naveen Premnath [2]" w:date="2024-09-10T23:50:00Z">
              <w:r>
                <w:rPr>
                  <w:rFonts w:ascii="Arial" w:hAnsi="Arial" w:cs="Arial"/>
                  <w:sz w:val="20"/>
                  <w:szCs w:val="20"/>
                </w:rPr>
                <w:t>(</w:t>
              </w:r>
            </w:ins>
            <w:ins w:id="450" w:author="Naveen Premnath [2]" w:date="2024-09-10T23:57:00Z">
              <w:r w:rsidR="003A2B0C">
                <w:rPr>
                  <w:rFonts w:ascii="Arial" w:hAnsi="Arial" w:cs="Arial"/>
                  <w:sz w:val="20"/>
                  <w:szCs w:val="20"/>
                </w:rPr>
                <w:t>97613381</w:t>
              </w:r>
            </w:ins>
            <w:ins w:id="451" w:author="Naveen Premnath [2]" w:date="2024-09-10T23:50: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4C6DF0E1" w14:textId="77777777" w:rsidR="00D208B7" w:rsidRDefault="00D208B7" w:rsidP="00B2419E">
            <w:pPr>
              <w:jc w:val="center"/>
              <w:rPr>
                <w:ins w:id="452" w:author="Naveen Premnath [2]" w:date="2024-09-10T23:52:00Z"/>
                <w:rFonts w:ascii="Arial" w:hAnsi="Arial" w:cs="Arial"/>
                <w:sz w:val="20"/>
                <w:szCs w:val="20"/>
              </w:rPr>
            </w:pPr>
            <w:r w:rsidRPr="008E0D77">
              <w:rPr>
                <w:rFonts w:ascii="Arial" w:hAnsi="Arial" w:cs="Arial"/>
                <w:sz w:val="20"/>
                <w:szCs w:val="20"/>
              </w:rPr>
              <w:t>1002(1</w:t>
            </w:r>
            <w:r w:rsidR="00024ECF">
              <w:rPr>
                <w:rFonts w:ascii="Arial" w:hAnsi="Arial" w:cs="Arial"/>
                <w:sz w:val="20"/>
                <w:szCs w:val="20"/>
              </w:rPr>
              <w:t>4</w:t>
            </w:r>
            <w:r w:rsidRPr="008E0D77">
              <w:rPr>
                <w:rFonts w:ascii="Arial" w:hAnsi="Arial" w:cs="Arial"/>
                <w:sz w:val="20"/>
                <w:szCs w:val="20"/>
              </w:rPr>
              <w:t>)</w:t>
            </w:r>
          </w:p>
          <w:p w14:paraId="4ED1E23E" w14:textId="679DACAC" w:rsidR="00B2419E" w:rsidRPr="008E0D77" w:rsidRDefault="00B2419E" w:rsidP="00B2419E">
            <w:pPr>
              <w:jc w:val="center"/>
              <w:rPr>
                <w:rFonts w:ascii="Arial" w:hAnsi="Arial" w:cs="Arial"/>
                <w:sz w:val="20"/>
                <w:szCs w:val="20"/>
              </w:rPr>
            </w:pPr>
            <w:ins w:id="453" w:author="Naveen Premnath [2]" w:date="2024-09-10T23:52:00Z">
              <w:r>
                <w:rPr>
                  <w:rFonts w:ascii="Arial" w:hAnsi="Arial" w:cs="Arial"/>
                  <w:sz w:val="20"/>
                  <w:szCs w:val="20"/>
                </w:rPr>
                <w:t>(</w:t>
              </w:r>
            </w:ins>
            <w:ins w:id="454" w:author="Naveen Premnath [2]" w:date="2024-09-11T00:05:00Z">
              <w:r w:rsidR="00D72165">
                <w:rPr>
                  <w:rFonts w:ascii="Arial" w:hAnsi="Arial" w:cs="Arial"/>
                  <w:sz w:val="20"/>
                  <w:szCs w:val="20"/>
                </w:rPr>
                <w:t>3092851</w:t>
              </w:r>
            </w:ins>
            <w:ins w:id="455"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74F5DCB5" w14:textId="77777777" w:rsidR="00D208B7" w:rsidRDefault="00D208B7" w:rsidP="00AC6B7D">
            <w:pPr>
              <w:jc w:val="center"/>
              <w:rPr>
                <w:ins w:id="456" w:author="Naveen Premnath [2]" w:date="2024-09-10T23:32:00Z"/>
                <w:rFonts w:ascii="Arial" w:hAnsi="Arial" w:cs="Arial"/>
                <w:sz w:val="20"/>
                <w:szCs w:val="20"/>
              </w:rPr>
            </w:pPr>
            <w:r w:rsidRPr="008E0D77">
              <w:rPr>
                <w:rFonts w:ascii="Arial" w:hAnsi="Arial" w:cs="Arial"/>
                <w:sz w:val="20"/>
                <w:szCs w:val="20"/>
              </w:rPr>
              <w:t>525(1</w:t>
            </w:r>
            <w:r w:rsidR="00024ECF">
              <w:rPr>
                <w:rFonts w:ascii="Arial" w:hAnsi="Arial" w:cs="Arial"/>
                <w:sz w:val="20"/>
                <w:szCs w:val="20"/>
              </w:rPr>
              <w:t>9</w:t>
            </w:r>
            <w:r w:rsidRPr="008E0D77">
              <w:rPr>
                <w:rFonts w:ascii="Arial" w:hAnsi="Arial" w:cs="Arial"/>
                <w:sz w:val="20"/>
                <w:szCs w:val="20"/>
              </w:rPr>
              <w:t>)</w:t>
            </w:r>
          </w:p>
          <w:p w14:paraId="64E13CDD" w14:textId="0A1068BE" w:rsidR="00AC6B7D" w:rsidRPr="008E0D77" w:rsidRDefault="00AC6B7D" w:rsidP="00AC6B7D">
            <w:pPr>
              <w:jc w:val="center"/>
              <w:rPr>
                <w:rFonts w:ascii="Arial" w:hAnsi="Arial" w:cs="Arial"/>
                <w:sz w:val="20"/>
                <w:szCs w:val="20"/>
              </w:rPr>
            </w:pPr>
            <w:ins w:id="457" w:author="Naveen Premnath [2]" w:date="2024-09-10T23:32:00Z">
              <w:r>
                <w:rPr>
                  <w:rFonts w:ascii="Arial" w:hAnsi="Arial" w:cs="Arial"/>
                  <w:sz w:val="20"/>
                  <w:szCs w:val="20"/>
                </w:rPr>
                <w:t>(</w:t>
              </w:r>
            </w:ins>
            <w:ins w:id="458" w:author="Naveen Premnath [2]" w:date="2024-09-10T23:34:00Z">
              <w:r>
                <w:rPr>
                  <w:rFonts w:ascii="Arial" w:hAnsi="Arial" w:cs="Arial"/>
                  <w:sz w:val="20"/>
                  <w:szCs w:val="20"/>
                </w:rPr>
                <w:t>1615808</w:t>
              </w:r>
            </w:ins>
            <w:ins w:id="459" w:author="Naveen Premnath [2]" w:date="2024-09-10T23:32:00Z">
              <w:r>
                <w:rPr>
                  <w:rFonts w:ascii="Arial" w:hAnsi="Arial" w:cs="Arial"/>
                  <w:sz w:val="20"/>
                  <w:szCs w:val="20"/>
                </w:rPr>
                <w:t>)</w:t>
              </w:r>
            </w:ins>
          </w:p>
        </w:tc>
      </w:tr>
      <w:tr w:rsidR="00D208B7" w:rsidRPr="008E0D77" w14:paraId="08B40695" w14:textId="77777777" w:rsidTr="00AE288C">
        <w:trPr>
          <w:trHeight w:val="58"/>
        </w:trPr>
        <w:tc>
          <w:tcPr>
            <w:tcW w:w="2065" w:type="dxa"/>
            <w:tcBorders>
              <w:top w:val="single" w:sz="4" w:space="0" w:color="auto"/>
              <w:left w:val="single" w:sz="4" w:space="0" w:color="auto"/>
              <w:bottom w:val="single" w:sz="4" w:space="0" w:color="auto"/>
              <w:right w:val="single" w:sz="4" w:space="0" w:color="auto"/>
            </w:tcBorders>
            <w:hideMark/>
          </w:tcPr>
          <w:p w14:paraId="109BE715" w14:textId="6A815050" w:rsidR="00D208B7" w:rsidRPr="008E0D77" w:rsidRDefault="00D208B7" w:rsidP="00835045">
            <w:pPr>
              <w:rPr>
                <w:rFonts w:ascii="Arial" w:hAnsi="Arial" w:cs="Arial"/>
                <w:b/>
                <w:bCs/>
                <w:sz w:val="20"/>
                <w:szCs w:val="20"/>
              </w:rPr>
            </w:pPr>
            <w:commentRangeStart w:id="460"/>
            <w:commentRangeStart w:id="461"/>
            <w:r w:rsidRPr="008E0D77">
              <w:rPr>
                <w:rFonts w:ascii="Arial" w:hAnsi="Arial" w:cs="Arial"/>
                <w:b/>
                <w:bCs/>
                <w:sz w:val="20"/>
                <w:szCs w:val="20"/>
              </w:rPr>
              <w:t xml:space="preserve">Unemployed – Yes </w:t>
            </w:r>
            <w:commentRangeEnd w:id="460"/>
            <w:r w:rsidR="00F146C4" w:rsidRPr="008E0D77">
              <w:rPr>
                <w:rStyle w:val="CommentReference"/>
                <w:rFonts w:ascii="Arial" w:hAnsi="Arial" w:cs="Arial"/>
                <w:b/>
                <w:bCs/>
                <w:sz w:val="20"/>
                <w:szCs w:val="20"/>
              </w:rPr>
              <w:commentReference w:id="460"/>
            </w:r>
            <w:commentRangeEnd w:id="461"/>
            <w:r w:rsidR="002C0EE9" w:rsidRPr="008E0D77">
              <w:rPr>
                <w:rStyle w:val="CommentReference"/>
                <w:rFonts w:ascii="Arial" w:hAnsi="Arial" w:cs="Arial"/>
                <w:b/>
                <w:bCs/>
                <w:sz w:val="20"/>
                <w:szCs w:val="20"/>
              </w:rPr>
              <w:commentReference w:id="461"/>
            </w:r>
            <w:r w:rsidRPr="008E0D77">
              <w:rPr>
                <w:rFonts w:ascii="Arial" w:hAnsi="Arial" w:cs="Arial"/>
                <w:b/>
                <w:bCs/>
                <w:sz w:val="20"/>
                <w:szCs w:val="20"/>
              </w:rPr>
              <w:t>(%)</w:t>
            </w:r>
            <w:ins w:id="462" w:author="Naveen Premnath [2]" w:date="2024-09-21T00:17:00Z">
              <w:r w:rsidR="00994E08">
                <w:rPr>
                  <w:rFonts w:ascii="Arial" w:hAnsi="Arial" w:cs="Arial"/>
                  <w:b/>
                  <w:bCs/>
                  <w:sz w:val="20"/>
                  <w:szCs w:val="20"/>
                </w:rPr>
                <w:t xml:space="preserve"> </w:t>
              </w:r>
              <w:r w:rsidR="00994E08">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hideMark/>
          </w:tcPr>
          <w:p w14:paraId="279E42E7" w14:textId="77777777" w:rsidR="00D208B7" w:rsidRDefault="00D208B7" w:rsidP="00BF2775">
            <w:pPr>
              <w:jc w:val="center"/>
              <w:rPr>
                <w:ins w:id="463" w:author="Naveen Premnath [2]" w:date="2024-09-09T13:07:00Z"/>
                <w:rFonts w:ascii="Arial" w:hAnsi="Arial" w:cs="Arial"/>
                <w:sz w:val="20"/>
                <w:szCs w:val="20"/>
              </w:rPr>
            </w:pPr>
            <w:r w:rsidRPr="008E0D77">
              <w:rPr>
                <w:rFonts w:ascii="Arial" w:hAnsi="Arial" w:cs="Arial"/>
                <w:sz w:val="20"/>
                <w:szCs w:val="20"/>
              </w:rPr>
              <w:t>5595(</w:t>
            </w:r>
            <w:r w:rsidR="00024ECF">
              <w:rPr>
                <w:rFonts w:ascii="Arial" w:hAnsi="Arial" w:cs="Arial"/>
                <w:sz w:val="20"/>
                <w:szCs w:val="20"/>
              </w:rPr>
              <w:t>60</w:t>
            </w:r>
            <w:r w:rsidRPr="008E0D77">
              <w:rPr>
                <w:rFonts w:ascii="Arial" w:hAnsi="Arial" w:cs="Arial"/>
                <w:sz w:val="20"/>
                <w:szCs w:val="20"/>
              </w:rPr>
              <w:t>)</w:t>
            </w:r>
          </w:p>
          <w:p w14:paraId="47FCD75C" w14:textId="184316A9" w:rsidR="00BF2775" w:rsidRPr="008E0D77" w:rsidRDefault="00BF2775" w:rsidP="00BF2775">
            <w:pPr>
              <w:jc w:val="center"/>
              <w:rPr>
                <w:rFonts w:ascii="Arial" w:hAnsi="Arial" w:cs="Arial"/>
                <w:sz w:val="20"/>
                <w:szCs w:val="20"/>
              </w:rPr>
            </w:pPr>
            <w:ins w:id="464" w:author="Naveen Premnath [2]" w:date="2024-09-09T13:08:00Z">
              <w:r>
                <w:rPr>
                  <w:rFonts w:ascii="Arial" w:hAnsi="Arial" w:cs="Arial"/>
                  <w:sz w:val="20"/>
                  <w:szCs w:val="20"/>
                </w:rPr>
                <w:t>(14935321)</w:t>
              </w:r>
            </w:ins>
          </w:p>
        </w:tc>
        <w:tc>
          <w:tcPr>
            <w:tcW w:w="1530" w:type="dxa"/>
            <w:tcBorders>
              <w:top w:val="single" w:sz="4" w:space="0" w:color="auto"/>
              <w:left w:val="single" w:sz="4" w:space="0" w:color="auto"/>
              <w:bottom w:val="single" w:sz="4" w:space="0" w:color="auto"/>
              <w:right w:val="single" w:sz="4" w:space="0" w:color="auto"/>
            </w:tcBorders>
            <w:hideMark/>
          </w:tcPr>
          <w:p w14:paraId="3D726967" w14:textId="77777777" w:rsidR="00D208B7" w:rsidRDefault="00D208B7" w:rsidP="00BF2775">
            <w:pPr>
              <w:jc w:val="center"/>
              <w:rPr>
                <w:ins w:id="465" w:author="Naveen Premnath [2]" w:date="2024-09-09T13:07:00Z"/>
                <w:rFonts w:ascii="Arial" w:hAnsi="Arial" w:cs="Arial"/>
                <w:sz w:val="20"/>
                <w:szCs w:val="20"/>
              </w:rPr>
            </w:pPr>
            <w:r w:rsidRPr="008E0D77">
              <w:rPr>
                <w:rFonts w:ascii="Arial" w:hAnsi="Arial" w:cs="Arial"/>
                <w:sz w:val="20"/>
                <w:szCs w:val="20"/>
              </w:rPr>
              <w:t>1788(90)</w:t>
            </w:r>
          </w:p>
          <w:p w14:paraId="49DED03E" w14:textId="1C50395E" w:rsidR="00BF2775" w:rsidRPr="008E0D77" w:rsidRDefault="00BF2775" w:rsidP="00BF2775">
            <w:pPr>
              <w:jc w:val="center"/>
              <w:rPr>
                <w:rFonts w:ascii="Arial" w:hAnsi="Arial" w:cs="Arial"/>
                <w:sz w:val="20"/>
                <w:szCs w:val="20"/>
              </w:rPr>
            </w:pPr>
            <w:ins w:id="466" w:author="Naveen Premnath [2]" w:date="2024-09-09T13:07:00Z">
              <w:r>
                <w:rPr>
                  <w:rFonts w:ascii="Arial" w:hAnsi="Arial" w:cs="Arial"/>
                  <w:sz w:val="20"/>
                  <w:szCs w:val="20"/>
                </w:rPr>
                <w:t>(4491190)</w:t>
              </w:r>
            </w:ins>
          </w:p>
        </w:tc>
        <w:tc>
          <w:tcPr>
            <w:tcW w:w="1350" w:type="dxa"/>
            <w:tcBorders>
              <w:top w:val="single" w:sz="4" w:space="0" w:color="auto"/>
              <w:left w:val="single" w:sz="4" w:space="0" w:color="auto"/>
              <w:bottom w:val="single" w:sz="4" w:space="0" w:color="auto"/>
              <w:right w:val="single" w:sz="4" w:space="0" w:color="auto"/>
            </w:tcBorders>
            <w:hideMark/>
          </w:tcPr>
          <w:p w14:paraId="303ADCBA" w14:textId="77777777" w:rsidR="00D208B7" w:rsidRDefault="00D208B7" w:rsidP="00BF2775">
            <w:pPr>
              <w:jc w:val="center"/>
              <w:rPr>
                <w:ins w:id="467" w:author="Naveen Premnath [2]" w:date="2024-09-09T13:06:00Z"/>
                <w:rFonts w:ascii="Arial" w:hAnsi="Arial" w:cs="Arial"/>
                <w:sz w:val="20"/>
                <w:szCs w:val="20"/>
              </w:rPr>
            </w:pPr>
            <w:r w:rsidRPr="008E0D77">
              <w:rPr>
                <w:rFonts w:ascii="Arial" w:hAnsi="Arial" w:cs="Arial"/>
                <w:sz w:val="20"/>
                <w:szCs w:val="20"/>
              </w:rPr>
              <w:t>821(8</w:t>
            </w:r>
            <w:r w:rsidR="00024ECF">
              <w:rPr>
                <w:rFonts w:ascii="Arial" w:hAnsi="Arial" w:cs="Arial"/>
                <w:sz w:val="20"/>
                <w:szCs w:val="20"/>
              </w:rPr>
              <w:t>9</w:t>
            </w:r>
            <w:r w:rsidRPr="008E0D77">
              <w:rPr>
                <w:rFonts w:ascii="Arial" w:hAnsi="Arial" w:cs="Arial"/>
                <w:sz w:val="20"/>
                <w:szCs w:val="20"/>
              </w:rPr>
              <w:t>)</w:t>
            </w:r>
          </w:p>
          <w:p w14:paraId="03E7C2FA" w14:textId="3967B967" w:rsidR="00BF2775" w:rsidRPr="008E0D77" w:rsidRDefault="00BF2775" w:rsidP="00BF2775">
            <w:pPr>
              <w:jc w:val="center"/>
              <w:rPr>
                <w:rFonts w:ascii="Arial" w:hAnsi="Arial" w:cs="Arial"/>
                <w:sz w:val="20"/>
                <w:szCs w:val="20"/>
              </w:rPr>
            </w:pPr>
            <w:ins w:id="468" w:author="Naveen Premnath [2]" w:date="2024-09-09T13:06:00Z">
              <w:r>
                <w:rPr>
                  <w:rFonts w:ascii="Arial" w:hAnsi="Arial" w:cs="Arial"/>
                  <w:sz w:val="20"/>
                  <w:szCs w:val="20"/>
                </w:rPr>
                <w:t>(</w:t>
              </w:r>
            </w:ins>
            <w:ins w:id="469" w:author="Naveen Premnath [2]" w:date="2024-09-09T13:07:00Z">
              <w:r>
                <w:rPr>
                  <w:rFonts w:ascii="Arial" w:hAnsi="Arial" w:cs="Arial"/>
                  <w:sz w:val="20"/>
                  <w:szCs w:val="20"/>
                </w:rPr>
                <w:t>2115199</w:t>
              </w:r>
            </w:ins>
            <w:ins w:id="470" w:author="Naveen Premnath [2]" w:date="2024-09-09T13:06: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3EA5FAF4" w14:textId="77777777" w:rsidR="00D208B7" w:rsidRDefault="00D208B7" w:rsidP="00B2419E">
            <w:pPr>
              <w:jc w:val="center"/>
              <w:rPr>
                <w:ins w:id="471" w:author="Naveen Premnath [2]" w:date="2024-09-10T23:50:00Z"/>
                <w:rFonts w:ascii="Arial" w:hAnsi="Arial" w:cs="Arial"/>
                <w:sz w:val="20"/>
                <w:szCs w:val="20"/>
              </w:rPr>
            </w:pPr>
            <w:r w:rsidRPr="008E0D77">
              <w:rPr>
                <w:rFonts w:ascii="Arial" w:hAnsi="Arial" w:cs="Arial"/>
                <w:sz w:val="20"/>
                <w:szCs w:val="20"/>
              </w:rPr>
              <w:t>24742(</w:t>
            </w:r>
            <w:r w:rsidR="00024ECF">
              <w:rPr>
                <w:rFonts w:ascii="Arial" w:hAnsi="Arial" w:cs="Arial"/>
                <w:sz w:val="20"/>
                <w:szCs w:val="20"/>
              </w:rPr>
              <w:t>30</w:t>
            </w:r>
            <w:r w:rsidRPr="008E0D77">
              <w:rPr>
                <w:rFonts w:ascii="Arial" w:hAnsi="Arial" w:cs="Arial"/>
                <w:sz w:val="20"/>
                <w:szCs w:val="20"/>
              </w:rPr>
              <w:t>)</w:t>
            </w:r>
          </w:p>
          <w:p w14:paraId="6D2FAC3C" w14:textId="63B89784" w:rsidR="00B2419E" w:rsidRPr="008E0D77" w:rsidRDefault="00B2419E" w:rsidP="00B2419E">
            <w:pPr>
              <w:jc w:val="center"/>
              <w:rPr>
                <w:rFonts w:ascii="Arial" w:hAnsi="Arial" w:cs="Arial"/>
                <w:sz w:val="20"/>
                <w:szCs w:val="20"/>
              </w:rPr>
            </w:pPr>
            <w:ins w:id="472" w:author="Naveen Premnath [2]" w:date="2024-09-10T23:51:00Z">
              <w:r>
                <w:rPr>
                  <w:rFonts w:ascii="Arial" w:hAnsi="Arial" w:cs="Arial"/>
                  <w:sz w:val="20"/>
                  <w:szCs w:val="20"/>
                </w:rPr>
                <w:t>(</w:t>
              </w:r>
            </w:ins>
            <w:ins w:id="473" w:author="Naveen Premnath [2]" w:date="2024-09-10T23:57:00Z">
              <w:r w:rsidR="003A2B0C">
                <w:rPr>
                  <w:rFonts w:ascii="Arial" w:hAnsi="Arial" w:cs="Arial"/>
                  <w:sz w:val="20"/>
                  <w:szCs w:val="20"/>
                </w:rPr>
                <w:t>57754012</w:t>
              </w:r>
            </w:ins>
            <w:ins w:id="474" w:author="Naveen Premnath [2]" w:date="2024-09-10T23:51: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5E194888" w14:textId="77777777" w:rsidR="00D208B7" w:rsidRDefault="00D208B7" w:rsidP="00B2419E">
            <w:pPr>
              <w:jc w:val="center"/>
              <w:rPr>
                <w:ins w:id="475" w:author="Naveen Premnath [2]" w:date="2024-09-10T23:52:00Z"/>
                <w:rFonts w:ascii="Arial" w:hAnsi="Arial" w:cs="Arial"/>
                <w:sz w:val="20"/>
                <w:szCs w:val="20"/>
              </w:rPr>
            </w:pPr>
            <w:r w:rsidRPr="008E0D77">
              <w:rPr>
                <w:rFonts w:ascii="Arial" w:hAnsi="Arial" w:cs="Arial"/>
                <w:sz w:val="20"/>
                <w:szCs w:val="20"/>
              </w:rPr>
              <w:t>6292(86)</w:t>
            </w:r>
          </w:p>
          <w:p w14:paraId="58EF7B92" w14:textId="5DE1DD31" w:rsidR="00B2419E" w:rsidRPr="008E0D77" w:rsidRDefault="00B2419E" w:rsidP="00B2419E">
            <w:pPr>
              <w:jc w:val="center"/>
              <w:rPr>
                <w:rFonts w:ascii="Arial" w:hAnsi="Arial" w:cs="Arial"/>
                <w:sz w:val="20"/>
                <w:szCs w:val="20"/>
              </w:rPr>
            </w:pPr>
            <w:ins w:id="476" w:author="Naveen Premnath [2]" w:date="2024-09-10T23:52:00Z">
              <w:r>
                <w:rPr>
                  <w:rFonts w:ascii="Arial" w:hAnsi="Arial" w:cs="Arial"/>
                  <w:sz w:val="20"/>
                  <w:szCs w:val="20"/>
                </w:rPr>
                <w:t>(</w:t>
              </w:r>
            </w:ins>
            <w:ins w:id="477" w:author="Naveen Premnath [2]" w:date="2024-09-11T00:05:00Z">
              <w:r w:rsidR="00D72165">
                <w:rPr>
                  <w:rFonts w:ascii="Arial" w:hAnsi="Arial" w:cs="Arial"/>
                  <w:sz w:val="20"/>
                  <w:szCs w:val="20"/>
                </w:rPr>
                <w:t>13722279</w:t>
              </w:r>
            </w:ins>
            <w:ins w:id="478"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517322AA" w14:textId="77777777" w:rsidR="00D208B7" w:rsidRDefault="00D208B7" w:rsidP="00AC6B7D">
            <w:pPr>
              <w:jc w:val="center"/>
              <w:rPr>
                <w:ins w:id="479" w:author="Naveen Premnath [2]" w:date="2024-09-10T23:32:00Z"/>
                <w:rFonts w:ascii="Arial" w:hAnsi="Arial" w:cs="Arial"/>
                <w:sz w:val="20"/>
                <w:szCs w:val="20"/>
              </w:rPr>
            </w:pPr>
            <w:r w:rsidRPr="008E0D77">
              <w:rPr>
                <w:rFonts w:ascii="Arial" w:hAnsi="Arial" w:cs="Arial"/>
                <w:sz w:val="20"/>
                <w:szCs w:val="20"/>
              </w:rPr>
              <w:t>2326(8</w:t>
            </w:r>
            <w:r w:rsidR="00024ECF">
              <w:rPr>
                <w:rFonts w:ascii="Arial" w:hAnsi="Arial" w:cs="Arial"/>
                <w:sz w:val="20"/>
                <w:szCs w:val="20"/>
              </w:rPr>
              <w:t>3</w:t>
            </w:r>
            <w:r w:rsidRPr="008E0D77">
              <w:rPr>
                <w:rFonts w:ascii="Arial" w:hAnsi="Arial" w:cs="Arial"/>
                <w:sz w:val="20"/>
                <w:szCs w:val="20"/>
              </w:rPr>
              <w:t>)</w:t>
            </w:r>
          </w:p>
          <w:p w14:paraId="766480F4" w14:textId="4D7EF499" w:rsidR="00AC6B7D" w:rsidRPr="008E0D77" w:rsidRDefault="00AC6B7D" w:rsidP="00AC6B7D">
            <w:pPr>
              <w:jc w:val="center"/>
              <w:rPr>
                <w:rFonts w:ascii="Arial" w:hAnsi="Arial" w:cs="Arial"/>
                <w:sz w:val="20"/>
                <w:szCs w:val="20"/>
              </w:rPr>
            </w:pPr>
            <w:ins w:id="480" w:author="Naveen Premnath [2]" w:date="2024-09-10T23:32:00Z">
              <w:r>
                <w:rPr>
                  <w:rFonts w:ascii="Arial" w:hAnsi="Arial" w:cs="Arial"/>
                  <w:sz w:val="20"/>
                  <w:szCs w:val="20"/>
                </w:rPr>
                <w:t>(</w:t>
              </w:r>
            </w:ins>
            <w:ins w:id="481" w:author="Naveen Premnath [2]" w:date="2024-09-10T23:44:00Z">
              <w:r w:rsidR="00B2419E">
                <w:rPr>
                  <w:rFonts w:ascii="Arial" w:hAnsi="Arial" w:cs="Arial"/>
                  <w:sz w:val="20"/>
                  <w:szCs w:val="20"/>
                </w:rPr>
                <w:t>5171986</w:t>
              </w:r>
            </w:ins>
            <w:ins w:id="482" w:author="Naveen Premnath [2]" w:date="2024-09-10T23:32:00Z">
              <w:r>
                <w:rPr>
                  <w:rFonts w:ascii="Arial" w:hAnsi="Arial" w:cs="Arial"/>
                  <w:sz w:val="20"/>
                  <w:szCs w:val="20"/>
                </w:rPr>
                <w:t>)</w:t>
              </w:r>
            </w:ins>
          </w:p>
        </w:tc>
      </w:tr>
      <w:tr w:rsidR="00BF2775" w:rsidRPr="008E0D77" w14:paraId="089981A8" w14:textId="77777777" w:rsidTr="00AE288C">
        <w:trPr>
          <w:trHeight w:val="58"/>
          <w:ins w:id="483" w:author="Naveen Premnath [2]" w:date="2024-09-09T13:09:00Z"/>
        </w:trPr>
        <w:tc>
          <w:tcPr>
            <w:tcW w:w="2065" w:type="dxa"/>
            <w:tcBorders>
              <w:top w:val="single" w:sz="4" w:space="0" w:color="auto"/>
              <w:left w:val="single" w:sz="4" w:space="0" w:color="auto"/>
              <w:bottom w:val="single" w:sz="4" w:space="0" w:color="auto"/>
              <w:right w:val="single" w:sz="4" w:space="0" w:color="auto"/>
            </w:tcBorders>
          </w:tcPr>
          <w:p w14:paraId="52EE44FD" w14:textId="034F523C" w:rsidR="00BF2775" w:rsidRPr="008E0D77" w:rsidRDefault="002F5029" w:rsidP="00835045">
            <w:pPr>
              <w:rPr>
                <w:ins w:id="484" w:author="Naveen Premnath [2]" w:date="2024-09-09T13:09:00Z"/>
                <w:rFonts w:ascii="Arial" w:hAnsi="Arial" w:cs="Arial"/>
                <w:b/>
                <w:bCs/>
                <w:sz w:val="20"/>
                <w:szCs w:val="20"/>
              </w:rPr>
            </w:pPr>
            <w:ins w:id="485" w:author="Naveen Premnath [2]" w:date="2024-09-29T23:50:00Z">
              <w:r>
                <w:rPr>
                  <w:rFonts w:ascii="Arial" w:hAnsi="Arial" w:cs="Arial"/>
                  <w:b/>
                  <w:bCs/>
                  <w:sz w:val="20"/>
                  <w:szCs w:val="20"/>
                </w:rPr>
                <w:t xml:space="preserve">Ever </w:t>
              </w:r>
            </w:ins>
            <w:ins w:id="486" w:author="Naveen Premnath [2]" w:date="2024-09-29T23:44:00Z">
              <w:r>
                <w:rPr>
                  <w:rFonts w:ascii="Arial" w:hAnsi="Arial" w:cs="Arial"/>
                  <w:b/>
                  <w:bCs/>
                  <w:sz w:val="20"/>
                  <w:szCs w:val="20"/>
                </w:rPr>
                <w:t xml:space="preserve">Retired – Yes (%) </w:t>
              </w:r>
              <w:r>
                <w:rPr>
                  <w:rFonts w:ascii="Arial" w:hAnsi="Arial" w:cs="Arial"/>
                  <w:bCs/>
                  <w:sz w:val="20"/>
                  <w:szCs w:val="20"/>
                </w:rPr>
                <w:t>(weighted)</w:t>
              </w:r>
            </w:ins>
          </w:p>
        </w:tc>
        <w:tc>
          <w:tcPr>
            <w:tcW w:w="1440" w:type="dxa"/>
            <w:tcBorders>
              <w:top w:val="single" w:sz="4" w:space="0" w:color="auto"/>
              <w:left w:val="single" w:sz="4" w:space="0" w:color="auto"/>
              <w:bottom w:val="single" w:sz="4" w:space="0" w:color="auto"/>
              <w:right w:val="single" w:sz="4" w:space="0" w:color="auto"/>
            </w:tcBorders>
          </w:tcPr>
          <w:p w14:paraId="06F9E4F7" w14:textId="77777777" w:rsidR="00BF2775" w:rsidRDefault="002F5029" w:rsidP="00BF2775">
            <w:pPr>
              <w:jc w:val="center"/>
              <w:rPr>
                <w:ins w:id="487" w:author="Naveen Premnath [2]" w:date="2024-09-29T23:48:00Z"/>
                <w:rFonts w:ascii="Arial" w:hAnsi="Arial" w:cs="Arial"/>
                <w:sz w:val="20"/>
                <w:szCs w:val="20"/>
              </w:rPr>
            </w:pPr>
            <w:ins w:id="488" w:author="Naveen Premnath [2]" w:date="2024-09-29T23:44:00Z">
              <w:r>
                <w:rPr>
                  <w:rFonts w:ascii="Arial" w:hAnsi="Arial" w:cs="Arial"/>
                  <w:sz w:val="20"/>
                  <w:szCs w:val="20"/>
                </w:rPr>
                <w:t>3751</w:t>
              </w:r>
            </w:ins>
            <w:ins w:id="489" w:author="Naveen Premnath [2]" w:date="2024-09-29T23:45:00Z">
              <w:r>
                <w:rPr>
                  <w:rFonts w:ascii="Arial" w:hAnsi="Arial" w:cs="Arial"/>
                  <w:sz w:val="20"/>
                  <w:szCs w:val="20"/>
                </w:rPr>
                <w:t>(40)</w:t>
              </w:r>
            </w:ins>
          </w:p>
          <w:p w14:paraId="19D9780D" w14:textId="25C6CF19" w:rsidR="002F5029" w:rsidRPr="008E0D77" w:rsidRDefault="002F5029" w:rsidP="00BF2775">
            <w:pPr>
              <w:jc w:val="center"/>
              <w:rPr>
                <w:ins w:id="490" w:author="Naveen Premnath [2]" w:date="2024-09-09T13:09:00Z"/>
                <w:rFonts w:ascii="Arial" w:hAnsi="Arial" w:cs="Arial"/>
                <w:sz w:val="20"/>
                <w:szCs w:val="20"/>
              </w:rPr>
            </w:pPr>
            <w:ins w:id="491" w:author="Naveen Premnath [2]" w:date="2024-09-29T23:48:00Z">
              <w:r>
                <w:rPr>
                  <w:rFonts w:ascii="Arial" w:hAnsi="Arial" w:cs="Arial"/>
                  <w:sz w:val="20"/>
                  <w:szCs w:val="20"/>
                </w:rPr>
                <w:t>(</w:t>
              </w:r>
              <w:r w:rsidRPr="002F5029">
                <w:rPr>
                  <w:rFonts w:ascii="Arial" w:hAnsi="Arial" w:cs="Arial"/>
                  <w:sz w:val="20"/>
                  <w:szCs w:val="20"/>
                </w:rPr>
                <w:t>10546412</w:t>
              </w:r>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24111DEC" w14:textId="77777777" w:rsidR="00BF2775" w:rsidRDefault="002F5029" w:rsidP="00BF2775">
            <w:pPr>
              <w:jc w:val="center"/>
              <w:rPr>
                <w:ins w:id="492" w:author="Naveen Premnath [2]" w:date="2024-09-29T23:49:00Z"/>
                <w:rFonts w:ascii="Arial" w:hAnsi="Arial" w:cs="Arial"/>
                <w:sz w:val="20"/>
                <w:szCs w:val="20"/>
              </w:rPr>
            </w:pPr>
            <w:ins w:id="493" w:author="Naveen Premnath [2]" w:date="2024-09-29T23:45:00Z">
              <w:r>
                <w:rPr>
                  <w:rFonts w:ascii="Arial" w:hAnsi="Arial" w:cs="Arial"/>
                  <w:sz w:val="20"/>
                  <w:szCs w:val="20"/>
                </w:rPr>
                <w:t>718</w:t>
              </w:r>
            </w:ins>
            <w:ins w:id="494" w:author="Naveen Premnath [2]" w:date="2024-09-29T23:46:00Z">
              <w:r>
                <w:rPr>
                  <w:rFonts w:ascii="Arial" w:hAnsi="Arial" w:cs="Arial"/>
                  <w:sz w:val="20"/>
                  <w:szCs w:val="20"/>
                </w:rPr>
                <w:t>(36)</w:t>
              </w:r>
            </w:ins>
          </w:p>
          <w:p w14:paraId="46DF51E8" w14:textId="599E5DCB" w:rsidR="002F5029" w:rsidRPr="008E0D77" w:rsidRDefault="002F5029" w:rsidP="00BF2775">
            <w:pPr>
              <w:jc w:val="center"/>
              <w:rPr>
                <w:ins w:id="495" w:author="Naveen Premnath [2]" w:date="2024-09-09T13:09:00Z"/>
                <w:rFonts w:ascii="Arial" w:hAnsi="Arial" w:cs="Arial"/>
                <w:sz w:val="20"/>
                <w:szCs w:val="20"/>
              </w:rPr>
            </w:pPr>
            <w:ins w:id="496" w:author="Naveen Premnath [2]" w:date="2024-09-29T23:49:00Z">
              <w:r>
                <w:rPr>
                  <w:rFonts w:ascii="Arial" w:hAnsi="Arial" w:cs="Arial"/>
                  <w:sz w:val="20"/>
                  <w:szCs w:val="20"/>
                </w:rPr>
                <w:t>(</w:t>
              </w:r>
              <w:r w:rsidRPr="002F5029">
                <w:rPr>
                  <w:rFonts w:ascii="Arial" w:hAnsi="Arial" w:cs="Arial"/>
                  <w:sz w:val="20"/>
                  <w:szCs w:val="20"/>
                </w:rPr>
                <w:t>1957988</w:t>
              </w:r>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tcPr>
          <w:p w14:paraId="1BB58E5B" w14:textId="77777777" w:rsidR="00BF2775" w:rsidRDefault="002F5029" w:rsidP="00BF2775">
            <w:pPr>
              <w:jc w:val="center"/>
              <w:rPr>
                <w:ins w:id="497" w:author="Naveen Premnath [2]" w:date="2024-09-29T23:50:00Z"/>
                <w:rFonts w:ascii="Arial" w:hAnsi="Arial" w:cs="Arial"/>
                <w:sz w:val="20"/>
                <w:szCs w:val="20"/>
              </w:rPr>
            </w:pPr>
            <w:ins w:id="498" w:author="Naveen Premnath [2]" w:date="2024-09-29T23:47:00Z">
              <w:r>
                <w:rPr>
                  <w:rFonts w:ascii="Arial" w:hAnsi="Arial" w:cs="Arial"/>
                  <w:sz w:val="20"/>
                  <w:szCs w:val="20"/>
                </w:rPr>
                <w:t>429(46)</w:t>
              </w:r>
            </w:ins>
          </w:p>
          <w:p w14:paraId="0055FA31" w14:textId="74E8B7E2" w:rsidR="002F5029" w:rsidRPr="008E0D77" w:rsidRDefault="002F5029" w:rsidP="00BF2775">
            <w:pPr>
              <w:jc w:val="center"/>
              <w:rPr>
                <w:ins w:id="499" w:author="Naveen Premnath [2]" w:date="2024-09-09T13:09:00Z"/>
                <w:rFonts w:ascii="Arial" w:hAnsi="Arial" w:cs="Arial"/>
                <w:sz w:val="20"/>
                <w:szCs w:val="20"/>
              </w:rPr>
            </w:pPr>
            <w:ins w:id="500" w:author="Naveen Premnath [2]" w:date="2024-09-29T23:50:00Z">
              <w:r>
                <w:rPr>
                  <w:rFonts w:ascii="Arial" w:hAnsi="Arial" w:cs="Arial"/>
                  <w:sz w:val="20"/>
                  <w:szCs w:val="20"/>
                </w:rPr>
                <w:t>(</w:t>
              </w:r>
              <w:r w:rsidRPr="002F5029">
                <w:rPr>
                  <w:rFonts w:ascii="Arial" w:hAnsi="Arial" w:cs="Arial"/>
                  <w:sz w:val="20"/>
                  <w:szCs w:val="20"/>
                </w:rPr>
                <w:t>1136176</w:t>
              </w:r>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tcPr>
          <w:p w14:paraId="320608DC" w14:textId="77777777" w:rsidR="00BF2775" w:rsidRDefault="002C0EE9" w:rsidP="00D208B7">
            <w:pPr>
              <w:jc w:val="center"/>
              <w:rPr>
                <w:ins w:id="501" w:author="Naveen Premnath [2]" w:date="2024-09-29T23:54:00Z"/>
                <w:rFonts w:ascii="Arial" w:hAnsi="Arial" w:cs="Arial"/>
                <w:sz w:val="20"/>
                <w:szCs w:val="20"/>
              </w:rPr>
            </w:pPr>
            <w:ins w:id="502" w:author="Naveen Premnath [2]" w:date="2024-09-29T23:54:00Z">
              <w:r>
                <w:rPr>
                  <w:rFonts w:ascii="Arial" w:hAnsi="Arial" w:cs="Arial"/>
                  <w:sz w:val="20"/>
                  <w:szCs w:val="20"/>
                </w:rPr>
                <w:t>8858(11)</w:t>
              </w:r>
            </w:ins>
          </w:p>
          <w:p w14:paraId="7D6BD328" w14:textId="7C58DEE4" w:rsidR="002C0EE9" w:rsidRPr="008E0D77" w:rsidRDefault="002C0EE9" w:rsidP="00D208B7">
            <w:pPr>
              <w:jc w:val="center"/>
              <w:rPr>
                <w:ins w:id="503" w:author="Naveen Premnath [2]" w:date="2024-09-09T13:09:00Z"/>
                <w:rFonts w:ascii="Arial" w:hAnsi="Arial" w:cs="Arial"/>
                <w:sz w:val="20"/>
                <w:szCs w:val="20"/>
              </w:rPr>
            </w:pPr>
            <w:ins w:id="504" w:author="Naveen Premnath [2]" w:date="2024-09-29T23:54:00Z">
              <w:r>
                <w:rPr>
                  <w:rFonts w:ascii="Arial" w:hAnsi="Arial" w:cs="Arial"/>
                  <w:sz w:val="20"/>
                  <w:szCs w:val="20"/>
                </w:rPr>
                <w:t>(</w:t>
              </w:r>
            </w:ins>
            <w:ins w:id="505" w:author="Naveen Premnath [2]" w:date="2024-09-29T23:55:00Z">
              <w:r w:rsidRPr="002C0EE9">
                <w:rPr>
                  <w:rFonts w:ascii="Arial" w:hAnsi="Arial" w:cs="Arial"/>
                  <w:sz w:val="20"/>
                  <w:szCs w:val="20"/>
                </w:rPr>
                <w:t>23740762</w:t>
              </w:r>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603DE853" w14:textId="77777777" w:rsidR="00BF2775" w:rsidRDefault="002C0EE9" w:rsidP="00D208B7">
            <w:pPr>
              <w:jc w:val="center"/>
              <w:rPr>
                <w:ins w:id="506" w:author="Naveen Premnath [2]" w:date="2024-09-29T23:56:00Z"/>
                <w:rFonts w:ascii="Arial" w:hAnsi="Arial" w:cs="Arial"/>
                <w:sz w:val="20"/>
                <w:szCs w:val="20"/>
              </w:rPr>
            </w:pPr>
            <w:ins w:id="507" w:author="Naveen Premnath [2]" w:date="2024-09-29T23:55:00Z">
              <w:r>
                <w:rPr>
                  <w:rFonts w:ascii="Arial" w:hAnsi="Arial" w:cs="Arial"/>
                  <w:sz w:val="20"/>
                  <w:szCs w:val="20"/>
                </w:rPr>
                <w:t>1354</w:t>
              </w:r>
            </w:ins>
            <w:ins w:id="508" w:author="Naveen Premnath [2]" w:date="2024-09-29T23:56:00Z">
              <w:r>
                <w:rPr>
                  <w:rFonts w:ascii="Arial" w:hAnsi="Arial" w:cs="Arial"/>
                  <w:sz w:val="20"/>
                  <w:szCs w:val="20"/>
                </w:rPr>
                <w:t>(19)</w:t>
              </w:r>
            </w:ins>
          </w:p>
          <w:p w14:paraId="2C90AFED" w14:textId="383D9265" w:rsidR="002C0EE9" w:rsidRPr="008E0D77" w:rsidRDefault="002C0EE9" w:rsidP="00D208B7">
            <w:pPr>
              <w:jc w:val="center"/>
              <w:rPr>
                <w:ins w:id="509" w:author="Naveen Premnath [2]" w:date="2024-09-09T13:09:00Z"/>
                <w:rFonts w:ascii="Arial" w:hAnsi="Arial" w:cs="Arial"/>
                <w:sz w:val="20"/>
                <w:szCs w:val="20"/>
              </w:rPr>
            </w:pPr>
            <w:ins w:id="510" w:author="Naveen Premnath [2]" w:date="2024-09-29T23:56:00Z">
              <w:r>
                <w:rPr>
                  <w:rFonts w:ascii="Arial" w:hAnsi="Arial" w:cs="Arial"/>
                  <w:sz w:val="20"/>
                  <w:szCs w:val="20"/>
                </w:rPr>
                <w:t>(</w:t>
              </w:r>
              <w:r w:rsidRPr="002C0EE9">
                <w:rPr>
                  <w:rFonts w:ascii="Arial" w:hAnsi="Arial" w:cs="Arial"/>
                  <w:sz w:val="20"/>
                  <w:szCs w:val="20"/>
                </w:rPr>
                <w:t>3398449</w:t>
              </w:r>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tcPr>
          <w:p w14:paraId="33D5E98F" w14:textId="77777777" w:rsidR="00BF2775" w:rsidRDefault="002C0EE9" w:rsidP="00D208B7">
            <w:pPr>
              <w:jc w:val="center"/>
              <w:rPr>
                <w:ins w:id="511" w:author="Naveen Premnath [2]" w:date="2024-09-29T23:53:00Z"/>
                <w:rFonts w:ascii="Arial" w:hAnsi="Arial" w:cs="Arial"/>
                <w:sz w:val="20"/>
                <w:szCs w:val="20"/>
              </w:rPr>
            </w:pPr>
            <w:ins w:id="512" w:author="Naveen Premnath [2]" w:date="2024-09-29T23:53:00Z">
              <w:r>
                <w:rPr>
                  <w:rFonts w:ascii="Arial" w:hAnsi="Arial" w:cs="Arial"/>
                  <w:sz w:val="20"/>
                  <w:szCs w:val="20"/>
                </w:rPr>
                <w:t>784(28)</w:t>
              </w:r>
            </w:ins>
          </w:p>
          <w:p w14:paraId="45B9EBD7" w14:textId="7F5AF8EC" w:rsidR="002C0EE9" w:rsidRPr="008E0D77" w:rsidRDefault="002C0EE9" w:rsidP="00D208B7">
            <w:pPr>
              <w:jc w:val="center"/>
              <w:rPr>
                <w:ins w:id="513" w:author="Naveen Premnath [2]" w:date="2024-09-09T13:09:00Z"/>
                <w:rFonts w:ascii="Arial" w:hAnsi="Arial" w:cs="Arial"/>
                <w:sz w:val="20"/>
                <w:szCs w:val="20"/>
              </w:rPr>
            </w:pPr>
            <w:ins w:id="514" w:author="Naveen Premnath [2]" w:date="2024-09-29T23:53:00Z">
              <w:r>
                <w:rPr>
                  <w:rFonts w:ascii="Arial" w:hAnsi="Arial" w:cs="Arial"/>
                  <w:sz w:val="20"/>
                  <w:szCs w:val="20"/>
                </w:rPr>
                <w:t>(</w:t>
              </w:r>
              <w:r w:rsidRPr="002C0EE9">
                <w:rPr>
                  <w:rFonts w:ascii="Arial" w:hAnsi="Arial" w:cs="Arial"/>
                  <w:sz w:val="20"/>
                  <w:szCs w:val="20"/>
                </w:rPr>
                <w:t>2042402</w:t>
              </w:r>
              <w:r>
                <w:rPr>
                  <w:rFonts w:ascii="Arial" w:hAnsi="Arial" w:cs="Arial"/>
                  <w:sz w:val="20"/>
                  <w:szCs w:val="20"/>
                </w:rPr>
                <w:t>)</w:t>
              </w:r>
            </w:ins>
          </w:p>
        </w:tc>
      </w:tr>
      <w:tr w:rsidR="00D208B7" w:rsidRPr="008E0D77" w14:paraId="6412EB83" w14:textId="77777777" w:rsidTr="00AE288C">
        <w:trPr>
          <w:trHeight w:val="58"/>
        </w:trPr>
        <w:tc>
          <w:tcPr>
            <w:tcW w:w="2065" w:type="dxa"/>
            <w:tcBorders>
              <w:top w:val="single" w:sz="4" w:space="0" w:color="auto"/>
              <w:left w:val="single" w:sz="4" w:space="0" w:color="auto"/>
              <w:bottom w:val="single" w:sz="4" w:space="0" w:color="auto"/>
              <w:right w:val="single" w:sz="4" w:space="0" w:color="auto"/>
            </w:tcBorders>
            <w:hideMark/>
          </w:tcPr>
          <w:p w14:paraId="7D6D3201" w14:textId="77777777" w:rsidR="00D208B7" w:rsidRPr="008E0D77" w:rsidRDefault="00D208B7" w:rsidP="00835045">
            <w:pPr>
              <w:rPr>
                <w:rFonts w:ascii="Arial" w:hAnsi="Arial" w:cs="Arial"/>
                <w:sz w:val="20"/>
                <w:szCs w:val="20"/>
              </w:rPr>
            </w:pPr>
            <w:r w:rsidRPr="008E0D77">
              <w:rPr>
                <w:rFonts w:ascii="Arial" w:hAnsi="Arial" w:cs="Arial"/>
                <w:b/>
                <w:bCs/>
                <w:sz w:val="20"/>
                <w:szCs w:val="20"/>
              </w:rPr>
              <w:t xml:space="preserve">Insurance </w:t>
            </w:r>
            <w:commentRangeStart w:id="515"/>
            <w:commentRangeStart w:id="516"/>
            <w:r w:rsidRPr="008E0D77">
              <w:rPr>
                <w:rFonts w:ascii="Arial" w:hAnsi="Arial" w:cs="Arial"/>
                <w:b/>
                <w:bCs/>
                <w:sz w:val="20"/>
                <w:szCs w:val="20"/>
              </w:rPr>
              <w:t>type</w:t>
            </w:r>
            <w:commentRangeEnd w:id="515"/>
            <w:r w:rsidR="00F146C4" w:rsidRPr="008E0D77">
              <w:rPr>
                <w:rStyle w:val="CommentReference"/>
                <w:rFonts w:ascii="Arial" w:hAnsi="Arial" w:cs="Arial"/>
                <w:sz w:val="20"/>
                <w:szCs w:val="20"/>
              </w:rPr>
              <w:commentReference w:id="515"/>
            </w:r>
            <w:commentRangeEnd w:id="516"/>
            <w:r w:rsidR="00E20075" w:rsidRPr="008E0D77">
              <w:rPr>
                <w:rStyle w:val="CommentReference"/>
                <w:rFonts w:ascii="Arial" w:hAnsi="Arial" w:cs="Arial"/>
                <w:sz w:val="20"/>
                <w:szCs w:val="20"/>
              </w:rPr>
              <w:commentReference w:id="516"/>
            </w:r>
          </w:p>
        </w:tc>
        <w:tc>
          <w:tcPr>
            <w:tcW w:w="1440" w:type="dxa"/>
            <w:tcBorders>
              <w:top w:val="single" w:sz="4" w:space="0" w:color="auto"/>
              <w:left w:val="single" w:sz="4" w:space="0" w:color="auto"/>
              <w:bottom w:val="single" w:sz="4" w:space="0" w:color="auto"/>
              <w:right w:val="single" w:sz="4" w:space="0" w:color="auto"/>
            </w:tcBorders>
            <w:hideMark/>
          </w:tcPr>
          <w:p w14:paraId="61245330"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99837F9"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FA815A2"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1E52E150"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6C9A7E78"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7DF2BB93" w14:textId="77777777" w:rsidR="00D208B7" w:rsidRPr="008E0D77" w:rsidRDefault="00D208B7" w:rsidP="00D208B7">
            <w:pPr>
              <w:jc w:val="center"/>
              <w:rPr>
                <w:rFonts w:ascii="Arial" w:hAnsi="Arial" w:cs="Arial"/>
                <w:sz w:val="20"/>
                <w:szCs w:val="20"/>
              </w:rPr>
            </w:pPr>
          </w:p>
        </w:tc>
      </w:tr>
      <w:tr w:rsidR="00D208B7" w:rsidRPr="008E0D77" w14:paraId="2321EF88" w14:textId="77777777" w:rsidTr="00AE288C">
        <w:trPr>
          <w:trHeight w:val="58"/>
        </w:trPr>
        <w:tc>
          <w:tcPr>
            <w:tcW w:w="2065" w:type="dxa"/>
            <w:tcBorders>
              <w:top w:val="single" w:sz="4" w:space="0" w:color="auto"/>
              <w:left w:val="single" w:sz="4" w:space="0" w:color="auto"/>
              <w:bottom w:val="single" w:sz="4" w:space="0" w:color="auto"/>
              <w:right w:val="single" w:sz="4" w:space="0" w:color="auto"/>
            </w:tcBorders>
            <w:hideMark/>
          </w:tcPr>
          <w:p w14:paraId="44E1FD32" w14:textId="665C7208" w:rsidR="00D208B7" w:rsidRPr="008E0D77" w:rsidRDefault="00D208B7" w:rsidP="00835045">
            <w:pPr>
              <w:rPr>
                <w:rFonts w:ascii="Arial" w:hAnsi="Arial" w:cs="Arial"/>
                <w:sz w:val="20"/>
                <w:szCs w:val="20"/>
              </w:rPr>
            </w:pPr>
            <w:r w:rsidRPr="008E0D77">
              <w:rPr>
                <w:rFonts w:ascii="Arial" w:hAnsi="Arial" w:cs="Arial"/>
                <w:bCs/>
                <w:sz w:val="20"/>
                <w:szCs w:val="20"/>
              </w:rPr>
              <w:t>Private</w:t>
            </w:r>
            <w:r w:rsidR="008E0D77" w:rsidRPr="008E0D77">
              <w:rPr>
                <w:rFonts w:ascii="Arial" w:hAnsi="Arial" w:cs="Arial"/>
                <w:bCs/>
                <w:sz w:val="20"/>
                <w:szCs w:val="20"/>
              </w:rPr>
              <w:t xml:space="preserve"> </w:t>
            </w:r>
            <w:r w:rsidRPr="008E0D77">
              <w:rPr>
                <w:rFonts w:ascii="Arial" w:hAnsi="Arial" w:cs="Arial"/>
                <w:bCs/>
                <w:sz w:val="20"/>
                <w:szCs w:val="20"/>
              </w:rPr>
              <w:t>(%)</w:t>
            </w:r>
            <w:ins w:id="517" w:author="Naveen Premnath [2]" w:date="2024-09-21T00:17: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30A9D846" w14:textId="77777777" w:rsidR="00D208B7" w:rsidRDefault="00D208B7" w:rsidP="00587F9D">
            <w:pPr>
              <w:jc w:val="center"/>
              <w:rPr>
                <w:ins w:id="518" w:author="Naveen Premnath [2]" w:date="2024-09-10T15:04:00Z"/>
                <w:rFonts w:ascii="Arial" w:hAnsi="Arial" w:cs="Arial"/>
                <w:sz w:val="20"/>
                <w:szCs w:val="20"/>
              </w:rPr>
            </w:pPr>
            <w:r w:rsidRPr="008E0D77">
              <w:rPr>
                <w:rFonts w:ascii="Arial" w:hAnsi="Arial" w:cs="Arial"/>
                <w:sz w:val="20"/>
                <w:szCs w:val="20"/>
              </w:rPr>
              <w:t>5550(59)</w:t>
            </w:r>
          </w:p>
          <w:p w14:paraId="271E3083" w14:textId="78F5DB3B" w:rsidR="00587F9D" w:rsidRPr="008E0D77" w:rsidRDefault="004D628A" w:rsidP="00587F9D">
            <w:pPr>
              <w:jc w:val="center"/>
              <w:rPr>
                <w:rFonts w:ascii="Arial" w:hAnsi="Arial" w:cs="Arial"/>
                <w:sz w:val="20"/>
                <w:szCs w:val="20"/>
              </w:rPr>
            </w:pPr>
            <w:ins w:id="519" w:author="Naveen Premnath [2]" w:date="2024-09-10T15:33:00Z">
              <w:r>
                <w:rPr>
                  <w:rFonts w:ascii="Arial" w:hAnsi="Arial" w:cs="Arial"/>
                  <w:sz w:val="20"/>
                  <w:szCs w:val="20"/>
                </w:rPr>
                <w:t>(</w:t>
              </w:r>
            </w:ins>
            <w:ins w:id="520" w:author="Naveen Premnath [2]" w:date="2024-09-10T15:04:00Z">
              <w:r w:rsidR="00587F9D">
                <w:rPr>
                  <w:rFonts w:ascii="Arial" w:hAnsi="Arial" w:cs="Arial"/>
                  <w:sz w:val="20"/>
                  <w:szCs w:val="20"/>
                </w:rPr>
                <w:t>17183081</w:t>
              </w:r>
            </w:ins>
            <w:ins w:id="521" w:author="Naveen Premnath [2]" w:date="2024-09-10T15:33: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7C5EF78E" w14:textId="77777777" w:rsidR="00D208B7" w:rsidRDefault="00D208B7" w:rsidP="007512AC">
            <w:pPr>
              <w:jc w:val="center"/>
              <w:rPr>
                <w:ins w:id="522" w:author="Naveen Premnath [2]" w:date="2024-09-10T22:30:00Z"/>
                <w:rFonts w:ascii="Arial" w:hAnsi="Arial" w:cs="Arial"/>
                <w:sz w:val="20"/>
                <w:szCs w:val="20"/>
              </w:rPr>
            </w:pPr>
            <w:r w:rsidRPr="008E0D77">
              <w:rPr>
                <w:rFonts w:ascii="Arial" w:hAnsi="Arial" w:cs="Arial"/>
                <w:sz w:val="20"/>
                <w:szCs w:val="20"/>
              </w:rPr>
              <w:t>744(3</w:t>
            </w:r>
            <w:r w:rsidR="00024ECF">
              <w:rPr>
                <w:rFonts w:ascii="Arial" w:hAnsi="Arial" w:cs="Arial"/>
                <w:sz w:val="20"/>
                <w:szCs w:val="20"/>
              </w:rPr>
              <w:t>8</w:t>
            </w:r>
            <w:r w:rsidRPr="008E0D77">
              <w:rPr>
                <w:rFonts w:ascii="Arial" w:hAnsi="Arial" w:cs="Arial"/>
                <w:sz w:val="20"/>
                <w:szCs w:val="20"/>
              </w:rPr>
              <w:t>)</w:t>
            </w:r>
          </w:p>
          <w:p w14:paraId="13E03FB8" w14:textId="5213E69D" w:rsidR="007512AC" w:rsidRPr="008E0D77" w:rsidRDefault="005905B0" w:rsidP="007512AC">
            <w:pPr>
              <w:jc w:val="center"/>
              <w:rPr>
                <w:rFonts w:ascii="Arial" w:hAnsi="Arial" w:cs="Arial"/>
                <w:sz w:val="20"/>
                <w:szCs w:val="20"/>
              </w:rPr>
            </w:pPr>
            <w:ins w:id="523" w:author="Naveen Premnath [2]" w:date="2024-09-10T22:50:00Z">
              <w:r>
                <w:rPr>
                  <w:rFonts w:ascii="Arial" w:hAnsi="Arial" w:cs="Arial"/>
                  <w:sz w:val="20"/>
                  <w:szCs w:val="20"/>
                </w:rPr>
                <w:t>(</w:t>
              </w:r>
            </w:ins>
            <w:ins w:id="524" w:author="Naveen Premnath [2]" w:date="2024-09-10T22:55:00Z">
              <w:r w:rsidR="00797143">
                <w:rPr>
                  <w:rFonts w:ascii="Arial" w:hAnsi="Arial" w:cs="Arial"/>
                  <w:sz w:val="20"/>
                  <w:szCs w:val="20"/>
                </w:rPr>
                <w:t>2065088</w:t>
              </w:r>
            </w:ins>
            <w:ins w:id="525" w:author="Naveen Premnath [2]" w:date="2024-09-10T22:50:00Z">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hideMark/>
          </w:tcPr>
          <w:p w14:paraId="1AE3281B" w14:textId="77777777" w:rsidR="00D208B7" w:rsidRDefault="00D208B7" w:rsidP="00963913">
            <w:pPr>
              <w:jc w:val="center"/>
              <w:rPr>
                <w:ins w:id="526" w:author="Naveen Premnath [2]" w:date="2024-09-10T23:05:00Z"/>
                <w:rFonts w:ascii="Arial" w:hAnsi="Arial" w:cs="Arial"/>
                <w:sz w:val="20"/>
                <w:szCs w:val="20"/>
              </w:rPr>
            </w:pPr>
            <w:r w:rsidRPr="008E0D77">
              <w:rPr>
                <w:rFonts w:ascii="Arial" w:hAnsi="Arial" w:cs="Arial"/>
                <w:sz w:val="20"/>
                <w:szCs w:val="20"/>
              </w:rPr>
              <w:t>387(4</w:t>
            </w:r>
            <w:r w:rsidR="00024ECF">
              <w:rPr>
                <w:rFonts w:ascii="Arial" w:hAnsi="Arial" w:cs="Arial"/>
                <w:sz w:val="20"/>
                <w:szCs w:val="20"/>
              </w:rPr>
              <w:t>2</w:t>
            </w:r>
            <w:r w:rsidRPr="008E0D77">
              <w:rPr>
                <w:rFonts w:ascii="Arial" w:hAnsi="Arial" w:cs="Arial"/>
                <w:sz w:val="20"/>
                <w:szCs w:val="20"/>
              </w:rPr>
              <w:t>)</w:t>
            </w:r>
          </w:p>
          <w:p w14:paraId="201D04A8" w14:textId="4DFA033F" w:rsidR="00963913" w:rsidRPr="008E0D77" w:rsidRDefault="00963913" w:rsidP="00963913">
            <w:pPr>
              <w:jc w:val="center"/>
              <w:rPr>
                <w:rFonts w:ascii="Arial" w:hAnsi="Arial" w:cs="Arial"/>
                <w:sz w:val="20"/>
                <w:szCs w:val="20"/>
              </w:rPr>
            </w:pPr>
            <w:ins w:id="527" w:author="Naveen Premnath [2]" w:date="2024-09-10T23:05:00Z">
              <w:r>
                <w:rPr>
                  <w:rFonts w:ascii="Arial" w:hAnsi="Arial" w:cs="Arial"/>
                  <w:sz w:val="20"/>
                  <w:szCs w:val="20"/>
                </w:rPr>
                <w:t>(</w:t>
              </w:r>
            </w:ins>
            <w:ins w:id="528" w:author="Naveen Premnath [2]" w:date="2024-09-10T23:06:00Z">
              <w:r>
                <w:rPr>
                  <w:rFonts w:ascii="Arial" w:hAnsi="Arial" w:cs="Arial"/>
                  <w:sz w:val="20"/>
                  <w:szCs w:val="20"/>
                </w:rPr>
                <w:t>1111487</w:t>
              </w:r>
            </w:ins>
            <w:ins w:id="529" w:author="Naveen Premnath [2]" w:date="2024-09-10T23:05: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hideMark/>
          </w:tcPr>
          <w:p w14:paraId="30F38450" w14:textId="77777777" w:rsidR="00D208B7" w:rsidRDefault="00D208B7" w:rsidP="00B2419E">
            <w:pPr>
              <w:jc w:val="center"/>
              <w:rPr>
                <w:ins w:id="530" w:author="Naveen Premnath [2]" w:date="2024-09-10T23:51:00Z"/>
                <w:rFonts w:ascii="Arial" w:hAnsi="Arial" w:cs="Arial"/>
                <w:sz w:val="20"/>
                <w:szCs w:val="20"/>
              </w:rPr>
            </w:pPr>
            <w:r w:rsidRPr="008E0D77">
              <w:rPr>
                <w:rFonts w:ascii="Arial" w:hAnsi="Arial" w:cs="Arial"/>
                <w:sz w:val="20"/>
                <w:szCs w:val="20"/>
              </w:rPr>
              <w:t>51435(6</w:t>
            </w:r>
            <w:r w:rsidR="00024ECF">
              <w:rPr>
                <w:rFonts w:ascii="Arial" w:hAnsi="Arial" w:cs="Arial"/>
                <w:sz w:val="20"/>
                <w:szCs w:val="20"/>
              </w:rPr>
              <w:t>2</w:t>
            </w:r>
            <w:r w:rsidRPr="008E0D77">
              <w:rPr>
                <w:rFonts w:ascii="Arial" w:hAnsi="Arial" w:cs="Arial"/>
                <w:sz w:val="20"/>
                <w:szCs w:val="20"/>
              </w:rPr>
              <w:t>)</w:t>
            </w:r>
          </w:p>
          <w:p w14:paraId="3B0075CC" w14:textId="1170DF68" w:rsidR="00B2419E" w:rsidRPr="008E0D77" w:rsidRDefault="00B2419E" w:rsidP="00B2419E">
            <w:pPr>
              <w:jc w:val="center"/>
              <w:rPr>
                <w:rFonts w:ascii="Arial" w:hAnsi="Arial" w:cs="Arial"/>
                <w:sz w:val="20"/>
                <w:szCs w:val="20"/>
              </w:rPr>
            </w:pPr>
            <w:ins w:id="531" w:author="Naveen Premnath [2]" w:date="2024-09-10T23:51:00Z">
              <w:r>
                <w:rPr>
                  <w:rFonts w:ascii="Arial" w:hAnsi="Arial" w:cs="Arial"/>
                  <w:sz w:val="20"/>
                  <w:szCs w:val="20"/>
                </w:rPr>
                <w:t>(</w:t>
              </w:r>
            </w:ins>
            <w:ins w:id="532" w:author="Naveen Premnath [2]" w:date="2024-09-10T23:58:00Z">
              <w:r w:rsidR="003A2B0C">
                <w:rPr>
                  <w:rFonts w:ascii="Arial" w:hAnsi="Arial" w:cs="Arial"/>
                  <w:sz w:val="20"/>
                  <w:szCs w:val="20"/>
                </w:rPr>
                <w:t>156400467</w:t>
              </w:r>
            </w:ins>
            <w:ins w:id="533" w:author="Naveen Premnath [2]" w:date="2024-09-10T23:51: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79C87562" w14:textId="77777777" w:rsidR="00D208B7" w:rsidRDefault="00D208B7" w:rsidP="00B2419E">
            <w:pPr>
              <w:jc w:val="center"/>
              <w:rPr>
                <w:ins w:id="534" w:author="Naveen Premnath [2]" w:date="2024-09-10T23:52:00Z"/>
                <w:rFonts w:ascii="Arial" w:hAnsi="Arial" w:cs="Arial"/>
                <w:sz w:val="20"/>
                <w:szCs w:val="20"/>
              </w:rPr>
            </w:pPr>
            <w:r w:rsidRPr="008E0D77">
              <w:rPr>
                <w:rFonts w:ascii="Arial" w:hAnsi="Arial" w:cs="Arial"/>
                <w:sz w:val="20"/>
                <w:szCs w:val="20"/>
              </w:rPr>
              <w:t>2108(29)</w:t>
            </w:r>
          </w:p>
          <w:p w14:paraId="5FFD9ECD" w14:textId="24208D48" w:rsidR="00B2419E" w:rsidRPr="008E0D77" w:rsidRDefault="00B2419E" w:rsidP="00B2419E">
            <w:pPr>
              <w:jc w:val="center"/>
              <w:rPr>
                <w:rFonts w:ascii="Arial" w:hAnsi="Arial" w:cs="Arial"/>
                <w:sz w:val="20"/>
                <w:szCs w:val="20"/>
              </w:rPr>
            </w:pPr>
            <w:ins w:id="535" w:author="Naveen Premnath [2]" w:date="2024-09-10T23:52:00Z">
              <w:r>
                <w:rPr>
                  <w:rFonts w:ascii="Arial" w:hAnsi="Arial" w:cs="Arial"/>
                  <w:sz w:val="20"/>
                  <w:szCs w:val="20"/>
                </w:rPr>
                <w:t>(</w:t>
              </w:r>
            </w:ins>
            <w:ins w:id="536" w:author="Naveen Premnath [2]" w:date="2024-09-11T00:06:00Z">
              <w:r w:rsidR="00D72165">
                <w:rPr>
                  <w:rFonts w:ascii="Arial" w:hAnsi="Arial" w:cs="Arial"/>
                  <w:sz w:val="20"/>
                  <w:szCs w:val="20"/>
                </w:rPr>
                <w:t>5735009</w:t>
              </w:r>
            </w:ins>
            <w:ins w:id="537" w:author="Naveen Premnath [2]" w:date="2024-09-10T23:52: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6835AEA5" w14:textId="77777777" w:rsidR="00D208B7" w:rsidRDefault="00D208B7" w:rsidP="00AC6B7D">
            <w:pPr>
              <w:jc w:val="center"/>
              <w:rPr>
                <w:ins w:id="538" w:author="Naveen Premnath [2]" w:date="2024-09-10T23:32:00Z"/>
                <w:rFonts w:ascii="Arial" w:hAnsi="Arial" w:cs="Arial"/>
                <w:sz w:val="20"/>
                <w:szCs w:val="20"/>
              </w:rPr>
            </w:pPr>
            <w:r w:rsidRPr="008E0D77">
              <w:rPr>
                <w:rFonts w:ascii="Arial" w:hAnsi="Arial" w:cs="Arial"/>
                <w:sz w:val="20"/>
                <w:szCs w:val="20"/>
              </w:rPr>
              <w:t>886(3</w:t>
            </w:r>
            <w:r w:rsidR="00024ECF">
              <w:rPr>
                <w:rFonts w:ascii="Arial" w:hAnsi="Arial" w:cs="Arial"/>
                <w:sz w:val="20"/>
                <w:szCs w:val="20"/>
              </w:rPr>
              <w:t>2</w:t>
            </w:r>
            <w:r w:rsidRPr="008E0D77">
              <w:rPr>
                <w:rFonts w:ascii="Arial" w:hAnsi="Arial" w:cs="Arial"/>
                <w:sz w:val="20"/>
                <w:szCs w:val="20"/>
              </w:rPr>
              <w:t>)</w:t>
            </w:r>
          </w:p>
          <w:p w14:paraId="734B1999" w14:textId="530BD506" w:rsidR="00AC6B7D" w:rsidRPr="008E0D77" w:rsidRDefault="00AC6B7D" w:rsidP="00AC6B7D">
            <w:pPr>
              <w:jc w:val="center"/>
              <w:rPr>
                <w:rFonts w:ascii="Arial" w:hAnsi="Arial" w:cs="Arial"/>
                <w:sz w:val="20"/>
                <w:szCs w:val="20"/>
              </w:rPr>
            </w:pPr>
            <w:ins w:id="539" w:author="Naveen Premnath [2]" w:date="2024-09-10T23:32:00Z">
              <w:r>
                <w:rPr>
                  <w:rFonts w:ascii="Arial" w:hAnsi="Arial" w:cs="Arial"/>
                  <w:sz w:val="20"/>
                  <w:szCs w:val="20"/>
                </w:rPr>
                <w:t>(</w:t>
              </w:r>
            </w:ins>
            <w:ins w:id="540" w:author="Naveen Premnath [2]" w:date="2024-09-10T23:44:00Z">
              <w:r w:rsidR="00B2419E">
                <w:rPr>
                  <w:rFonts w:ascii="Arial" w:hAnsi="Arial" w:cs="Arial"/>
                  <w:sz w:val="20"/>
                  <w:szCs w:val="20"/>
                </w:rPr>
                <w:t>2479920</w:t>
              </w:r>
            </w:ins>
            <w:ins w:id="541" w:author="Naveen Premnath [2]" w:date="2024-09-10T23:32:00Z">
              <w:r>
                <w:rPr>
                  <w:rFonts w:ascii="Arial" w:hAnsi="Arial" w:cs="Arial"/>
                  <w:sz w:val="20"/>
                  <w:szCs w:val="20"/>
                </w:rPr>
                <w:t>)</w:t>
              </w:r>
            </w:ins>
          </w:p>
        </w:tc>
      </w:tr>
      <w:tr w:rsidR="00D208B7" w:rsidRPr="008E0D77" w14:paraId="4E221B89" w14:textId="77777777" w:rsidTr="00AE288C">
        <w:trPr>
          <w:trHeight w:val="296"/>
        </w:trPr>
        <w:tc>
          <w:tcPr>
            <w:tcW w:w="2065" w:type="dxa"/>
            <w:tcBorders>
              <w:top w:val="single" w:sz="4" w:space="0" w:color="auto"/>
              <w:left w:val="single" w:sz="4" w:space="0" w:color="auto"/>
              <w:bottom w:val="single" w:sz="4" w:space="0" w:color="auto"/>
              <w:right w:val="single" w:sz="4" w:space="0" w:color="auto"/>
            </w:tcBorders>
            <w:hideMark/>
          </w:tcPr>
          <w:p w14:paraId="39179895" w14:textId="77777777" w:rsidR="00D208B7" w:rsidRPr="008E0D77" w:rsidRDefault="00D208B7" w:rsidP="00835045">
            <w:pPr>
              <w:rPr>
                <w:rFonts w:ascii="Arial" w:hAnsi="Arial" w:cs="Arial"/>
                <w:bCs/>
                <w:sz w:val="20"/>
                <w:szCs w:val="20"/>
              </w:rPr>
            </w:pPr>
            <w:r w:rsidRPr="008E0D77">
              <w:rPr>
                <w:rFonts w:ascii="Arial" w:hAnsi="Arial" w:cs="Arial"/>
                <w:bCs/>
                <w:sz w:val="20"/>
                <w:szCs w:val="20"/>
              </w:rPr>
              <w:t>Public/</w:t>
            </w:r>
          </w:p>
          <w:p w14:paraId="67EEEC13" w14:textId="1E16E23C" w:rsidR="00D208B7" w:rsidRPr="008E0D77" w:rsidRDefault="008E0D77" w:rsidP="00835045">
            <w:pPr>
              <w:rPr>
                <w:rFonts w:ascii="Arial" w:hAnsi="Arial" w:cs="Arial"/>
                <w:sz w:val="20"/>
                <w:szCs w:val="20"/>
              </w:rPr>
            </w:pPr>
            <w:r w:rsidRPr="008E0D77">
              <w:rPr>
                <w:rFonts w:ascii="Arial" w:hAnsi="Arial" w:cs="Arial"/>
                <w:bCs/>
                <w:sz w:val="20"/>
                <w:szCs w:val="20"/>
              </w:rPr>
              <w:t>Government</w:t>
            </w:r>
            <w:r w:rsidR="00D208B7" w:rsidRPr="008E0D77">
              <w:rPr>
                <w:rFonts w:ascii="Arial" w:hAnsi="Arial" w:cs="Arial"/>
                <w:bCs/>
                <w:sz w:val="20"/>
                <w:szCs w:val="20"/>
              </w:rPr>
              <w:t xml:space="preserve"> (%)</w:t>
            </w:r>
            <w:ins w:id="542" w:author="Naveen Premnath [2]" w:date="2024-09-21T00:17: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15B848DB" w14:textId="77777777" w:rsidR="00D208B7" w:rsidRDefault="00D208B7" w:rsidP="004D628A">
            <w:pPr>
              <w:jc w:val="center"/>
              <w:rPr>
                <w:ins w:id="543" w:author="Naveen Premnath [2]" w:date="2024-09-10T15:33:00Z"/>
                <w:rFonts w:ascii="Arial" w:hAnsi="Arial" w:cs="Arial"/>
                <w:sz w:val="20"/>
                <w:szCs w:val="20"/>
              </w:rPr>
            </w:pPr>
            <w:r w:rsidRPr="008E0D77">
              <w:rPr>
                <w:rFonts w:ascii="Arial" w:hAnsi="Arial" w:cs="Arial"/>
                <w:sz w:val="20"/>
                <w:szCs w:val="20"/>
              </w:rPr>
              <w:t>3647(3</w:t>
            </w:r>
            <w:r w:rsidR="00024ECF">
              <w:rPr>
                <w:rFonts w:ascii="Arial" w:hAnsi="Arial" w:cs="Arial"/>
                <w:sz w:val="20"/>
                <w:szCs w:val="20"/>
              </w:rPr>
              <w:t>9</w:t>
            </w:r>
            <w:r w:rsidRPr="008E0D77">
              <w:rPr>
                <w:rFonts w:ascii="Arial" w:hAnsi="Arial" w:cs="Arial"/>
                <w:sz w:val="20"/>
                <w:szCs w:val="20"/>
              </w:rPr>
              <w:t>)</w:t>
            </w:r>
          </w:p>
          <w:p w14:paraId="5C9FA132" w14:textId="603A4D23" w:rsidR="004D628A" w:rsidRPr="008E0D77" w:rsidRDefault="004D628A" w:rsidP="004D628A">
            <w:pPr>
              <w:jc w:val="center"/>
              <w:rPr>
                <w:rFonts w:ascii="Arial" w:hAnsi="Arial" w:cs="Arial"/>
                <w:sz w:val="20"/>
                <w:szCs w:val="20"/>
              </w:rPr>
            </w:pPr>
            <w:ins w:id="544" w:author="Naveen Premnath [2]" w:date="2024-09-10T15:33:00Z">
              <w:r>
                <w:rPr>
                  <w:rFonts w:ascii="Arial" w:hAnsi="Arial" w:cs="Arial"/>
                  <w:sz w:val="20"/>
                  <w:szCs w:val="20"/>
                </w:rPr>
                <w:t>(</w:t>
              </w:r>
            </w:ins>
            <w:ins w:id="545" w:author="Naveen Premnath [2]" w:date="2024-09-10T15:35:00Z">
              <w:r>
                <w:rPr>
                  <w:rFonts w:ascii="Arial" w:hAnsi="Arial" w:cs="Arial"/>
                  <w:sz w:val="20"/>
                  <w:szCs w:val="20"/>
                </w:rPr>
                <w:t>8985837</w:t>
              </w:r>
            </w:ins>
            <w:ins w:id="546" w:author="Naveen Premnath [2]" w:date="2024-09-10T15:33: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6087E3E3" w14:textId="77777777" w:rsidR="00D208B7" w:rsidRDefault="00D208B7" w:rsidP="00797143">
            <w:pPr>
              <w:jc w:val="center"/>
              <w:rPr>
                <w:ins w:id="547" w:author="Naveen Premnath [2]" w:date="2024-09-10T22:56:00Z"/>
                <w:rFonts w:ascii="Arial" w:hAnsi="Arial" w:cs="Arial"/>
                <w:sz w:val="20"/>
                <w:szCs w:val="20"/>
              </w:rPr>
            </w:pPr>
            <w:r w:rsidRPr="008E0D77">
              <w:rPr>
                <w:rFonts w:ascii="Arial" w:hAnsi="Arial" w:cs="Arial"/>
                <w:sz w:val="20"/>
                <w:szCs w:val="20"/>
              </w:rPr>
              <w:t>1215(61)</w:t>
            </w:r>
          </w:p>
          <w:p w14:paraId="2A1AA8DF" w14:textId="7C969542" w:rsidR="00797143" w:rsidRPr="008E0D77" w:rsidRDefault="00797143" w:rsidP="00797143">
            <w:pPr>
              <w:jc w:val="center"/>
              <w:rPr>
                <w:rFonts w:ascii="Arial" w:hAnsi="Arial" w:cs="Arial"/>
                <w:sz w:val="20"/>
                <w:szCs w:val="20"/>
              </w:rPr>
            </w:pPr>
            <w:ins w:id="548" w:author="Naveen Premnath [2]" w:date="2024-09-10T22:56:00Z">
              <w:r>
                <w:rPr>
                  <w:rFonts w:ascii="Arial" w:hAnsi="Arial" w:cs="Arial"/>
                  <w:sz w:val="20"/>
                  <w:szCs w:val="20"/>
                </w:rPr>
                <w:t>(2901568)</w:t>
              </w:r>
            </w:ins>
          </w:p>
        </w:tc>
        <w:tc>
          <w:tcPr>
            <w:tcW w:w="1350" w:type="dxa"/>
            <w:tcBorders>
              <w:top w:val="single" w:sz="4" w:space="0" w:color="auto"/>
              <w:left w:val="single" w:sz="4" w:space="0" w:color="auto"/>
              <w:bottom w:val="single" w:sz="4" w:space="0" w:color="auto"/>
              <w:right w:val="single" w:sz="4" w:space="0" w:color="auto"/>
            </w:tcBorders>
            <w:hideMark/>
          </w:tcPr>
          <w:p w14:paraId="7B4602AD" w14:textId="77777777" w:rsidR="00D208B7" w:rsidRDefault="00D208B7" w:rsidP="00963913">
            <w:pPr>
              <w:jc w:val="center"/>
              <w:rPr>
                <w:ins w:id="549" w:author="Naveen Premnath [2]" w:date="2024-09-10T23:06:00Z"/>
                <w:rFonts w:ascii="Arial" w:hAnsi="Arial" w:cs="Arial"/>
                <w:sz w:val="20"/>
                <w:szCs w:val="20"/>
              </w:rPr>
            </w:pPr>
            <w:r w:rsidRPr="008E0D77">
              <w:rPr>
                <w:rFonts w:ascii="Arial" w:hAnsi="Arial" w:cs="Arial"/>
                <w:sz w:val="20"/>
                <w:szCs w:val="20"/>
              </w:rPr>
              <w:t>536(58)</w:t>
            </w:r>
          </w:p>
          <w:p w14:paraId="6B8635D5" w14:textId="7D2D66BD" w:rsidR="00963913" w:rsidRPr="008E0D77" w:rsidRDefault="00963913" w:rsidP="00963913">
            <w:pPr>
              <w:jc w:val="center"/>
              <w:rPr>
                <w:rFonts w:ascii="Arial" w:hAnsi="Arial" w:cs="Arial"/>
                <w:sz w:val="20"/>
                <w:szCs w:val="20"/>
              </w:rPr>
            </w:pPr>
            <w:ins w:id="550" w:author="Naveen Premnath [2]" w:date="2024-09-10T23:06:00Z">
              <w:r>
                <w:rPr>
                  <w:rFonts w:ascii="Arial" w:hAnsi="Arial" w:cs="Arial"/>
                  <w:sz w:val="20"/>
                  <w:szCs w:val="20"/>
                </w:rPr>
                <w:t>(1271523)</w:t>
              </w:r>
            </w:ins>
          </w:p>
        </w:tc>
        <w:tc>
          <w:tcPr>
            <w:tcW w:w="1710" w:type="dxa"/>
            <w:tcBorders>
              <w:top w:val="single" w:sz="4" w:space="0" w:color="auto"/>
              <w:left w:val="single" w:sz="4" w:space="0" w:color="auto"/>
              <w:bottom w:val="single" w:sz="4" w:space="0" w:color="auto"/>
              <w:right w:val="single" w:sz="4" w:space="0" w:color="auto"/>
            </w:tcBorders>
          </w:tcPr>
          <w:p w14:paraId="5DECE422" w14:textId="77777777" w:rsidR="00D208B7" w:rsidRDefault="004C0BB5" w:rsidP="00B2419E">
            <w:pPr>
              <w:jc w:val="center"/>
              <w:rPr>
                <w:ins w:id="551" w:author="Naveen Premnath [2]" w:date="2024-09-10T23:51:00Z"/>
                <w:rFonts w:ascii="Arial" w:hAnsi="Arial" w:cs="Arial"/>
                <w:sz w:val="20"/>
                <w:szCs w:val="20"/>
              </w:rPr>
            </w:pPr>
            <w:r>
              <w:rPr>
                <w:rFonts w:ascii="Arial" w:hAnsi="Arial" w:cs="Arial"/>
                <w:sz w:val="20"/>
                <w:szCs w:val="20"/>
              </w:rPr>
              <w:t>22362</w:t>
            </w:r>
            <w:r w:rsidR="00D208B7" w:rsidRPr="008E0D77">
              <w:rPr>
                <w:rFonts w:ascii="Arial" w:hAnsi="Arial" w:cs="Arial"/>
                <w:sz w:val="20"/>
                <w:szCs w:val="20"/>
              </w:rPr>
              <w:t>(2</w:t>
            </w:r>
            <w:r w:rsidR="00024ECF">
              <w:rPr>
                <w:rFonts w:ascii="Arial" w:hAnsi="Arial" w:cs="Arial"/>
                <w:sz w:val="20"/>
                <w:szCs w:val="20"/>
              </w:rPr>
              <w:t>7</w:t>
            </w:r>
            <w:r w:rsidR="00D208B7" w:rsidRPr="008E0D77">
              <w:rPr>
                <w:rFonts w:ascii="Arial" w:hAnsi="Arial" w:cs="Arial"/>
                <w:sz w:val="20"/>
                <w:szCs w:val="20"/>
              </w:rPr>
              <w:t>)</w:t>
            </w:r>
          </w:p>
          <w:p w14:paraId="58622FE4" w14:textId="08467919" w:rsidR="00B2419E" w:rsidRPr="008E0D77" w:rsidRDefault="00B2419E" w:rsidP="00B2419E">
            <w:pPr>
              <w:jc w:val="center"/>
              <w:rPr>
                <w:rFonts w:ascii="Arial" w:hAnsi="Arial" w:cs="Arial"/>
                <w:sz w:val="20"/>
                <w:szCs w:val="20"/>
              </w:rPr>
            </w:pPr>
            <w:ins w:id="552" w:author="Naveen Premnath [2]" w:date="2024-09-10T23:51:00Z">
              <w:r>
                <w:rPr>
                  <w:rFonts w:ascii="Arial" w:hAnsi="Arial" w:cs="Arial"/>
                  <w:sz w:val="20"/>
                  <w:szCs w:val="20"/>
                </w:rPr>
                <w:t>(</w:t>
              </w:r>
            </w:ins>
            <w:ins w:id="553" w:author="Naveen Premnath [2]" w:date="2024-09-10T23:58:00Z">
              <w:r w:rsidR="003A2B0C">
                <w:rPr>
                  <w:rFonts w:ascii="Arial" w:hAnsi="Arial" w:cs="Arial"/>
                  <w:sz w:val="20"/>
                  <w:szCs w:val="20"/>
                </w:rPr>
                <w:t>46246745</w:t>
              </w:r>
            </w:ins>
            <w:ins w:id="554" w:author="Naveen Premnath [2]" w:date="2024-09-10T23:51: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5C09CB85" w14:textId="77777777" w:rsidR="00D208B7" w:rsidRDefault="004C0BB5" w:rsidP="00B2419E">
            <w:pPr>
              <w:jc w:val="center"/>
              <w:rPr>
                <w:ins w:id="555" w:author="Naveen Premnath [2]" w:date="2024-09-10T23:51:00Z"/>
                <w:rFonts w:ascii="Arial" w:hAnsi="Arial" w:cs="Arial"/>
                <w:sz w:val="20"/>
                <w:szCs w:val="20"/>
              </w:rPr>
            </w:pPr>
            <w:r>
              <w:rPr>
                <w:rFonts w:ascii="Arial" w:hAnsi="Arial" w:cs="Arial"/>
                <w:sz w:val="20"/>
                <w:szCs w:val="20"/>
              </w:rPr>
              <w:t>4937</w:t>
            </w:r>
            <w:r w:rsidR="00D208B7" w:rsidRPr="008E0D77">
              <w:rPr>
                <w:rFonts w:ascii="Arial" w:hAnsi="Arial" w:cs="Arial"/>
                <w:sz w:val="20"/>
                <w:szCs w:val="20"/>
              </w:rPr>
              <w:t>(6</w:t>
            </w:r>
            <w:r w:rsidR="00024ECF">
              <w:rPr>
                <w:rFonts w:ascii="Arial" w:hAnsi="Arial" w:cs="Arial"/>
                <w:sz w:val="20"/>
                <w:szCs w:val="20"/>
              </w:rPr>
              <w:t>8</w:t>
            </w:r>
            <w:r w:rsidR="00D208B7" w:rsidRPr="008E0D77">
              <w:rPr>
                <w:rFonts w:ascii="Arial" w:hAnsi="Arial" w:cs="Arial"/>
                <w:sz w:val="20"/>
                <w:szCs w:val="20"/>
              </w:rPr>
              <w:t>)</w:t>
            </w:r>
          </w:p>
          <w:p w14:paraId="6C6849E1" w14:textId="1EBBB05C" w:rsidR="00B2419E" w:rsidRPr="008E0D77" w:rsidRDefault="00B2419E" w:rsidP="00B2419E">
            <w:pPr>
              <w:jc w:val="center"/>
              <w:rPr>
                <w:rFonts w:ascii="Arial" w:hAnsi="Arial" w:cs="Arial"/>
                <w:sz w:val="20"/>
                <w:szCs w:val="20"/>
              </w:rPr>
            </w:pPr>
            <w:ins w:id="556" w:author="Naveen Premnath [2]" w:date="2024-09-10T23:51:00Z">
              <w:r>
                <w:rPr>
                  <w:rFonts w:ascii="Arial" w:hAnsi="Arial" w:cs="Arial"/>
                  <w:sz w:val="20"/>
                  <w:szCs w:val="20"/>
                </w:rPr>
                <w:t>(</w:t>
              </w:r>
            </w:ins>
            <w:ins w:id="557" w:author="Naveen Premnath [2]" w:date="2024-09-11T00:06:00Z">
              <w:r w:rsidR="00D72165">
                <w:rPr>
                  <w:rFonts w:ascii="Arial" w:hAnsi="Arial" w:cs="Arial"/>
                  <w:sz w:val="20"/>
                  <w:szCs w:val="20"/>
                </w:rPr>
                <w:t>10152854</w:t>
              </w:r>
            </w:ins>
            <w:ins w:id="558" w:author="Naveen Premnath [2]" w:date="2024-09-10T23:51: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tcPr>
          <w:p w14:paraId="122F45C9" w14:textId="77777777" w:rsidR="00D208B7" w:rsidRDefault="004C0BB5" w:rsidP="00AC6B7D">
            <w:pPr>
              <w:jc w:val="center"/>
              <w:rPr>
                <w:ins w:id="559" w:author="Naveen Premnath [2]" w:date="2024-09-10T23:32:00Z"/>
                <w:rFonts w:ascii="Arial" w:hAnsi="Arial" w:cs="Arial"/>
                <w:sz w:val="20"/>
                <w:szCs w:val="20"/>
              </w:rPr>
            </w:pPr>
            <w:r>
              <w:rPr>
                <w:rFonts w:ascii="Arial" w:hAnsi="Arial" w:cs="Arial"/>
                <w:sz w:val="20"/>
                <w:szCs w:val="20"/>
              </w:rPr>
              <w:t>1893</w:t>
            </w:r>
            <w:r w:rsidR="00D208B7" w:rsidRPr="008E0D77">
              <w:rPr>
                <w:rFonts w:ascii="Arial" w:hAnsi="Arial" w:cs="Arial"/>
                <w:sz w:val="20"/>
                <w:szCs w:val="20"/>
              </w:rPr>
              <w:t>(67)</w:t>
            </w:r>
          </w:p>
          <w:p w14:paraId="595C89DF" w14:textId="1EC8D466" w:rsidR="00AC6B7D" w:rsidRPr="008E0D77" w:rsidRDefault="00AC6B7D" w:rsidP="00AC6B7D">
            <w:pPr>
              <w:jc w:val="center"/>
              <w:rPr>
                <w:rFonts w:ascii="Arial" w:hAnsi="Arial" w:cs="Arial"/>
                <w:sz w:val="20"/>
                <w:szCs w:val="20"/>
              </w:rPr>
            </w:pPr>
            <w:ins w:id="560" w:author="Naveen Premnath [2]" w:date="2024-09-10T23:32:00Z">
              <w:r>
                <w:rPr>
                  <w:rFonts w:ascii="Arial" w:hAnsi="Arial" w:cs="Arial"/>
                  <w:sz w:val="20"/>
                  <w:szCs w:val="20"/>
                </w:rPr>
                <w:t>(</w:t>
              </w:r>
            </w:ins>
            <w:ins w:id="561" w:author="Naveen Premnath [2]" w:date="2024-09-10T23:44:00Z">
              <w:r w:rsidR="00B2419E">
                <w:rPr>
                  <w:rFonts w:ascii="Arial" w:hAnsi="Arial" w:cs="Arial"/>
                  <w:sz w:val="20"/>
                  <w:szCs w:val="20"/>
                </w:rPr>
                <w:t>3934110</w:t>
              </w:r>
            </w:ins>
            <w:ins w:id="562" w:author="Naveen Premnath [2]" w:date="2024-09-10T23:32:00Z">
              <w:r>
                <w:rPr>
                  <w:rFonts w:ascii="Arial" w:hAnsi="Arial" w:cs="Arial"/>
                  <w:sz w:val="20"/>
                  <w:szCs w:val="20"/>
                </w:rPr>
                <w:t>)</w:t>
              </w:r>
            </w:ins>
          </w:p>
        </w:tc>
      </w:tr>
      <w:tr w:rsidR="00D208B7" w:rsidRPr="008E0D77" w14:paraId="03D4142F"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0D87235A" w14:textId="3BC51341" w:rsidR="00D208B7" w:rsidRPr="008E0D77" w:rsidRDefault="00D208B7" w:rsidP="00835045">
            <w:pPr>
              <w:rPr>
                <w:rFonts w:ascii="Arial" w:hAnsi="Arial" w:cs="Arial"/>
                <w:sz w:val="20"/>
                <w:szCs w:val="20"/>
              </w:rPr>
            </w:pPr>
            <w:r w:rsidRPr="008E0D77">
              <w:rPr>
                <w:rFonts w:ascii="Arial" w:hAnsi="Arial" w:cs="Arial"/>
                <w:bCs/>
                <w:sz w:val="20"/>
                <w:szCs w:val="20"/>
              </w:rPr>
              <w:t>Uninsured (%)</w:t>
            </w:r>
            <w:ins w:id="563" w:author="Naveen Premnath [2]" w:date="2024-09-21T00:17: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0CA6CCE9" w14:textId="77777777" w:rsidR="00D208B7" w:rsidRDefault="00D208B7" w:rsidP="004D628A">
            <w:pPr>
              <w:jc w:val="center"/>
              <w:rPr>
                <w:ins w:id="564" w:author="Naveen Premnath [2]" w:date="2024-09-10T15:37:00Z"/>
                <w:rFonts w:ascii="Arial" w:hAnsi="Arial" w:cs="Arial"/>
                <w:sz w:val="20"/>
                <w:szCs w:val="20"/>
              </w:rPr>
            </w:pPr>
            <w:r w:rsidRPr="008E0D77">
              <w:rPr>
                <w:rFonts w:ascii="Arial" w:hAnsi="Arial" w:cs="Arial"/>
                <w:sz w:val="20"/>
                <w:szCs w:val="20"/>
              </w:rPr>
              <w:t>201(2)</w:t>
            </w:r>
          </w:p>
          <w:p w14:paraId="5591ACB6" w14:textId="1A262751" w:rsidR="004D628A" w:rsidRPr="008E0D77" w:rsidRDefault="004D628A" w:rsidP="004D628A">
            <w:pPr>
              <w:jc w:val="center"/>
              <w:rPr>
                <w:rFonts w:ascii="Arial" w:hAnsi="Arial" w:cs="Arial"/>
                <w:sz w:val="20"/>
                <w:szCs w:val="20"/>
              </w:rPr>
            </w:pPr>
            <w:ins w:id="565" w:author="Naveen Premnath [2]" w:date="2024-09-10T15:37:00Z">
              <w:r>
                <w:rPr>
                  <w:rFonts w:ascii="Arial" w:hAnsi="Arial" w:cs="Arial"/>
                  <w:sz w:val="20"/>
                  <w:szCs w:val="20"/>
                </w:rPr>
                <w:t>(449377)</w:t>
              </w:r>
            </w:ins>
          </w:p>
        </w:tc>
        <w:tc>
          <w:tcPr>
            <w:tcW w:w="1530" w:type="dxa"/>
            <w:tcBorders>
              <w:top w:val="single" w:sz="4" w:space="0" w:color="auto"/>
              <w:left w:val="single" w:sz="4" w:space="0" w:color="auto"/>
              <w:bottom w:val="single" w:sz="4" w:space="0" w:color="auto"/>
              <w:right w:val="single" w:sz="4" w:space="0" w:color="auto"/>
            </w:tcBorders>
            <w:hideMark/>
          </w:tcPr>
          <w:p w14:paraId="6DD34320" w14:textId="77777777" w:rsidR="00D208B7" w:rsidRDefault="00D208B7" w:rsidP="00797143">
            <w:pPr>
              <w:jc w:val="center"/>
              <w:rPr>
                <w:ins w:id="566" w:author="Naveen Premnath [2]" w:date="2024-09-10T22:56:00Z"/>
                <w:rFonts w:ascii="Arial" w:hAnsi="Arial" w:cs="Arial"/>
                <w:sz w:val="20"/>
                <w:szCs w:val="20"/>
              </w:rPr>
            </w:pPr>
            <w:r w:rsidRPr="008E0D77">
              <w:rPr>
                <w:rFonts w:ascii="Arial" w:hAnsi="Arial" w:cs="Arial"/>
                <w:sz w:val="20"/>
                <w:szCs w:val="20"/>
              </w:rPr>
              <w:t>25(1)</w:t>
            </w:r>
          </w:p>
          <w:p w14:paraId="7C8CD9BE" w14:textId="28736C56" w:rsidR="00797143" w:rsidRPr="008E0D77" w:rsidRDefault="00963913" w:rsidP="00797143">
            <w:pPr>
              <w:jc w:val="center"/>
              <w:rPr>
                <w:rFonts w:ascii="Arial" w:hAnsi="Arial" w:cs="Arial"/>
                <w:sz w:val="20"/>
                <w:szCs w:val="20"/>
              </w:rPr>
            </w:pPr>
            <w:ins w:id="567" w:author="Naveen Premnath [2]" w:date="2024-09-10T23:05:00Z">
              <w:r>
                <w:rPr>
                  <w:rFonts w:ascii="Arial" w:hAnsi="Arial" w:cs="Arial"/>
                  <w:sz w:val="20"/>
                  <w:szCs w:val="20"/>
                </w:rPr>
                <w:t>(</w:t>
              </w:r>
            </w:ins>
            <w:ins w:id="568" w:author="Naveen Premnath [2]" w:date="2024-09-10T22:56:00Z">
              <w:r w:rsidR="00797143">
                <w:rPr>
                  <w:rFonts w:ascii="Arial" w:hAnsi="Arial" w:cs="Arial"/>
                  <w:sz w:val="20"/>
                  <w:szCs w:val="20"/>
                </w:rPr>
                <w:t>44205</w:t>
              </w:r>
            </w:ins>
            <w:ins w:id="569" w:author="Naveen Premnath [2]" w:date="2024-09-10T23:05:00Z">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hideMark/>
          </w:tcPr>
          <w:p w14:paraId="1061F5E8" w14:textId="77777777" w:rsidR="00D208B7" w:rsidRDefault="00D208B7" w:rsidP="00963913">
            <w:pPr>
              <w:jc w:val="center"/>
              <w:rPr>
                <w:ins w:id="570" w:author="Naveen Premnath [2]" w:date="2024-09-10T23:06:00Z"/>
                <w:rFonts w:ascii="Arial" w:hAnsi="Arial" w:cs="Arial"/>
                <w:sz w:val="20"/>
                <w:szCs w:val="20"/>
              </w:rPr>
            </w:pPr>
            <w:r w:rsidRPr="008E0D77">
              <w:rPr>
                <w:rFonts w:ascii="Arial" w:hAnsi="Arial" w:cs="Arial"/>
                <w:sz w:val="20"/>
                <w:szCs w:val="20"/>
              </w:rPr>
              <w:t>5(</w:t>
            </w:r>
            <w:r w:rsidR="00024ECF">
              <w:rPr>
                <w:rFonts w:ascii="Arial" w:hAnsi="Arial" w:cs="Arial"/>
                <w:sz w:val="20"/>
                <w:szCs w:val="20"/>
              </w:rPr>
              <w:t>1</w:t>
            </w:r>
            <w:r w:rsidRPr="008E0D77">
              <w:rPr>
                <w:rFonts w:ascii="Arial" w:hAnsi="Arial" w:cs="Arial"/>
                <w:sz w:val="20"/>
                <w:szCs w:val="20"/>
              </w:rPr>
              <w:t>)</w:t>
            </w:r>
          </w:p>
          <w:p w14:paraId="4D38AC37" w14:textId="5471299E" w:rsidR="00963913" w:rsidRPr="008E0D77" w:rsidRDefault="00963913" w:rsidP="00963913">
            <w:pPr>
              <w:jc w:val="center"/>
              <w:rPr>
                <w:rFonts w:ascii="Arial" w:hAnsi="Arial" w:cs="Arial"/>
                <w:sz w:val="20"/>
                <w:szCs w:val="20"/>
              </w:rPr>
            </w:pPr>
            <w:ins w:id="571" w:author="Naveen Premnath [2]" w:date="2024-09-10T23:06:00Z">
              <w:r>
                <w:rPr>
                  <w:rFonts w:ascii="Arial" w:hAnsi="Arial" w:cs="Arial"/>
                  <w:sz w:val="20"/>
                  <w:szCs w:val="20"/>
                </w:rPr>
                <w:t>(</w:t>
              </w:r>
            </w:ins>
            <w:ins w:id="572" w:author="Naveen Premnath [2]" w:date="2024-09-10T23:07:00Z">
              <w:r>
                <w:rPr>
                  <w:rFonts w:ascii="Arial" w:hAnsi="Arial" w:cs="Arial"/>
                  <w:sz w:val="20"/>
                  <w:szCs w:val="20"/>
                </w:rPr>
                <w:t>13972</w:t>
              </w:r>
            </w:ins>
            <w:ins w:id="573" w:author="Naveen Premnath [2]" w:date="2024-09-10T23:06: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tcPr>
          <w:p w14:paraId="2C9C67D3" w14:textId="77777777" w:rsidR="00D208B7" w:rsidRDefault="004C0BB5" w:rsidP="00B2419E">
            <w:pPr>
              <w:jc w:val="center"/>
              <w:rPr>
                <w:ins w:id="574" w:author="Naveen Premnath [2]" w:date="2024-09-10T23:51:00Z"/>
                <w:rFonts w:ascii="Arial" w:hAnsi="Arial" w:cs="Arial"/>
                <w:sz w:val="20"/>
                <w:szCs w:val="20"/>
              </w:rPr>
            </w:pPr>
            <w:r>
              <w:rPr>
                <w:rFonts w:ascii="Arial" w:hAnsi="Arial" w:cs="Arial"/>
                <w:sz w:val="20"/>
                <w:szCs w:val="20"/>
              </w:rPr>
              <w:t>9782</w:t>
            </w:r>
            <w:r w:rsidR="00D208B7" w:rsidRPr="008E0D77">
              <w:rPr>
                <w:rFonts w:ascii="Arial" w:hAnsi="Arial" w:cs="Arial"/>
                <w:sz w:val="20"/>
                <w:szCs w:val="20"/>
              </w:rPr>
              <w:t>(1</w:t>
            </w:r>
            <w:r w:rsidR="00024ECF">
              <w:rPr>
                <w:rFonts w:ascii="Arial" w:hAnsi="Arial" w:cs="Arial"/>
                <w:sz w:val="20"/>
                <w:szCs w:val="20"/>
              </w:rPr>
              <w:t>2</w:t>
            </w:r>
            <w:r w:rsidR="00D208B7" w:rsidRPr="008E0D77">
              <w:rPr>
                <w:rFonts w:ascii="Arial" w:hAnsi="Arial" w:cs="Arial"/>
                <w:sz w:val="20"/>
                <w:szCs w:val="20"/>
              </w:rPr>
              <w:t>)</w:t>
            </w:r>
          </w:p>
          <w:p w14:paraId="0E05A0E8" w14:textId="5A33E503" w:rsidR="00B2419E" w:rsidRPr="008E0D77" w:rsidRDefault="00B2419E" w:rsidP="00B2419E">
            <w:pPr>
              <w:jc w:val="center"/>
              <w:rPr>
                <w:rFonts w:ascii="Arial" w:hAnsi="Arial" w:cs="Arial"/>
                <w:sz w:val="20"/>
                <w:szCs w:val="20"/>
              </w:rPr>
            </w:pPr>
            <w:ins w:id="575" w:author="Naveen Premnath [2]" w:date="2024-09-10T23:51:00Z">
              <w:r>
                <w:rPr>
                  <w:rFonts w:ascii="Arial" w:hAnsi="Arial" w:cs="Arial"/>
                  <w:sz w:val="20"/>
                  <w:szCs w:val="20"/>
                </w:rPr>
                <w:t>(</w:t>
              </w:r>
            </w:ins>
            <w:ins w:id="576" w:author="Naveen Premnath [2]" w:date="2024-09-10T23:58:00Z">
              <w:r w:rsidR="003A2B0C">
                <w:rPr>
                  <w:rFonts w:ascii="Arial" w:hAnsi="Arial" w:cs="Arial"/>
                  <w:sz w:val="20"/>
                  <w:szCs w:val="20"/>
                </w:rPr>
                <w:t>19229379</w:t>
              </w:r>
            </w:ins>
            <w:ins w:id="577" w:author="Naveen Premnath [2]" w:date="2024-09-10T23:51: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59ED946B" w14:textId="77777777" w:rsidR="00D208B7" w:rsidRDefault="004C0BB5" w:rsidP="00B2419E">
            <w:pPr>
              <w:jc w:val="center"/>
              <w:rPr>
                <w:ins w:id="578" w:author="Naveen Premnath [2]" w:date="2024-09-10T23:51:00Z"/>
                <w:rFonts w:ascii="Arial" w:hAnsi="Arial" w:cs="Arial"/>
                <w:sz w:val="20"/>
                <w:szCs w:val="20"/>
              </w:rPr>
            </w:pPr>
            <w:r>
              <w:rPr>
                <w:rFonts w:ascii="Arial" w:hAnsi="Arial" w:cs="Arial"/>
                <w:sz w:val="20"/>
                <w:szCs w:val="20"/>
              </w:rPr>
              <w:t>246</w:t>
            </w:r>
            <w:r w:rsidR="00D208B7" w:rsidRPr="008E0D77">
              <w:rPr>
                <w:rFonts w:ascii="Arial" w:hAnsi="Arial" w:cs="Arial"/>
                <w:sz w:val="20"/>
                <w:szCs w:val="20"/>
              </w:rPr>
              <w:t>(3)</w:t>
            </w:r>
          </w:p>
          <w:p w14:paraId="6451EBDA" w14:textId="11CD0B9C" w:rsidR="00B2419E" w:rsidRPr="008E0D77" w:rsidRDefault="00B2419E" w:rsidP="00B2419E">
            <w:pPr>
              <w:jc w:val="center"/>
              <w:rPr>
                <w:rFonts w:ascii="Arial" w:hAnsi="Arial" w:cs="Arial"/>
                <w:sz w:val="20"/>
                <w:szCs w:val="20"/>
              </w:rPr>
            </w:pPr>
            <w:ins w:id="579" w:author="Naveen Premnath [2]" w:date="2024-09-10T23:51:00Z">
              <w:r>
                <w:rPr>
                  <w:rFonts w:ascii="Arial" w:hAnsi="Arial" w:cs="Arial"/>
                  <w:sz w:val="20"/>
                  <w:szCs w:val="20"/>
                </w:rPr>
                <w:t>(</w:t>
              </w:r>
            </w:ins>
            <w:ins w:id="580" w:author="Naveen Premnath [2]" w:date="2024-09-11T00:06:00Z">
              <w:r w:rsidR="00D72165">
                <w:rPr>
                  <w:rFonts w:ascii="Arial" w:hAnsi="Arial" w:cs="Arial"/>
                  <w:sz w:val="20"/>
                  <w:szCs w:val="20"/>
                </w:rPr>
                <w:t>562049</w:t>
              </w:r>
            </w:ins>
            <w:ins w:id="581" w:author="Naveen Premnath [2]" w:date="2024-09-10T23:51: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4EF42F12" w14:textId="77777777" w:rsidR="00D208B7" w:rsidRDefault="00D208B7" w:rsidP="00AC6B7D">
            <w:pPr>
              <w:jc w:val="center"/>
              <w:rPr>
                <w:ins w:id="582" w:author="Naveen Premnath [2]" w:date="2024-09-10T23:32:00Z"/>
                <w:rFonts w:ascii="Arial" w:hAnsi="Arial" w:cs="Arial"/>
                <w:sz w:val="20"/>
                <w:szCs w:val="20"/>
              </w:rPr>
            </w:pPr>
            <w:r w:rsidRPr="008E0D77">
              <w:rPr>
                <w:rFonts w:ascii="Arial" w:hAnsi="Arial" w:cs="Arial"/>
                <w:sz w:val="20"/>
                <w:szCs w:val="20"/>
              </w:rPr>
              <w:t>31(1)</w:t>
            </w:r>
          </w:p>
          <w:p w14:paraId="51AA0D7B" w14:textId="38AA7E26" w:rsidR="00AC6B7D" w:rsidRPr="008E0D77" w:rsidRDefault="00AC6B7D" w:rsidP="00AC6B7D">
            <w:pPr>
              <w:jc w:val="center"/>
              <w:rPr>
                <w:rFonts w:ascii="Arial" w:hAnsi="Arial" w:cs="Arial"/>
                <w:sz w:val="20"/>
                <w:szCs w:val="20"/>
              </w:rPr>
            </w:pPr>
            <w:ins w:id="583" w:author="Naveen Premnath [2]" w:date="2024-09-10T23:32:00Z">
              <w:r>
                <w:rPr>
                  <w:rFonts w:ascii="Arial" w:hAnsi="Arial" w:cs="Arial"/>
                  <w:sz w:val="20"/>
                  <w:szCs w:val="20"/>
                </w:rPr>
                <w:t>(</w:t>
              </w:r>
            </w:ins>
            <w:ins w:id="584" w:author="Naveen Premnath [2]" w:date="2024-09-10T23:44:00Z">
              <w:r w:rsidR="00B2419E">
                <w:rPr>
                  <w:rFonts w:ascii="Arial" w:hAnsi="Arial" w:cs="Arial"/>
                  <w:sz w:val="20"/>
                  <w:szCs w:val="20"/>
                </w:rPr>
                <w:t>86231</w:t>
              </w:r>
            </w:ins>
            <w:ins w:id="585" w:author="Naveen Premnath [2]" w:date="2024-09-10T23:32:00Z">
              <w:r>
                <w:rPr>
                  <w:rFonts w:ascii="Arial" w:hAnsi="Arial" w:cs="Arial"/>
                  <w:sz w:val="20"/>
                  <w:szCs w:val="20"/>
                </w:rPr>
                <w:t>)</w:t>
              </w:r>
            </w:ins>
          </w:p>
        </w:tc>
      </w:tr>
      <w:tr w:rsidR="00D208B7" w:rsidRPr="008E0D77" w14:paraId="3FDC2B57"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hideMark/>
          </w:tcPr>
          <w:p w14:paraId="7A170325" w14:textId="1C5B7B67" w:rsidR="00D208B7" w:rsidRPr="008E0D77" w:rsidRDefault="00D208B7" w:rsidP="00835045">
            <w:pPr>
              <w:rPr>
                <w:rFonts w:ascii="Arial" w:hAnsi="Arial" w:cs="Arial"/>
                <w:sz w:val="20"/>
                <w:szCs w:val="20"/>
              </w:rPr>
            </w:pPr>
            <w:r w:rsidRPr="008E0D77">
              <w:rPr>
                <w:rFonts w:ascii="Arial" w:hAnsi="Arial" w:cs="Arial"/>
                <w:b/>
                <w:bCs/>
                <w:sz w:val="20"/>
                <w:szCs w:val="20"/>
              </w:rPr>
              <w:t>Spousal availability at home</w:t>
            </w:r>
          </w:p>
        </w:tc>
        <w:tc>
          <w:tcPr>
            <w:tcW w:w="1440" w:type="dxa"/>
            <w:tcBorders>
              <w:top w:val="single" w:sz="4" w:space="0" w:color="auto"/>
              <w:left w:val="single" w:sz="4" w:space="0" w:color="auto"/>
              <w:bottom w:val="single" w:sz="4" w:space="0" w:color="auto"/>
              <w:right w:val="single" w:sz="4" w:space="0" w:color="auto"/>
            </w:tcBorders>
            <w:hideMark/>
          </w:tcPr>
          <w:p w14:paraId="5FE0ABDC"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92DF5DB"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33DB1B9"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70D7AD8B"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1D299534"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F4D9F11" w14:textId="77777777" w:rsidR="00D208B7" w:rsidRPr="008E0D77" w:rsidRDefault="00D208B7" w:rsidP="00D208B7">
            <w:pPr>
              <w:jc w:val="center"/>
              <w:rPr>
                <w:rFonts w:ascii="Arial" w:hAnsi="Arial" w:cs="Arial"/>
                <w:sz w:val="20"/>
                <w:szCs w:val="20"/>
              </w:rPr>
            </w:pPr>
          </w:p>
        </w:tc>
      </w:tr>
    </w:tbl>
    <w:p w14:paraId="6C38EFAA" w14:textId="77777777" w:rsidR="004E6599" w:rsidRDefault="004E6599">
      <w:pPr>
        <w:rPr>
          <w:ins w:id="586" w:author="Naveen Premnath [2]" w:date="2024-09-10T23:13:00Z"/>
        </w:rPr>
      </w:pPr>
      <w:ins w:id="587" w:author="Naveen Premnath [2]" w:date="2024-09-10T23:13:00Z">
        <w:r>
          <w:br w:type="page"/>
        </w:r>
      </w:ins>
    </w:p>
    <w:tbl>
      <w:tblPr>
        <w:tblStyle w:val="TableGrid"/>
        <w:tblW w:w="11605" w:type="dxa"/>
        <w:tblInd w:w="0" w:type="dxa"/>
        <w:tblLayout w:type="fixed"/>
        <w:tblLook w:val="04A0" w:firstRow="1" w:lastRow="0" w:firstColumn="1" w:lastColumn="0" w:noHBand="0" w:noVBand="1"/>
      </w:tblPr>
      <w:tblGrid>
        <w:gridCol w:w="2065"/>
        <w:gridCol w:w="1440"/>
        <w:gridCol w:w="1530"/>
        <w:gridCol w:w="1350"/>
        <w:gridCol w:w="1710"/>
        <w:gridCol w:w="1530"/>
        <w:gridCol w:w="1980"/>
      </w:tblGrid>
      <w:tr w:rsidR="00D208B7" w:rsidRPr="008E0D77" w14:paraId="09B38B14" w14:textId="77777777" w:rsidTr="00AE288C">
        <w:trPr>
          <w:trHeight w:val="346"/>
        </w:trPr>
        <w:tc>
          <w:tcPr>
            <w:tcW w:w="2065" w:type="dxa"/>
            <w:tcBorders>
              <w:top w:val="single" w:sz="4" w:space="0" w:color="auto"/>
              <w:left w:val="single" w:sz="4" w:space="0" w:color="auto"/>
              <w:bottom w:val="single" w:sz="4" w:space="0" w:color="auto"/>
              <w:right w:val="single" w:sz="4" w:space="0" w:color="auto"/>
            </w:tcBorders>
            <w:hideMark/>
          </w:tcPr>
          <w:p w14:paraId="7C776C1D" w14:textId="3D47BEDF" w:rsidR="00D208B7" w:rsidRPr="008E0D77" w:rsidRDefault="00D208B7" w:rsidP="00835045">
            <w:pPr>
              <w:rPr>
                <w:rFonts w:ascii="Arial" w:hAnsi="Arial" w:cs="Arial"/>
                <w:sz w:val="20"/>
                <w:szCs w:val="20"/>
              </w:rPr>
            </w:pPr>
            <w:r w:rsidRPr="008E0D77">
              <w:rPr>
                <w:rFonts w:ascii="Arial" w:hAnsi="Arial" w:cs="Arial"/>
                <w:bCs/>
                <w:sz w:val="20"/>
                <w:szCs w:val="20"/>
              </w:rPr>
              <w:lastRenderedPageBreak/>
              <w:t>Yes</w:t>
            </w:r>
            <w:r w:rsidR="008E0D77" w:rsidRPr="008E0D77">
              <w:rPr>
                <w:rFonts w:ascii="Arial" w:hAnsi="Arial" w:cs="Arial"/>
                <w:bCs/>
                <w:sz w:val="20"/>
                <w:szCs w:val="20"/>
              </w:rPr>
              <w:t xml:space="preserve"> </w:t>
            </w:r>
            <w:r w:rsidRPr="008E0D77">
              <w:rPr>
                <w:rFonts w:ascii="Arial" w:hAnsi="Arial" w:cs="Arial"/>
                <w:bCs/>
                <w:sz w:val="20"/>
                <w:szCs w:val="20"/>
              </w:rPr>
              <w:t>(%)</w:t>
            </w:r>
            <w:ins w:id="588" w:author="Naveen Premnath [2]" w:date="2024-09-21T00:20:00Z">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hideMark/>
          </w:tcPr>
          <w:p w14:paraId="138339E5" w14:textId="77777777" w:rsidR="00D208B7" w:rsidRDefault="00D208B7" w:rsidP="004E6599">
            <w:pPr>
              <w:jc w:val="center"/>
              <w:rPr>
                <w:ins w:id="589" w:author="Naveen Premnath [2]" w:date="2024-09-10T23:11:00Z"/>
                <w:rFonts w:ascii="Arial" w:hAnsi="Arial" w:cs="Arial"/>
                <w:sz w:val="20"/>
                <w:szCs w:val="20"/>
              </w:rPr>
            </w:pPr>
            <w:r w:rsidRPr="008E0D77">
              <w:rPr>
                <w:rFonts w:ascii="Arial" w:hAnsi="Arial" w:cs="Arial"/>
                <w:sz w:val="20"/>
                <w:szCs w:val="20"/>
              </w:rPr>
              <w:t>5136(5</w:t>
            </w:r>
            <w:r w:rsidR="00024ECF">
              <w:rPr>
                <w:rFonts w:ascii="Arial" w:hAnsi="Arial" w:cs="Arial"/>
                <w:sz w:val="20"/>
                <w:szCs w:val="20"/>
              </w:rPr>
              <w:t>5</w:t>
            </w:r>
            <w:r w:rsidRPr="008E0D77">
              <w:rPr>
                <w:rFonts w:ascii="Arial" w:hAnsi="Arial" w:cs="Arial"/>
                <w:sz w:val="20"/>
                <w:szCs w:val="20"/>
              </w:rPr>
              <w:t>)</w:t>
            </w:r>
          </w:p>
          <w:p w14:paraId="7A0EDEF6" w14:textId="74E5FABD" w:rsidR="004E6599" w:rsidRPr="008E0D77" w:rsidRDefault="004E6599" w:rsidP="004E6599">
            <w:pPr>
              <w:jc w:val="center"/>
              <w:rPr>
                <w:rFonts w:ascii="Arial" w:hAnsi="Arial" w:cs="Arial"/>
                <w:sz w:val="20"/>
                <w:szCs w:val="20"/>
              </w:rPr>
            </w:pPr>
            <w:ins w:id="590" w:author="Naveen Premnath [2]" w:date="2024-09-10T23:11:00Z">
              <w:r>
                <w:rPr>
                  <w:rFonts w:ascii="Arial" w:hAnsi="Arial" w:cs="Arial"/>
                  <w:sz w:val="20"/>
                  <w:szCs w:val="20"/>
                </w:rPr>
                <w:t>(15488113)</w:t>
              </w:r>
            </w:ins>
          </w:p>
        </w:tc>
        <w:tc>
          <w:tcPr>
            <w:tcW w:w="1530" w:type="dxa"/>
            <w:tcBorders>
              <w:top w:val="single" w:sz="4" w:space="0" w:color="auto"/>
              <w:left w:val="single" w:sz="4" w:space="0" w:color="auto"/>
              <w:bottom w:val="single" w:sz="4" w:space="0" w:color="auto"/>
              <w:right w:val="single" w:sz="4" w:space="0" w:color="auto"/>
            </w:tcBorders>
            <w:hideMark/>
          </w:tcPr>
          <w:p w14:paraId="63285617" w14:textId="77777777" w:rsidR="00D208B7" w:rsidRDefault="00D208B7" w:rsidP="00963913">
            <w:pPr>
              <w:jc w:val="center"/>
              <w:rPr>
                <w:ins w:id="591" w:author="Naveen Premnath [2]" w:date="2024-09-10T23:09:00Z"/>
                <w:rFonts w:ascii="Arial" w:hAnsi="Arial" w:cs="Arial"/>
                <w:sz w:val="20"/>
                <w:szCs w:val="20"/>
              </w:rPr>
            </w:pPr>
            <w:r w:rsidRPr="008E0D77">
              <w:rPr>
                <w:rFonts w:ascii="Arial" w:hAnsi="Arial" w:cs="Arial"/>
                <w:sz w:val="20"/>
                <w:szCs w:val="20"/>
              </w:rPr>
              <w:t>743(37)</w:t>
            </w:r>
          </w:p>
          <w:p w14:paraId="5366F7F5" w14:textId="67F46466" w:rsidR="00963913" w:rsidRPr="008E0D77" w:rsidRDefault="004E6599" w:rsidP="00963913">
            <w:pPr>
              <w:jc w:val="center"/>
              <w:rPr>
                <w:rFonts w:ascii="Arial" w:hAnsi="Arial" w:cs="Arial"/>
                <w:sz w:val="20"/>
                <w:szCs w:val="20"/>
              </w:rPr>
            </w:pPr>
            <w:ins w:id="592" w:author="Naveen Premnath [2]" w:date="2024-09-10T23:10:00Z">
              <w:r>
                <w:rPr>
                  <w:rFonts w:ascii="Arial" w:hAnsi="Arial" w:cs="Arial"/>
                  <w:sz w:val="20"/>
                  <w:szCs w:val="20"/>
                </w:rPr>
                <w:t>(2031199)</w:t>
              </w:r>
            </w:ins>
          </w:p>
        </w:tc>
        <w:tc>
          <w:tcPr>
            <w:tcW w:w="1350" w:type="dxa"/>
            <w:tcBorders>
              <w:top w:val="single" w:sz="4" w:space="0" w:color="auto"/>
              <w:left w:val="single" w:sz="4" w:space="0" w:color="auto"/>
              <w:bottom w:val="single" w:sz="4" w:space="0" w:color="auto"/>
              <w:right w:val="single" w:sz="4" w:space="0" w:color="auto"/>
            </w:tcBorders>
            <w:hideMark/>
          </w:tcPr>
          <w:p w14:paraId="4779C55C" w14:textId="77777777" w:rsidR="00D208B7" w:rsidRDefault="00D208B7" w:rsidP="00963913">
            <w:pPr>
              <w:jc w:val="center"/>
              <w:rPr>
                <w:ins w:id="593" w:author="Naveen Premnath [2]" w:date="2024-09-10T23:09:00Z"/>
                <w:rFonts w:ascii="Arial" w:hAnsi="Arial" w:cs="Arial"/>
                <w:sz w:val="20"/>
                <w:szCs w:val="20"/>
              </w:rPr>
            </w:pPr>
            <w:r w:rsidRPr="008E0D77">
              <w:rPr>
                <w:rFonts w:ascii="Arial" w:hAnsi="Arial" w:cs="Arial"/>
                <w:sz w:val="20"/>
                <w:szCs w:val="20"/>
              </w:rPr>
              <w:t>320(35)</w:t>
            </w:r>
          </w:p>
          <w:p w14:paraId="211A8B22" w14:textId="133C7374" w:rsidR="00963913" w:rsidRPr="008E0D77" w:rsidRDefault="00963913" w:rsidP="00963913">
            <w:pPr>
              <w:jc w:val="center"/>
              <w:rPr>
                <w:rFonts w:ascii="Arial" w:hAnsi="Arial" w:cs="Arial"/>
                <w:sz w:val="20"/>
                <w:szCs w:val="20"/>
              </w:rPr>
            </w:pPr>
            <w:ins w:id="594" w:author="Naveen Premnath [2]" w:date="2024-09-10T23:09:00Z">
              <w:r>
                <w:rPr>
                  <w:rFonts w:ascii="Arial" w:hAnsi="Arial" w:cs="Arial"/>
                  <w:sz w:val="20"/>
                  <w:szCs w:val="20"/>
                </w:rPr>
                <w:t>(886577)</w:t>
              </w:r>
            </w:ins>
          </w:p>
        </w:tc>
        <w:tc>
          <w:tcPr>
            <w:tcW w:w="1710" w:type="dxa"/>
            <w:tcBorders>
              <w:top w:val="single" w:sz="4" w:space="0" w:color="auto"/>
              <w:left w:val="single" w:sz="4" w:space="0" w:color="auto"/>
              <w:bottom w:val="single" w:sz="4" w:space="0" w:color="auto"/>
              <w:right w:val="single" w:sz="4" w:space="0" w:color="auto"/>
            </w:tcBorders>
            <w:hideMark/>
          </w:tcPr>
          <w:p w14:paraId="4A4A7EB1" w14:textId="77777777" w:rsidR="00D208B7" w:rsidRDefault="00D208B7" w:rsidP="00AC6B7D">
            <w:pPr>
              <w:jc w:val="center"/>
              <w:rPr>
                <w:ins w:id="595" w:author="Naveen Premnath [2]" w:date="2024-09-10T23:33:00Z"/>
                <w:rFonts w:ascii="Arial" w:hAnsi="Arial" w:cs="Arial"/>
                <w:sz w:val="20"/>
                <w:szCs w:val="20"/>
              </w:rPr>
            </w:pPr>
            <w:r w:rsidRPr="008E0D77">
              <w:rPr>
                <w:rFonts w:ascii="Arial" w:hAnsi="Arial" w:cs="Arial"/>
                <w:sz w:val="20"/>
                <w:szCs w:val="20"/>
              </w:rPr>
              <w:t>39481(47)</w:t>
            </w:r>
          </w:p>
          <w:p w14:paraId="64042D1A" w14:textId="225AE979" w:rsidR="00AC6B7D" w:rsidRPr="008E0D77" w:rsidRDefault="00AC6B7D" w:rsidP="00AC6B7D">
            <w:pPr>
              <w:jc w:val="center"/>
              <w:rPr>
                <w:rFonts w:ascii="Arial" w:hAnsi="Arial" w:cs="Arial"/>
                <w:sz w:val="20"/>
                <w:szCs w:val="20"/>
              </w:rPr>
            </w:pPr>
            <w:ins w:id="596" w:author="Naveen Premnath [2]" w:date="2024-09-10T23:33:00Z">
              <w:r>
                <w:rPr>
                  <w:rFonts w:ascii="Arial" w:hAnsi="Arial" w:cs="Arial"/>
                  <w:sz w:val="20"/>
                  <w:szCs w:val="20"/>
                </w:rPr>
                <w:t>(</w:t>
              </w:r>
            </w:ins>
            <w:ins w:id="597" w:author="Naveen Premnath [2]" w:date="2024-09-10T23:59:00Z">
              <w:r w:rsidR="003A2B0C">
                <w:rPr>
                  <w:rFonts w:ascii="Arial" w:hAnsi="Arial" w:cs="Arial"/>
                  <w:sz w:val="20"/>
                  <w:szCs w:val="20"/>
                </w:rPr>
                <w:t>110634163</w:t>
              </w:r>
            </w:ins>
            <w:ins w:id="598" w:author="Naveen Premnath [2]" w:date="2024-09-10T23:33: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hideMark/>
          </w:tcPr>
          <w:p w14:paraId="1F719612" w14:textId="77777777" w:rsidR="00D208B7" w:rsidRDefault="00D208B7" w:rsidP="00AC6B7D">
            <w:pPr>
              <w:jc w:val="center"/>
              <w:rPr>
                <w:ins w:id="599" w:author="Naveen Premnath [2]" w:date="2024-09-10T23:33:00Z"/>
                <w:rFonts w:ascii="Arial" w:hAnsi="Arial" w:cs="Arial"/>
                <w:sz w:val="20"/>
                <w:szCs w:val="20"/>
              </w:rPr>
            </w:pPr>
            <w:r w:rsidRPr="008E0D77">
              <w:rPr>
                <w:rFonts w:ascii="Arial" w:hAnsi="Arial" w:cs="Arial"/>
                <w:sz w:val="20"/>
                <w:szCs w:val="20"/>
              </w:rPr>
              <w:t>2341(32)</w:t>
            </w:r>
          </w:p>
          <w:p w14:paraId="208DE613" w14:textId="50D406C7" w:rsidR="00AC6B7D" w:rsidRPr="008E0D77" w:rsidRDefault="00AC6B7D" w:rsidP="00AC6B7D">
            <w:pPr>
              <w:jc w:val="center"/>
              <w:rPr>
                <w:rFonts w:ascii="Arial" w:hAnsi="Arial" w:cs="Arial"/>
                <w:sz w:val="20"/>
                <w:szCs w:val="20"/>
              </w:rPr>
            </w:pPr>
            <w:ins w:id="600" w:author="Naveen Premnath [2]" w:date="2024-09-10T23:33:00Z">
              <w:r>
                <w:rPr>
                  <w:rFonts w:ascii="Arial" w:hAnsi="Arial" w:cs="Arial"/>
                  <w:sz w:val="20"/>
                  <w:szCs w:val="20"/>
                </w:rPr>
                <w:t>(</w:t>
              </w:r>
            </w:ins>
            <w:ins w:id="601" w:author="Naveen Premnath [2]" w:date="2024-09-11T00:06:00Z">
              <w:r w:rsidR="00D72165">
                <w:rPr>
                  <w:rFonts w:ascii="Arial" w:hAnsi="Arial" w:cs="Arial"/>
                  <w:sz w:val="20"/>
                  <w:szCs w:val="20"/>
                </w:rPr>
                <w:t>5852262</w:t>
              </w:r>
            </w:ins>
            <w:ins w:id="602" w:author="Naveen Premnath [2]" w:date="2024-09-10T23:33:00Z">
              <w:r>
                <w:rPr>
                  <w:rFonts w:ascii="Arial" w:hAnsi="Arial" w:cs="Arial"/>
                  <w:sz w:val="20"/>
                  <w:szCs w:val="20"/>
                </w:rPr>
                <w:t>)</w:t>
              </w:r>
            </w:ins>
          </w:p>
        </w:tc>
        <w:tc>
          <w:tcPr>
            <w:tcW w:w="1980" w:type="dxa"/>
            <w:tcBorders>
              <w:top w:val="single" w:sz="4" w:space="0" w:color="auto"/>
              <w:left w:val="single" w:sz="4" w:space="0" w:color="auto"/>
              <w:bottom w:val="single" w:sz="4" w:space="0" w:color="auto"/>
              <w:right w:val="single" w:sz="4" w:space="0" w:color="auto"/>
            </w:tcBorders>
            <w:hideMark/>
          </w:tcPr>
          <w:p w14:paraId="7773CF44" w14:textId="77777777" w:rsidR="00D208B7" w:rsidRDefault="00D208B7" w:rsidP="00AC6B7D">
            <w:pPr>
              <w:jc w:val="center"/>
              <w:rPr>
                <w:ins w:id="603" w:author="Naveen Premnath [2]" w:date="2024-09-10T23:33:00Z"/>
                <w:rFonts w:ascii="Arial" w:hAnsi="Arial" w:cs="Arial"/>
                <w:sz w:val="20"/>
                <w:szCs w:val="20"/>
              </w:rPr>
            </w:pPr>
            <w:r w:rsidRPr="008E0D77">
              <w:rPr>
                <w:rFonts w:ascii="Arial" w:hAnsi="Arial" w:cs="Arial"/>
                <w:sz w:val="20"/>
                <w:szCs w:val="20"/>
              </w:rPr>
              <w:t>776(2</w:t>
            </w:r>
            <w:r w:rsidR="00024ECF">
              <w:rPr>
                <w:rFonts w:ascii="Arial" w:hAnsi="Arial" w:cs="Arial"/>
                <w:sz w:val="20"/>
                <w:szCs w:val="20"/>
              </w:rPr>
              <w:t>8</w:t>
            </w:r>
            <w:r w:rsidRPr="008E0D77">
              <w:rPr>
                <w:rFonts w:ascii="Arial" w:hAnsi="Arial" w:cs="Arial"/>
                <w:sz w:val="20"/>
                <w:szCs w:val="20"/>
              </w:rPr>
              <w:t>)</w:t>
            </w:r>
          </w:p>
          <w:p w14:paraId="2EC2FEBE" w14:textId="6619FF9F" w:rsidR="00AC6B7D" w:rsidRPr="008E0D77" w:rsidRDefault="00AC6B7D" w:rsidP="00AC6B7D">
            <w:pPr>
              <w:jc w:val="center"/>
              <w:rPr>
                <w:rFonts w:ascii="Arial" w:hAnsi="Arial" w:cs="Arial"/>
                <w:sz w:val="20"/>
                <w:szCs w:val="20"/>
              </w:rPr>
            </w:pPr>
            <w:ins w:id="604" w:author="Naveen Premnath [2]" w:date="2024-09-10T23:33:00Z">
              <w:r>
                <w:rPr>
                  <w:rFonts w:ascii="Arial" w:hAnsi="Arial" w:cs="Arial"/>
                  <w:sz w:val="20"/>
                  <w:szCs w:val="20"/>
                </w:rPr>
                <w:t>(</w:t>
              </w:r>
            </w:ins>
            <w:ins w:id="605" w:author="Naveen Premnath [2]" w:date="2024-09-10T23:46:00Z">
              <w:r w:rsidR="00B2419E">
                <w:rPr>
                  <w:rFonts w:ascii="Arial" w:hAnsi="Arial" w:cs="Arial"/>
                  <w:sz w:val="20"/>
                  <w:szCs w:val="20"/>
                </w:rPr>
                <w:t>2013220</w:t>
              </w:r>
            </w:ins>
            <w:ins w:id="606" w:author="Naveen Premnath [2]" w:date="2024-09-10T23:33:00Z">
              <w:r>
                <w:rPr>
                  <w:rFonts w:ascii="Arial" w:hAnsi="Arial" w:cs="Arial"/>
                  <w:sz w:val="20"/>
                  <w:szCs w:val="20"/>
                </w:rPr>
                <w:t>)</w:t>
              </w:r>
            </w:ins>
          </w:p>
        </w:tc>
      </w:tr>
      <w:tr w:rsidR="00D208B7" w:rsidRPr="008E0D77" w14:paraId="29C2DF69" w14:textId="77777777" w:rsidTr="00AE288C">
        <w:trPr>
          <w:trHeight w:val="346"/>
        </w:trPr>
        <w:tc>
          <w:tcPr>
            <w:tcW w:w="11605" w:type="dxa"/>
            <w:gridSpan w:val="7"/>
            <w:tcBorders>
              <w:top w:val="single" w:sz="4" w:space="0" w:color="auto"/>
              <w:left w:val="single" w:sz="4" w:space="0" w:color="auto"/>
              <w:bottom w:val="single" w:sz="4" w:space="0" w:color="auto"/>
              <w:right w:val="single" w:sz="4" w:space="0" w:color="auto"/>
            </w:tcBorders>
          </w:tcPr>
          <w:p w14:paraId="0A779CB1" w14:textId="175F85FB" w:rsidR="00D208B7" w:rsidRPr="008E0D77" w:rsidRDefault="00D208B7" w:rsidP="00835045">
            <w:pPr>
              <w:rPr>
                <w:rFonts w:ascii="Arial" w:hAnsi="Arial" w:cs="Arial"/>
                <w:b/>
                <w:sz w:val="20"/>
                <w:szCs w:val="20"/>
              </w:rPr>
            </w:pPr>
            <w:r w:rsidRPr="008E0D77">
              <w:rPr>
                <w:rFonts w:ascii="Arial" w:hAnsi="Arial" w:cs="Arial"/>
                <w:b/>
                <w:sz w:val="20"/>
                <w:szCs w:val="20"/>
              </w:rPr>
              <w:t>Clinical characteristics</w:t>
            </w:r>
          </w:p>
        </w:tc>
      </w:tr>
      <w:tr w:rsidR="00D208B7" w:rsidRPr="008E0D77" w14:paraId="77D2EF7E"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tcPr>
          <w:p w14:paraId="693F05E1" w14:textId="16407EE4" w:rsidR="00D208B7" w:rsidRPr="008E0D77" w:rsidRDefault="00D208B7" w:rsidP="00835045">
            <w:pPr>
              <w:rPr>
                <w:rFonts w:ascii="Arial" w:hAnsi="Arial" w:cs="Arial"/>
                <w:b/>
                <w:bCs/>
                <w:sz w:val="20"/>
                <w:szCs w:val="20"/>
              </w:rPr>
            </w:pPr>
            <w:r w:rsidRPr="008E0D77">
              <w:rPr>
                <w:rFonts w:ascii="Arial" w:hAnsi="Arial" w:cs="Arial"/>
                <w:b/>
                <w:bCs/>
                <w:sz w:val="20"/>
                <w:szCs w:val="20"/>
              </w:rPr>
              <w:t xml:space="preserve">Cancer </w:t>
            </w:r>
            <w:commentRangeStart w:id="607"/>
            <w:commentRangeStart w:id="608"/>
            <w:r w:rsidRPr="008E0D77">
              <w:rPr>
                <w:rFonts w:ascii="Arial" w:hAnsi="Arial" w:cs="Arial"/>
                <w:b/>
                <w:bCs/>
                <w:sz w:val="20"/>
                <w:szCs w:val="20"/>
              </w:rPr>
              <w:t>type</w:t>
            </w:r>
            <w:commentRangeEnd w:id="607"/>
            <w:r w:rsidR="00F146C4" w:rsidRPr="008E0D77">
              <w:rPr>
                <w:rStyle w:val="CommentReference"/>
                <w:rFonts w:ascii="Arial" w:hAnsi="Arial" w:cs="Arial"/>
                <w:b/>
                <w:bCs/>
                <w:sz w:val="20"/>
                <w:szCs w:val="20"/>
              </w:rPr>
              <w:commentReference w:id="607"/>
            </w:r>
            <w:commentRangeEnd w:id="608"/>
            <w:r w:rsidR="00E20075" w:rsidRPr="008E0D77">
              <w:rPr>
                <w:rStyle w:val="CommentReference"/>
                <w:rFonts w:ascii="Arial" w:hAnsi="Arial" w:cs="Arial"/>
                <w:b/>
                <w:bCs/>
                <w:sz w:val="20"/>
                <w:szCs w:val="20"/>
              </w:rPr>
              <w:commentReference w:id="608"/>
            </w:r>
          </w:p>
        </w:tc>
        <w:tc>
          <w:tcPr>
            <w:tcW w:w="1440" w:type="dxa"/>
            <w:tcBorders>
              <w:top w:val="single" w:sz="4" w:space="0" w:color="auto"/>
              <w:left w:val="single" w:sz="4" w:space="0" w:color="auto"/>
              <w:bottom w:val="single" w:sz="4" w:space="0" w:color="auto"/>
              <w:right w:val="single" w:sz="4" w:space="0" w:color="auto"/>
            </w:tcBorders>
          </w:tcPr>
          <w:p w14:paraId="31D165E0"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93E13BF"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D886A44"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2561916A"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2B1459C3"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6C467E7" w14:textId="77777777" w:rsidR="00D208B7" w:rsidRPr="008E0D77" w:rsidRDefault="00D208B7" w:rsidP="00D208B7">
            <w:pPr>
              <w:jc w:val="center"/>
              <w:rPr>
                <w:rFonts w:ascii="Arial" w:hAnsi="Arial" w:cs="Arial"/>
                <w:sz w:val="20"/>
                <w:szCs w:val="20"/>
              </w:rPr>
            </w:pPr>
          </w:p>
        </w:tc>
      </w:tr>
      <w:tr w:rsidR="00D208B7" w:rsidRPr="008E0D77" w14:paraId="68E7CA26"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tcPr>
          <w:p w14:paraId="0287ECF9" w14:textId="04AF963E" w:rsidR="00D208B7" w:rsidRPr="008E0D77" w:rsidRDefault="00D208B7" w:rsidP="00835045">
            <w:pPr>
              <w:rPr>
                <w:rFonts w:ascii="Arial" w:hAnsi="Arial" w:cs="Arial"/>
                <w:bCs/>
                <w:sz w:val="20"/>
                <w:szCs w:val="20"/>
              </w:rPr>
            </w:pPr>
            <w:r w:rsidRPr="008E0D77">
              <w:rPr>
                <w:rFonts w:ascii="Arial" w:hAnsi="Arial" w:cs="Arial"/>
                <w:bCs/>
                <w:sz w:val="20"/>
                <w:szCs w:val="20"/>
              </w:rPr>
              <w:t>Prostate</w:t>
            </w:r>
            <w:ins w:id="609" w:author="Naveen Premnath [2]" w:date="2024-09-21T00:20:00Z">
              <w:r w:rsidR="00994E08">
                <w:rPr>
                  <w:rFonts w:ascii="Arial" w:hAnsi="Arial" w:cs="Arial"/>
                  <w:bCs/>
                  <w:sz w:val="20"/>
                  <w:szCs w:val="20"/>
                </w:rPr>
                <w:t xml:space="preserve"> </w:t>
              </w:r>
              <w:r w:rsidR="00994E08" w:rsidRPr="008E0D77">
                <w:rPr>
                  <w:rFonts w:ascii="Arial" w:hAnsi="Arial" w:cs="Arial"/>
                  <w:bCs/>
                  <w:sz w:val="20"/>
                  <w:szCs w:val="20"/>
                </w:rPr>
                <w:t>(%)</w:t>
              </w:r>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tcPr>
          <w:p w14:paraId="3731524F" w14:textId="77777777" w:rsidR="00D208B7" w:rsidRDefault="00D208B7" w:rsidP="00045B8E">
            <w:pPr>
              <w:jc w:val="center"/>
              <w:rPr>
                <w:ins w:id="610" w:author="Naveen Premnath [2]" w:date="2024-09-11T00:13:00Z"/>
                <w:rFonts w:ascii="Arial" w:hAnsi="Arial" w:cs="Arial"/>
                <w:sz w:val="20"/>
                <w:szCs w:val="20"/>
              </w:rPr>
            </w:pPr>
            <w:r w:rsidRPr="008E0D77">
              <w:rPr>
                <w:rFonts w:ascii="Arial" w:hAnsi="Arial" w:cs="Arial"/>
                <w:sz w:val="20"/>
                <w:szCs w:val="20"/>
              </w:rPr>
              <w:t>1104(1</w:t>
            </w:r>
            <w:r w:rsidR="00024ECF">
              <w:rPr>
                <w:rFonts w:ascii="Arial" w:hAnsi="Arial" w:cs="Arial"/>
                <w:sz w:val="20"/>
                <w:szCs w:val="20"/>
              </w:rPr>
              <w:t>2</w:t>
            </w:r>
            <w:r w:rsidRPr="008E0D77">
              <w:rPr>
                <w:rFonts w:ascii="Arial" w:hAnsi="Arial" w:cs="Arial"/>
                <w:sz w:val="20"/>
                <w:szCs w:val="20"/>
              </w:rPr>
              <w:t>)</w:t>
            </w:r>
          </w:p>
          <w:p w14:paraId="339AC661" w14:textId="2965CA66" w:rsidR="00045B8E" w:rsidRPr="008E0D77" w:rsidRDefault="00045B8E" w:rsidP="00045B8E">
            <w:pPr>
              <w:jc w:val="center"/>
              <w:rPr>
                <w:rFonts w:ascii="Arial" w:hAnsi="Arial" w:cs="Arial"/>
                <w:sz w:val="20"/>
                <w:szCs w:val="20"/>
              </w:rPr>
            </w:pPr>
            <w:ins w:id="611" w:author="Naveen Premnath [2]" w:date="2024-09-11T00:13:00Z">
              <w:r>
                <w:rPr>
                  <w:rFonts w:ascii="Arial" w:hAnsi="Arial" w:cs="Arial"/>
                  <w:sz w:val="20"/>
                  <w:szCs w:val="20"/>
                </w:rPr>
                <w:t>(</w:t>
              </w:r>
            </w:ins>
            <w:ins w:id="612" w:author="Naveen Premnath [2]" w:date="2024-09-11T00:17:00Z">
              <w:r w:rsidR="002A0740">
                <w:rPr>
                  <w:rFonts w:ascii="Arial" w:hAnsi="Arial" w:cs="Arial"/>
                  <w:sz w:val="20"/>
                  <w:szCs w:val="20"/>
                </w:rPr>
                <w:t>2827113</w:t>
              </w:r>
            </w:ins>
            <w:ins w:id="613" w:author="Naveen Premnath [2]" w:date="2024-09-11T00:13: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074835DF" w14:textId="77777777" w:rsidR="00D208B7" w:rsidRDefault="00D208B7" w:rsidP="00045B8E">
            <w:pPr>
              <w:jc w:val="center"/>
              <w:rPr>
                <w:ins w:id="614" w:author="Naveen Premnath [2]" w:date="2024-09-11T00:12:00Z"/>
                <w:rFonts w:ascii="Arial" w:hAnsi="Arial" w:cs="Arial"/>
                <w:sz w:val="20"/>
                <w:szCs w:val="20"/>
              </w:rPr>
            </w:pPr>
            <w:r w:rsidRPr="008E0D77">
              <w:rPr>
                <w:rFonts w:ascii="Arial" w:hAnsi="Arial" w:cs="Arial"/>
                <w:sz w:val="20"/>
                <w:szCs w:val="20"/>
              </w:rPr>
              <w:t>194(</w:t>
            </w:r>
            <w:r w:rsidR="00024ECF">
              <w:rPr>
                <w:rFonts w:ascii="Arial" w:hAnsi="Arial" w:cs="Arial"/>
                <w:sz w:val="20"/>
                <w:szCs w:val="20"/>
              </w:rPr>
              <w:t>10</w:t>
            </w:r>
            <w:r w:rsidRPr="008E0D77">
              <w:rPr>
                <w:rFonts w:ascii="Arial" w:hAnsi="Arial" w:cs="Arial"/>
                <w:sz w:val="20"/>
                <w:szCs w:val="20"/>
              </w:rPr>
              <w:t>)</w:t>
            </w:r>
          </w:p>
          <w:p w14:paraId="53B93A60" w14:textId="2F67360B" w:rsidR="00045B8E" w:rsidRPr="008E0D77" w:rsidRDefault="00045B8E" w:rsidP="00045B8E">
            <w:pPr>
              <w:jc w:val="center"/>
              <w:rPr>
                <w:rFonts w:ascii="Arial" w:hAnsi="Arial" w:cs="Arial"/>
                <w:sz w:val="20"/>
                <w:szCs w:val="20"/>
              </w:rPr>
            </w:pPr>
            <w:ins w:id="615" w:author="Naveen Premnath [2]" w:date="2024-09-11T00:12:00Z">
              <w:r>
                <w:rPr>
                  <w:rFonts w:ascii="Arial" w:hAnsi="Arial" w:cs="Arial"/>
                  <w:sz w:val="20"/>
                  <w:szCs w:val="20"/>
                </w:rPr>
                <w:t>(</w:t>
              </w:r>
            </w:ins>
            <w:ins w:id="616" w:author="Naveen Premnath [2]" w:date="2024-09-11T00:16:00Z">
              <w:r w:rsidR="002A0740">
                <w:rPr>
                  <w:rFonts w:ascii="Arial" w:hAnsi="Arial" w:cs="Arial"/>
                  <w:sz w:val="20"/>
                  <w:szCs w:val="20"/>
                </w:rPr>
                <w:t>452195</w:t>
              </w:r>
            </w:ins>
            <w:ins w:id="617" w:author="Naveen Premnath [2]" w:date="2024-09-11T00:12:00Z">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tcPr>
          <w:p w14:paraId="7E6CB339" w14:textId="77777777" w:rsidR="00D208B7" w:rsidRDefault="00D208B7" w:rsidP="00045B8E">
            <w:pPr>
              <w:jc w:val="center"/>
              <w:rPr>
                <w:ins w:id="618" w:author="Naveen Premnath [2]" w:date="2024-09-11T00:12:00Z"/>
                <w:rFonts w:ascii="Arial" w:hAnsi="Arial" w:cs="Arial"/>
                <w:sz w:val="20"/>
                <w:szCs w:val="20"/>
              </w:rPr>
            </w:pPr>
            <w:r w:rsidRPr="008E0D77">
              <w:rPr>
                <w:rFonts w:ascii="Arial" w:hAnsi="Arial" w:cs="Arial"/>
                <w:sz w:val="20"/>
                <w:szCs w:val="20"/>
              </w:rPr>
              <w:t>117(1</w:t>
            </w:r>
            <w:r w:rsidR="00024ECF">
              <w:rPr>
                <w:rFonts w:ascii="Arial" w:hAnsi="Arial" w:cs="Arial"/>
                <w:sz w:val="20"/>
                <w:szCs w:val="20"/>
              </w:rPr>
              <w:t>3</w:t>
            </w:r>
            <w:r w:rsidRPr="008E0D77">
              <w:rPr>
                <w:rFonts w:ascii="Arial" w:hAnsi="Arial" w:cs="Arial"/>
                <w:sz w:val="20"/>
                <w:szCs w:val="20"/>
              </w:rPr>
              <w:t>)</w:t>
            </w:r>
          </w:p>
          <w:p w14:paraId="04015C21" w14:textId="04A21F44" w:rsidR="00045B8E" w:rsidRPr="008E0D77" w:rsidRDefault="00045B8E" w:rsidP="00045B8E">
            <w:pPr>
              <w:jc w:val="center"/>
              <w:rPr>
                <w:rFonts w:ascii="Arial" w:hAnsi="Arial" w:cs="Arial"/>
                <w:sz w:val="20"/>
                <w:szCs w:val="20"/>
              </w:rPr>
            </w:pPr>
            <w:ins w:id="619" w:author="Naveen Premnath [2]" w:date="2024-09-11T00:12:00Z">
              <w:r>
                <w:rPr>
                  <w:rFonts w:ascii="Arial" w:hAnsi="Arial" w:cs="Arial"/>
                  <w:sz w:val="20"/>
                  <w:szCs w:val="20"/>
                </w:rPr>
                <w:t>(</w:t>
              </w:r>
            </w:ins>
            <w:ins w:id="620" w:author="Naveen Premnath [2]" w:date="2024-09-11T00:13:00Z">
              <w:r>
                <w:rPr>
                  <w:rFonts w:ascii="Arial" w:hAnsi="Arial" w:cs="Arial"/>
                  <w:sz w:val="20"/>
                  <w:szCs w:val="20"/>
                </w:rPr>
                <w:t>264792</w:t>
              </w:r>
            </w:ins>
            <w:ins w:id="621" w:author="Naveen Premnath [2]" w:date="2024-09-11T00:12: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tcPr>
          <w:p w14:paraId="43381D01"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5ABD7FFC"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2E3D178" w14:textId="77777777" w:rsidR="00D208B7" w:rsidRPr="008E0D77" w:rsidRDefault="00D208B7" w:rsidP="00D208B7">
            <w:pPr>
              <w:jc w:val="center"/>
              <w:rPr>
                <w:rFonts w:ascii="Arial" w:hAnsi="Arial" w:cs="Arial"/>
                <w:sz w:val="20"/>
                <w:szCs w:val="20"/>
              </w:rPr>
            </w:pPr>
          </w:p>
        </w:tc>
      </w:tr>
      <w:tr w:rsidR="00D208B7" w:rsidRPr="008E0D77" w14:paraId="51A447F4"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tcPr>
          <w:p w14:paraId="4AD12969" w14:textId="379BD4BB" w:rsidR="00D208B7" w:rsidRPr="008E0D77" w:rsidRDefault="00D208B7" w:rsidP="00835045">
            <w:pPr>
              <w:rPr>
                <w:rFonts w:ascii="Arial" w:hAnsi="Arial" w:cs="Arial"/>
                <w:bCs/>
                <w:sz w:val="20"/>
                <w:szCs w:val="20"/>
              </w:rPr>
            </w:pPr>
            <w:r w:rsidRPr="008E0D77">
              <w:rPr>
                <w:rFonts w:ascii="Arial" w:hAnsi="Arial" w:cs="Arial"/>
                <w:bCs/>
                <w:sz w:val="20"/>
                <w:szCs w:val="20"/>
              </w:rPr>
              <w:t>Breast</w:t>
            </w:r>
            <w:ins w:id="622" w:author="Naveen Premnath [2]" w:date="2024-09-21T00:20:00Z">
              <w:r w:rsidR="00994E08">
                <w:rPr>
                  <w:rFonts w:ascii="Arial" w:hAnsi="Arial" w:cs="Arial"/>
                  <w:bCs/>
                  <w:sz w:val="20"/>
                  <w:szCs w:val="20"/>
                </w:rPr>
                <w:t xml:space="preserve"> </w:t>
              </w:r>
              <w:r w:rsidR="00994E08" w:rsidRPr="008E0D77">
                <w:rPr>
                  <w:rFonts w:ascii="Arial" w:hAnsi="Arial" w:cs="Arial"/>
                  <w:bCs/>
                  <w:sz w:val="20"/>
                  <w:szCs w:val="20"/>
                </w:rPr>
                <w:t>(%)</w:t>
              </w:r>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tcPr>
          <w:p w14:paraId="42D3F4EB" w14:textId="77777777" w:rsidR="00D208B7" w:rsidRDefault="00D208B7" w:rsidP="00045B8E">
            <w:pPr>
              <w:jc w:val="center"/>
              <w:rPr>
                <w:ins w:id="623" w:author="Naveen Premnath [2]" w:date="2024-09-11T00:13:00Z"/>
                <w:rFonts w:ascii="Arial" w:hAnsi="Arial" w:cs="Arial"/>
                <w:sz w:val="20"/>
                <w:szCs w:val="20"/>
              </w:rPr>
            </w:pPr>
            <w:r w:rsidRPr="008E0D77">
              <w:rPr>
                <w:rFonts w:ascii="Arial" w:hAnsi="Arial" w:cs="Arial"/>
                <w:sz w:val="20"/>
                <w:szCs w:val="20"/>
              </w:rPr>
              <w:t>1579(1</w:t>
            </w:r>
            <w:r w:rsidR="00024ECF">
              <w:rPr>
                <w:rFonts w:ascii="Arial" w:hAnsi="Arial" w:cs="Arial"/>
                <w:sz w:val="20"/>
                <w:szCs w:val="20"/>
              </w:rPr>
              <w:t>7</w:t>
            </w:r>
            <w:r w:rsidRPr="008E0D77">
              <w:rPr>
                <w:rFonts w:ascii="Arial" w:hAnsi="Arial" w:cs="Arial"/>
                <w:sz w:val="20"/>
                <w:szCs w:val="20"/>
              </w:rPr>
              <w:t>)</w:t>
            </w:r>
          </w:p>
          <w:p w14:paraId="552E71D7" w14:textId="14D74597" w:rsidR="00045B8E" w:rsidRPr="008E0D77" w:rsidRDefault="00045B8E" w:rsidP="00045B8E">
            <w:pPr>
              <w:jc w:val="center"/>
              <w:rPr>
                <w:rFonts w:ascii="Arial" w:hAnsi="Arial" w:cs="Arial"/>
                <w:sz w:val="20"/>
                <w:szCs w:val="20"/>
              </w:rPr>
            </w:pPr>
            <w:ins w:id="624" w:author="Naveen Premnath [2]" w:date="2024-09-11T00:13:00Z">
              <w:r>
                <w:rPr>
                  <w:rFonts w:ascii="Arial" w:hAnsi="Arial" w:cs="Arial"/>
                  <w:sz w:val="20"/>
                  <w:szCs w:val="20"/>
                </w:rPr>
                <w:t>(</w:t>
              </w:r>
            </w:ins>
            <w:ins w:id="625" w:author="Naveen Premnath [2]" w:date="2024-09-11T00:17:00Z">
              <w:r w:rsidR="002A0740">
                <w:rPr>
                  <w:rFonts w:ascii="Arial" w:hAnsi="Arial" w:cs="Arial"/>
                  <w:sz w:val="20"/>
                  <w:szCs w:val="20"/>
                </w:rPr>
                <w:t>4409400</w:t>
              </w:r>
            </w:ins>
            <w:ins w:id="626" w:author="Naveen Premnath [2]" w:date="2024-09-11T00:13: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41851F4B" w14:textId="77777777" w:rsidR="00D208B7" w:rsidRDefault="00D208B7" w:rsidP="00045B8E">
            <w:pPr>
              <w:jc w:val="center"/>
              <w:rPr>
                <w:ins w:id="627" w:author="Naveen Premnath [2]" w:date="2024-09-11T00:12:00Z"/>
                <w:rFonts w:ascii="Arial" w:hAnsi="Arial" w:cs="Arial"/>
                <w:sz w:val="20"/>
                <w:szCs w:val="20"/>
              </w:rPr>
            </w:pPr>
            <w:r w:rsidRPr="008E0D77">
              <w:rPr>
                <w:rFonts w:ascii="Arial" w:hAnsi="Arial" w:cs="Arial"/>
                <w:sz w:val="20"/>
                <w:szCs w:val="20"/>
              </w:rPr>
              <w:t>346(17)</w:t>
            </w:r>
          </w:p>
          <w:p w14:paraId="71D236FE" w14:textId="40B3925B" w:rsidR="00045B8E" w:rsidRPr="008E0D77" w:rsidRDefault="00045B8E" w:rsidP="00045B8E">
            <w:pPr>
              <w:jc w:val="center"/>
              <w:rPr>
                <w:rFonts w:ascii="Arial" w:hAnsi="Arial" w:cs="Arial"/>
                <w:sz w:val="20"/>
                <w:szCs w:val="20"/>
              </w:rPr>
            </w:pPr>
            <w:ins w:id="628" w:author="Naveen Premnath [2]" w:date="2024-09-11T00:12:00Z">
              <w:r>
                <w:rPr>
                  <w:rFonts w:ascii="Arial" w:hAnsi="Arial" w:cs="Arial"/>
                  <w:sz w:val="20"/>
                  <w:szCs w:val="20"/>
                </w:rPr>
                <w:t>(</w:t>
              </w:r>
            </w:ins>
            <w:ins w:id="629" w:author="Naveen Premnath [2]" w:date="2024-09-11T00:15:00Z">
              <w:r w:rsidR="002A0740">
                <w:rPr>
                  <w:rFonts w:ascii="Arial" w:hAnsi="Arial" w:cs="Arial"/>
                  <w:sz w:val="20"/>
                  <w:szCs w:val="20"/>
                </w:rPr>
                <w:t>886234</w:t>
              </w:r>
            </w:ins>
            <w:ins w:id="630" w:author="Naveen Premnath [2]" w:date="2024-09-11T00:12:00Z">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tcPr>
          <w:p w14:paraId="6457A231" w14:textId="77777777" w:rsidR="00D208B7" w:rsidRDefault="00D208B7" w:rsidP="00045B8E">
            <w:pPr>
              <w:jc w:val="center"/>
              <w:rPr>
                <w:ins w:id="631" w:author="Naveen Premnath [2]" w:date="2024-09-11T00:12:00Z"/>
                <w:rFonts w:ascii="Arial" w:hAnsi="Arial" w:cs="Arial"/>
                <w:sz w:val="20"/>
                <w:szCs w:val="20"/>
              </w:rPr>
            </w:pPr>
            <w:r w:rsidRPr="008E0D77">
              <w:rPr>
                <w:rFonts w:ascii="Arial" w:hAnsi="Arial" w:cs="Arial"/>
                <w:sz w:val="20"/>
                <w:szCs w:val="20"/>
              </w:rPr>
              <w:t>177(19)</w:t>
            </w:r>
          </w:p>
          <w:p w14:paraId="2894B213" w14:textId="3305AA50" w:rsidR="00045B8E" w:rsidRPr="008E0D77" w:rsidRDefault="00045B8E" w:rsidP="00045B8E">
            <w:pPr>
              <w:jc w:val="center"/>
              <w:rPr>
                <w:rFonts w:ascii="Arial" w:hAnsi="Arial" w:cs="Arial"/>
                <w:sz w:val="20"/>
                <w:szCs w:val="20"/>
              </w:rPr>
            </w:pPr>
            <w:ins w:id="632" w:author="Naveen Premnath [2]" w:date="2024-09-11T00:12:00Z">
              <w:r>
                <w:rPr>
                  <w:rFonts w:ascii="Arial" w:hAnsi="Arial" w:cs="Arial"/>
                  <w:sz w:val="20"/>
                  <w:szCs w:val="20"/>
                </w:rPr>
                <w:t>(</w:t>
              </w:r>
            </w:ins>
            <w:ins w:id="633" w:author="Naveen Premnath [2]" w:date="2024-09-11T00:13:00Z">
              <w:r>
                <w:rPr>
                  <w:rFonts w:ascii="Arial" w:hAnsi="Arial" w:cs="Arial"/>
                  <w:sz w:val="20"/>
                  <w:szCs w:val="20"/>
                </w:rPr>
                <w:t>492126</w:t>
              </w:r>
            </w:ins>
            <w:ins w:id="634" w:author="Naveen Premnath [2]" w:date="2024-09-11T00:12: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tcPr>
          <w:p w14:paraId="6B8049DB"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339E5749"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C8767C1" w14:textId="77777777" w:rsidR="00D208B7" w:rsidRPr="008E0D77" w:rsidRDefault="00D208B7" w:rsidP="00D208B7">
            <w:pPr>
              <w:jc w:val="center"/>
              <w:rPr>
                <w:rFonts w:ascii="Arial" w:hAnsi="Arial" w:cs="Arial"/>
                <w:sz w:val="20"/>
                <w:szCs w:val="20"/>
              </w:rPr>
            </w:pPr>
          </w:p>
        </w:tc>
      </w:tr>
      <w:tr w:rsidR="00D208B7" w:rsidRPr="008E0D77" w14:paraId="5A606407"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tcPr>
          <w:p w14:paraId="1E6FA238" w14:textId="7E4C1236" w:rsidR="00D208B7" w:rsidRPr="008E0D77" w:rsidRDefault="00D208B7" w:rsidP="00835045">
            <w:pPr>
              <w:rPr>
                <w:rFonts w:ascii="Arial" w:hAnsi="Arial" w:cs="Arial"/>
                <w:bCs/>
                <w:sz w:val="20"/>
                <w:szCs w:val="20"/>
              </w:rPr>
            </w:pPr>
            <w:r w:rsidRPr="008E0D77">
              <w:rPr>
                <w:rFonts w:ascii="Arial" w:hAnsi="Arial" w:cs="Arial"/>
                <w:sz w:val="20"/>
                <w:szCs w:val="20"/>
              </w:rPr>
              <w:t>Colon</w:t>
            </w:r>
            <w:ins w:id="635" w:author="Naveen Premnath [2]" w:date="2024-09-21T00:20:00Z">
              <w:r w:rsidR="00994E08">
                <w:rPr>
                  <w:rFonts w:ascii="Arial" w:hAnsi="Arial" w:cs="Arial"/>
                  <w:sz w:val="20"/>
                  <w:szCs w:val="20"/>
                </w:rPr>
                <w:t xml:space="preserve"> </w:t>
              </w:r>
              <w:r w:rsidR="00994E08" w:rsidRPr="008E0D77">
                <w:rPr>
                  <w:rFonts w:ascii="Arial" w:hAnsi="Arial" w:cs="Arial"/>
                  <w:bCs/>
                  <w:sz w:val="20"/>
                  <w:szCs w:val="20"/>
                </w:rPr>
                <w:t>(%)</w:t>
              </w:r>
              <w:r w:rsidR="00994E08">
                <w:rPr>
                  <w:rFonts w:ascii="Arial" w:hAnsi="Arial" w:cs="Arial"/>
                  <w:bCs/>
                  <w:sz w:val="20"/>
                  <w:szCs w:val="20"/>
                </w:rPr>
                <w:t xml:space="preserve"> (weighted)</w:t>
              </w:r>
            </w:ins>
          </w:p>
        </w:tc>
        <w:tc>
          <w:tcPr>
            <w:tcW w:w="1440" w:type="dxa"/>
            <w:tcBorders>
              <w:top w:val="single" w:sz="4" w:space="0" w:color="auto"/>
              <w:left w:val="single" w:sz="4" w:space="0" w:color="auto"/>
              <w:bottom w:val="single" w:sz="4" w:space="0" w:color="auto"/>
              <w:right w:val="single" w:sz="4" w:space="0" w:color="auto"/>
            </w:tcBorders>
          </w:tcPr>
          <w:p w14:paraId="284E7C4D" w14:textId="77777777" w:rsidR="00D208B7" w:rsidRDefault="00D208B7" w:rsidP="00045B8E">
            <w:pPr>
              <w:jc w:val="center"/>
              <w:rPr>
                <w:ins w:id="636" w:author="Naveen Premnath [2]" w:date="2024-09-11T00:12:00Z"/>
                <w:rFonts w:ascii="Arial" w:hAnsi="Arial" w:cs="Arial"/>
                <w:sz w:val="20"/>
                <w:szCs w:val="20"/>
              </w:rPr>
            </w:pPr>
            <w:r w:rsidRPr="008E0D77">
              <w:rPr>
                <w:rFonts w:ascii="Arial" w:hAnsi="Arial" w:cs="Arial"/>
                <w:sz w:val="20"/>
                <w:szCs w:val="20"/>
              </w:rPr>
              <w:t>502(5)</w:t>
            </w:r>
          </w:p>
          <w:p w14:paraId="3BAF0082" w14:textId="3AC4F28E" w:rsidR="00045B8E" w:rsidRPr="008E0D77" w:rsidRDefault="00045B8E" w:rsidP="00045B8E">
            <w:pPr>
              <w:jc w:val="center"/>
              <w:rPr>
                <w:rFonts w:ascii="Arial" w:hAnsi="Arial" w:cs="Arial"/>
                <w:sz w:val="20"/>
                <w:szCs w:val="20"/>
              </w:rPr>
            </w:pPr>
            <w:ins w:id="637" w:author="Naveen Premnath [2]" w:date="2024-09-11T00:12:00Z">
              <w:r>
                <w:rPr>
                  <w:rFonts w:ascii="Arial" w:hAnsi="Arial" w:cs="Arial"/>
                  <w:sz w:val="20"/>
                  <w:szCs w:val="20"/>
                </w:rPr>
                <w:t>(</w:t>
              </w:r>
            </w:ins>
            <w:ins w:id="638" w:author="Naveen Premnath [2]" w:date="2024-09-11T00:17:00Z">
              <w:r w:rsidR="002A0740">
                <w:rPr>
                  <w:rFonts w:ascii="Arial" w:hAnsi="Arial" w:cs="Arial"/>
                  <w:sz w:val="20"/>
                  <w:szCs w:val="20"/>
                </w:rPr>
                <w:t>1332243</w:t>
              </w:r>
            </w:ins>
            <w:ins w:id="639" w:author="Naveen Premnath [2]" w:date="2024-09-11T00:12:00Z">
              <w:r>
                <w:rPr>
                  <w:rFonts w:ascii="Arial" w:hAnsi="Arial" w:cs="Arial"/>
                  <w:sz w:val="20"/>
                  <w:szCs w:val="20"/>
                </w:rPr>
                <w:t>)</w:t>
              </w:r>
            </w:ins>
          </w:p>
        </w:tc>
        <w:tc>
          <w:tcPr>
            <w:tcW w:w="1530" w:type="dxa"/>
            <w:tcBorders>
              <w:top w:val="single" w:sz="4" w:space="0" w:color="auto"/>
              <w:left w:val="single" w:sz="4" w:space="0" w:color="auto"/>
              <w:bottom w:val="single" w:sz="4" w:space="0" w:color="auto"/>
              <w:right w:val="single" w:sz="4" w:space="0" w:color="auto"/>
            </w:tcBorders>
          </w:tcPr>
          <w:p w14:paraId="39602870" w14:textId="77777777" w:rsidR="00D208B7" w:rsidRDefault="00D208B7" w:rsidP="00045B8E">
            <w:pPr>
              <w:jc w:val="center"/>
              <w:rPr>
                <w:ins w:id="640" w:author="Naveen Premnath [2]" w:date="2024-09-11T00:12:00Z"/>
                <w:rFonts w:ascii="Arial" w:hAnsi="Arial" w:cs="Arial"/>
                <w:sz w:val="20"/>
                <w:szCs w:val="20"/>
              </w:rPr>
            </w:pPr>
            <w:r w:rsidRPr="008E0D77">
              <w:rPr>
                <w:rFonts w:ascii="Arial" w:hAnsi="Arial" w:cs="Arial"/>
                <w:sz w:val="20"/>
                <w:szCs w:val="20"/>
              </w:rPr>
              <w:t>127(6)</w:t>
            </w:r>
          </w:p>
          <w:p w14:paraId="43B33D9D" w14:textId="4CD35B15" w:rsidR="00045B8E" w:rsidRPr="008E0D77" w:rsidRDefault="00045B8E" w:rsidP="00045B8E">
            <w:pPr>
              <w:jc w:val="center"/>
              <w:rPr>
                <w:rFonts w:ascii="Arial" w:hAnsi="Arial" w:cs="Arial"/>
                <w:sz w:val="20"/>
                <w:szCs w:val="20"/>
              </w:rPr>
            </w:pPr>
            <w:ins w:id="641" w:author="Naveen Premnath [2]" w:date="2024-09-11T00:12:00Z">
              <w:r>
                <w:rPr>
                  <w:rFonts w:ascii="Arial" w:hAnsi="Arial" w:cs="Arial"/>
                  <w:sz w:val="20"/>
                  <w:szCs w:val="20"/>
                </w:rPr>
                <w:t>(</w:t>
              </w:r>
            </w:ins>
            <w:ins w:id="642" w:author="Naveen Premnath [2]" w:date="2024-09-11T00:16:00Z">
              <w:r w:rsidR="002A0740">
                <w:rPr>
                  <w:rFonts w:ascii="Arial" w:hAnsi="Arial" w:cs="Arial"/>
                  <w:sz w:val="20"/>
                  <w:szCs w:val="20"/>
                </w:rPr>
                <w:t>326525</w:t>
              </w:r>
            </w:ins>
            <w:ins w:id="643" w:author="Naveen Premnath [2]" w:date="2024-09-11T00:12:00Z">
              <w:r>
                <w:rPr>
                  <w:rFonts w:ascii="Arial" w:hAnsi="Arial" w:cs="Arial"/>
                  <w:sz w:val="20"/>
                  <w:szCs w:val="20"/>
                </w:rPr>
                <w:t>)</w:t>
              </w:r>
            </w:ins>
          </w:p>
        </w:tc>
        <w:tc>
          <w:tcPr>
            <w:tcW w:w="1350" w:type="dxa"/>
            <w:tcBorders>
              <w:top w:val="single" w:sz="4" w:space="0" w:color="auto"/>
              <w:left w:val="single" w:sz="4" w:space="0" w:color="auto"/>
              <w:bottom w:val="single" w:sz="4" w:space="0" w:color="auto"/>
              <w:right w:val="single" w:sz="4" w:space="0" w:color="auto"/>
            </w:tcBorders>
          </w:tcPr>
          <w:p w14:paraId="23BC31B6" w14:textId="77777777" w:rsidR="00D208B7" w:rsidRDefault="00D208B7" w:rsidP="00045B8E">
            <w:pPr>
              <w:jc w:val="center"/>
              <w:rPr>
                <w:ins w:id="644" w:author="Naveen Premnath [2]" w:date="2024-09-11T00:12:00Z"/>
                <w:rFonts w:ascii="Arial" w:hAnsi="Arial" w:cs="Arial"/>
                <w:sz w:val="20"/>
                <w:szCs w:val="20"/>
              </w:rPr>
            </w:pPr>
            <w:r w:rsidRPr="008E0D77">
              <w:rPr>
                <w:rFonts w:ascii="Arial" w:hAnsi="Arial" w:cs="Arial"/>
                <w:sz w:val="20"/>
                <w:szCs w:val="20"/>
              </w:rPr>
              <w:t>80(</w:t>
            </w:r>
            <w:r w:rsidR="00024ECF">
              <w:rPr>
                <w:rFonts w:ascii="Arial" w:hAnsi="Arial" w:cs="Arial"/>
                <w:sz w:val="20"/>
                <w:szCs w:val="20"/>
              </w:rPr>
              <w:t>9</w:t>
            </w:r>
            <w:r w:rsidRPr="008E0D77">
              <w:rPr>
                <w:rFonts w:ascii="Arial" w:hAnsi="Arial" w:cs="Arial"/>
                <w:sz w:val="20"/>
                <w:szCs w:val="20"/>
              </w:rPr>
              <w:t>)</w:t>
            </w:r>
          </w:p>
          <w:p w14:paraId="4E4F8753" w14:textId="00354758" w:rsidR="00045B8E" w:rsidRPr="008E0D77" w:rsidRDefault="00045B8E" w:rsidP="00045B8E">
            <w:pPr>
              <w:jc w:val="center"/>
              <w:rPr>
                <w:rFonts w:ascii="Arial" w:hAnsi="Arial" w:cs="Arial"/>
                <w:sz w:val="20"/>
                <w:szCs w:val="20"/>
              </w:rPr>
            </w:pPr>
            <w:ins w:id="645" w:author="Naveen Premnath [2]" w:date="2024-09-11T00:12:00Z">
              <w:r>
                <w:rPr>
                  <w:rFonts w:ascii="Arial" w:hAnsi="Arial" w:cs="Arial"/>
                  <w:sz w:val="20"/>
                  <w:szCs w:val="20"/>
                </w:rPr>
                <w:t>(</w:t>
              </w:r>
            </w:ins>
            <w:ins w:id="646" w:author="Naveen Premnath [2]" w:date="2024-09-11T00:14:00Z">
              <w:r>
                <w:rPr>
                  <w:rFonts w:ascii="Arial" w:hAnsi="Arial" w:cs="Arial"/>
                  <w:sz w:val="20"/>
                  <w:szCs w:val="20"/>
                </w:rPr>
                <w:t>200151</w:t>
              </w:r>
            </w:ins>
            <w:ins w:id="647" w:author="Naveen Premnath [2]" w:date="2024-09-11T00:12:00Z">
              <w:r>
                <w:rPr>
                  <w:rFonts w:ascii="Arial" w:hAnsi="Arial" w:cs="Arial"/>
                  <w:sz w:val="20"/>
                  <w:szCs w:val="20"/>
                </w:rPr>
                <w:t>)</w:t>
              </w:r>
            </w:ins>
          </w:p>
        </w:tc>
        <w:tc>
          <w:tcPr>
            <w:tcW w:w="1710" w:type="dxa"/>
            <w:tcBorders>
              <w:top w:val="single" w:sz="4" w:space="0" w:color="auto"/>
              <w:left w:val="single" w:sz="4" w:space="0" w:color="auto"/>
              <w:bottom w:val="single" w:sz="4" w:space="0" w:color="auto"/>
              <w:right w:val="single" w:sz="4" w:space="0" w:color="auto"/>
            </w:tcBorders>
          </w:tcPr>
          <w:p w14:paraId="5C076C71"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23D81D78"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4EF4615" w14:textId="77777777" w:rsidR="00D208B7" w:rsidRPr="008E0D77" w:rsidRDefault="00D208B7" w:rsidP="00D208B7">
            <w:pPr>
              <w:jc w:val="center"/>
              <w:rPr>
                <w:rFonts w:ascii="Arial" w:hAnsi="Arial" w:cs="Arial"/>
                <w:sz w:val="20"/>
                <w:szCs w:val="20"/>
              </w:rPr>
            </w:pPr>
          </w:p>
        </w:tc>
      </w:tr>
      <w:tr w:rsidR="00D208B7" w:rsidRPr="008E0D77" w14:paraId="7608349C"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47EB3FC1" w14:textId="1B3A6B77" w:rsidR="00D208B7" w:rsidRPr="008E0D77" w:rsidRDefault="00D208B7" w:rsidP="00835045">
            <w:pPr>
              <w:rPr>
                <w:rFonts w:ascii="Arial" w:hAnsi="Arial" w:cs="Arial"/>
                <w:sz w:val="20"/>
                <w:szCs w:val="20"/>
              </w:rPr>
            </w:pPr>
            <w:r w:rsidRPr="008E0D77">
              <w:rPr>
                <w:rFonts w:ascii="Arial" w:hAnsi="Arial" w:cs="Arial"/>
                <w:b/>
                <w:bCs/>
                <w:sz w:val="20"/>
                <w:szCs w:val="20"/>
              </w:rPr>
              <w:t>Home health days</w:t>
            </w:r>
          </w:p>
        </w:tc>
        <w:tc>
          <w:tcPr>
            <w:tcW w:w="1440" w:type="dxa"/>
            <w:tcBorders>
              <w:top w:val="single" w:sz="4" w:space="0" w:color="auto"/>
              <w:left w:val="single" w:sz="4" w:space="0" w:color="auto"/>
              <w:bottom w:val="single" w:sz="4" w:space="0" w:color="auto"/>
              <w:right w:val="single" w:sz="4" w:space="0" w:color="auto"/>
            </w:tcBorders>
            <w:hideMark/>
          </w:tcPr>
          <w:p w14:paraId="26F99F83"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51693A9B" w14:textId="77777777" w:rsidR="00D208B7" w:rsidRPr="008E0D77" w:rsidRDefault="00D208B7" w:rsidP="00D208B7">
            <w:pPr>
              <w:jc w:val="center"/>
              <w:rPr>
                <w:rFonts w:ascii="Arial" w:hAnsi="Arial" w:cs="Arial"/>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CFA3A3A" w14:textId="77777777" w:rsidR="00D208B7" w:rsidRPr="008E0D77" w:rsidRDefault="00D208B7" w:rsidP="00D208B7">
            <w:pPr>
              <w:jc w:val="center"/>
              <w:rPr>
                <w:rFonts w:ascii="Arial" w:hAnsi="Arial" w:cs="Arial"/>
                <w:sz w:val="20"/>
                <w:szCs w:val="20"/>
              </w:rPr>
            </w:pPr>
          </w:p>
        </w:tc>
        <w:tc>
          <w:tcPr>
            <w:tcW w:w="1710" w:type="dxa"/>
            <w:tcBorders>
              <w:top w:val="single" w:sz="4" w:space="0" w:color="auto"/>
              <w:left w:val="single" w:sz="4" w:space="0" w:color="auto"/>
              <w:bottom w:val="single" w:sz="4" w:space="0" w:color="auto"/>
              <w:right w:val="single" w:sz="4" w:space="0" w:color="auto"/>
            </w:tcBorders>
          </w:tcPr>
          <w:p w14:paraId="3698AED1" w14:textId="77777777" w:rsidR="00D208B7" w:rsidRPr="008E0D77" w:rsidRDefault="00D208B7" w:rsidP="00D208B7">
            <w:pPr>
              <w:jc w:val="center"/>
              <w:rPr>
                <w:rFonts w:ascii="Arial" w:hAnsi="Arial" w:cs="Arial"/>
                <w:sz w:val="20"/>
                <w:szCs w:val="20"/>
              </w:rPr>
            </w:pPr>
          </w:p>
        </w:tc>
        <w:tc>
          <w:tcPr>
            <w:tcW w:w="1530" w:type="dxa"/>
            <w:tcBorders>
              <w:top w:val="single" w:sz="4" w:space="0" w:color="auto"/>
              <w:left w:val="single" w:sz="4" w:space="0" w:color="auto"/>
              <w:bottom w:val="single" w:sz="4" w:space="0" w:color="auto"/>
              <w:right w:val="single" w:sz="4" w:space="0" w:color="auto"/>
            </w:tcBorders>
          </w:tcPr>
          <w:p w14:paraId="1A776969" w14:textId="77777777" w:rsidR="00D208B7" w:rsidRPr="008E0D77" w:rsidRDefault="00D208B7" w:rsidP="00D208B7">
            <w:pPr>
              <w:jc w:val="center"/>
              <w:rPr>
                <w:rFonts w:ascii="Arial" w:hAnsi="Arial" w:cs="Arial"/>
                <w:sz w:val="20"/>
                <w:szCs w:val="20"/>
              </w:rPr>
            </w:pPr>
          </w:p>
        </w:tc>
        <w:tc>
          <w:tcPr>
            <w:tcW w:w="1980" w:type="dxa"/>
            <w:tcBorders>
              <w:top w:val="single" w:sz="4" w:space="0" w:color="auto"/>
              <w:left w:val="single" w:sz="4" w:space="0" w:color="auto"/>
              <w:bottom w:val="single" w:sz="4" w:space="0" w:color="auto"/>
              <w:right w:val="single" w:sz="4" w:space="0" w:color="auto"/>
            </w:tcBorders>
          </w:tcPr>
          <w:p w14:paraId="7213A0AE" w14:textId="77777777" w:rsidR="00D208B7" w:rsidRPr="008E0D77" w:rsidRDefault="00D208B7" w:rsidP="00D208B7">
            <w:pPr>
              <w:jc w:val="center"/>
              <w:rPr>
                <w:rFonts w:ascii="Arial" w:hAnsi="Arial" w:cs="Arial"/>
                <w:sz w:val="20"/>
                <w:szCs w:val="20"/>
              </w:rPr>
            </w:pPr>
          </w:p>
        </w:tc>
      </w:tr>
      <w:tr w:rsidR="00D208B7" w:rsidRPr="008E0D77" w14:paraId="2CBC7415" w14:textId="77777777" w:rsidTr="00AE288C">
        <w:trPr>
          <w:trHeight w:val="414"/>
        </w:trPr>
        <w:tc>
          <w:tcPr>
            <w:tcW w:w="2065" w:type="dxa"/>
            <w:tcBorders>
              <w:top w:val="single" w:sz="4" w:space="0" w:color="auto"/>
              <w:left w:val="single" w:sz="4" w:space="0" w:color="auto"/>
              <w:bottom w:val="single" w:sz="4" w:space="0" w:color="auto"/>
              <w:right w:val="single" w:sz="4" w:space="0" w:color="auto"/>
            </w:tcBorders>
            <w:hideMark/>
          </w:tcPr>
          <w:p w14:paraId="7907D62D" w14:textId="77777777" w:rsidR="004C0BB5" w:rsidRDefault="00D208B7" w:rsidP="00835045">
            <w:pPr>
              <w:rPr>
                <w:rFonts w:ascii="Arial" w:hAnsi="Arial" w:cs="Arial"/>
                <w:b/>
                <w:bCs/>
                <w:sz w:val="20"/>
                <w:szCs w:val="20"/>
              </w:rPr>
            </w:pPr>
            <w:r w:rsidRPr="008E0D77">
              <w:rPr>
                <w:rFonts w:ascii="Arial" w:hAnsi="Arial" w:cs="Arial"/>
                <w:b/>
                <w:bCs/>
                <w:sz w:val="20"/>
                <w:szCs w:val="20"/>
              </w:rPr>
              <w:t xml:space="preserve">Total days </w:t>
            </w:r>
          </w:p>
          <w:p w14:paraId="2EDDB9C3" w14:textId="7F910207" w:rsidR="00D208B7" w:rsidRPr="008E0D77" w:rsidRDefault="00D208B7" w:rsidP="00835045">
            <w:pPr>
              <w:rPr>
                <w:rFonts w:ascii="Arial" w:hAnsi="Arial" w:cs="Arial"/>
                <w:sz w:val="20"/>
                <w:szCs w:val="20"/>
              </w:rPr>
            </w:pPr>
            <w:r w:rsidRPr="008E0D77">
              <w:rPr>
                <w:rFonts w:ascii="Arial" w:hAnsi="Arial" w:cs="Arial"/>
                <w:b/>
                <w:bCs/>
                <w:sz w:val="20"/>
                <w:szCs w:val="20"/>
              </w:rPr>
              <w:t>(Mean)</w:t>
            </w:r>
            <w:r w:rsidR="00365D74">
              <w:rPr>
                <w:rFonts w:ascii="Arial" w:hAnsi="Arial" w:cs="Arial"/>
                <w:b/>
                <w:bCs/>
                <w:sz w:val="20"/>
                <w:szCs w:val="20"/>
              </w:rPr>
              <w:t xml:space="preserve"> [SD] </w:t>
            </w:r>
          </w:p>
        </w:tc>
        <w:tc>
          <w:tcPr>
            <w:tcW w:w="1440" w:type="dxa"/>
            <w:tcBorders>
              <w:top w:val="single" w:sz="4" w:space="0" w:color="auto"/>
              <w:left w:val="single" w:sz="4" w:space="0" w:color="auto"/>
              <w:bottom w:val="single" w:sz="4" w:space="0" w:color="auto"/>
              <w:right w:val="single" w:sz="4" w:space="0" w:color="auto"/>
            </w:tcBorders>
            <w:hideMark/>
          </w:tcPr>
          <w:p w14:paraId="0B2C41B0" w14:textId="0EBC588B" w:rsidR="00D208B7" w:rsidRPr="008E0D77" w:rsidRDefault="00024ECF" w:rsidP="00D208B7">
            <w:pPr>
              <w:jc w:val="center"/>
              <w:rPr>
                <w:rFonts w:ascii="Arial" w:hAnsi="Arial" w:cs="Arial"/>
                <w:sz w:val="20"/>
                <w:szCs w:val="20"/>
              </w:rPr>
            </w:pPr>
            <w:r>
              <w:rPr>
                <w:rFonts w:ascii="Arial" w:hAnsi="Arial" w:cs="Arial"/>
                <w:sz w:val="20"/>
                <w:szCs w:val="20"/>
              </w:rPr>
              <w:t>9</w:t>
            </w:r>
          </w:p>
          <w:p w14:paraId="3BE0BA3B" w14:textId="3C713B6E" w:rsidR="00D208B7" w:rsidRPr="008E0D77" w:rsidRDefault="00D208B7" w:rsidP="00D208B7">
            <w:pPr>
              <w:jc w:val="center"/>
              <w:rPr>
                <w:rFonts w:ascii="Arial" w:hAnsi="Arial" w:cs="Arial"/>
                <w:sz w:val="20"/>
                <w:szCs w:val="20"/>
              </w:rPr>
            </w:pPr>
            <w:r w:rsidRPr="008E0D77">
              <w:rPr>
                <w:rFonts w:ascii="Arial" w:hAnsi="Arial" w:cs="Arial"/>
                <w:sz w:val="20"/>
                <w:szCs w:val="20"/>
              </w:rPr>
              <w:t>[8 -9]</w:t>
            </w:r>
          </w:p>
        </w:tc>
        <w:tc>
          <w:tcPr>
            <w:tcW w:w="1530" w:type="dxa"/>
            <w:tcBorders>
              <w:top w:val="single" w:sz="4" w:space="0" w:color="auto"/>
              <w:left w:val="single" w:sz="4" w:space="0" w:color="auto"/>
              <w:bottom w:val="single" w:sz="4" w:space="0" w:color="auto"/>
              <w:right w:val="single" w:sz="4" w:space="0" w:color="auto"/>
            </w:tcBorders>
            <w:hideMark/>
          </w:tcPr>
          <w:p w14:paraId="3755333D" w14:textId="12E530EC" w:rsidR="00D208B7" w:rsidRPr="008E0D77" w:rsidRDefault="00D208B7" w:rsidP="00D208B7">
            <w:pPr>
              <w:jc w:val="center"/>
              <w:rPr>
                <w:rFonts w:ascii="Arial" w:hAnsi="Arial" w:cs="Arial"/>
                <w:sz w:val="20"/>
                <w:szCs w:val="20"/>
              </w:rPr>
            </w:pPr>
            <w:r w:rsidRPr="008E0D77">
              <w:rPr>
                <w:rFonts w:ascii="Arial" w:hAnsi="Arial" w:cs="Arial"/>
                <w:sz w:val="20"/>
                <w:szCs w:val="20"/>
              </w:rPr>
              <w:t>3</w:t>
            </w:r>
            <w:r w:rsidR="00024ECF">
              <w:rPr>
                <w:rFonts w:ascii="Arial" w:hAnsi="Arial" w:cs="Arial"/>
                <w:sz w:val="20"/>
                <w:szCs w:val="20"/>
              </w:rPr>
              <w:t>5</w:t>
            </w:r>
          </w:p>
          <w:p w14:paraId="5A9B81C7" w14:textId="7765585E" w:rsidR="00D208B7" w:rsidRPr="008E0D77" w:rsidRDefault="00D208B7" w:rsidP="00024ECF">
            <w:pPr>
              <w:jc w:val="center"/>
              <w:rPr>
                <w:rFonts w:ascii="Arial" w:hAnsi="Arial" w:cs="Arial"/>
                <w:sz w:val="20"/>
                <w:szCs w:val="20"/>
              </w:rPr>
            </w:pPr>
            <w:r w:rsidRPr="008E0D77">
              <w:rPr>
                <w:rFonts w:ascii="Arial" w:hAnsi="Arial" w:cs="Arial"/>
                <w:sz w:val="20"/>
                <w:szCs w:val="20"/>
              </w:rPr>
              <w:t>[3</w:t>
            </w:r>
            <w:r w:rsidR="00024ECF">
              <w:rPr>
                <w:rFonts w:ascii="Arial" w:hAnsi="Arial" w:cs="Arial"/>
                <w:sz w:val="20"/>
                <w:szCs w:val="20"/>
              </w:rPr>
              <w:t>3</w:t>
            </w:r>
            <w:r w:rsidRPr="008E0D77">
              <w:rPr>
                <w:rFonts w:ascii="Arial" w:hAnsi="Arial" w:cs="Arial"/>
                <w:sz w:val="20"/>
                <w:szCs w:val="20"/>
              </w:rPr>
              <w:t>-37]</w:t>
            </w:r>
          </w:p>
        </w:tc>
        <w:tc>
          <w:tcPr>
            <w:tcW w:w="1350" w:type="dxa"/>
            <w:tcBorders>
              <w:top w:val="single" w:sz="4" w:space="0" w:color="auto"/>
              <w:left w:val="single" w:sz="4" w:space="0" w:color="auto"/>
              <w:bottom w:val="single" w:sz="4" w:space="0" w:color="auto"/>
              <w:right w:val="single" w:sz="4" w:space="0" w:color="auto"/>
            </w:tcBorders>
            <w:hideMark/>
          </w:tcPr>
          <w:p w14:paraId="1ACE883C" w14:textId="383642BF" w:rsidR="00D208B7" w:rsidRPr="008E0D77" w:rsidRDefault="00D208B7" w:rsidP="00D208B7">
            <w:pPr>
              <w:jc w:val="center"/>
              <w:rPr>
                <w:rFonts w:ascii="Arial" w:hAnsi="Arial" w:cs="Arial"/>
                <w:sz w:val="20"/>
                <w:szCs w:val="20"/>
              </w:rPr>
            </w:pPr>
            <w:r w:rsidRPr="008E0D77">
              <w:rPr>
                <w:rFonts w:ascii="Arial" w:hAnsi="Arial" w:cs="Arial"/>
                <w:sz w:val="20"/>
                <w:szCs w:val="20"/>
              </w:rPr>
              <w:t>86</w:t>
            </w:r>
          </w:p>
          <w:p w14:paraId="004D3094" w14:textId="3B934865" w:rsidR="00D208B7" w:rsidRPr="008E0D77" w:rsidRDefault="00D208B7" w:rsidP="00024ECF">
            <w:pPr>
              <w:jc w:val="center"/>
              <w:rPr>
                <w:rFonts w:ascii="Arial" w:hAnsi="Arial" w:cs="Arial"/>
                <w:sz w:val="20"/>
                <w:szCs w:val="20"/>
              </w:rPr>
            </w:pPr>
            <w:r w:rsidRPr="008E0D77">
              <w:rPr>
                <w:rFonts w:ascii="Arial" w:hAnsi="Arial" w:cs="Arial"/>
                <w:sz w:val="20"/>
                <w:szCs w:val="20"/>
              </w:rPr>
              <w:t>[8</w:t>
            </w:r>
            <w:r w:rsidR="00024ECF">
              <w:rPr>
                <w:rFonts w:ascii="Arial" w:hAnsi="Arial" w:cs="Arial"/>
                <w:sz w:val="20"/>
                <w:szCs w:val="20"/>
              </w:rPr>
              <w:t>2</w:t>
            </w:r>
            <w:r w:rsidRPr="008E0D77">
              <w:rPr>
                <w:rFonts w:ascii="Arial" w:hAnsi="Arial" w:cs="Arial"/>
                <w:sz w:val="20"/>
                <w:szCs w:val="20"/>
              </w:rPr>
              <w:t>-</w:t>
            </w:r>
            <w:r w:rsidR="00024ECF">
              <w:rPr>
                <w:rFonts w:ascii="Arial" w:hAnsi="Arial" w:cs="Arial"/>
                <w:sz w:val="20"/>
                <w:szCs w:val="20"/>
              </w:rPr>
              <w:t>90</w:t>
            </w:r>
            <w:r w:rsidRPr="008E0D77">
              <w:rPr>
                <w:rFonts w:ascii="Arial" w:hAnsi="Arial" w:cs="Arial"/>
                <w:sz w:val="20"/>
                <w:szCs w:val="20"/>
              </w:rPr>
              <w:t>]</w:t>
            </w:r>
          </w:p>
        </w:tc>
        <w:tc>
          <w:tcPr>
            <w:tcW w:w="1710" w:type="dxa"/>
            <w:tcBorders>
              <w:top w:val="single" w:sz="4" w:space="0" w:color="auto"/>
              <w:left w:val="single" w:sz="4" w:space="0" w:color="auto"/>
              <w:bottom w:val="single" w:sz="4" w:space="0" w:color="auto"/>
              <w:right w:val="single" w:sz="4" w:space="0" w:color="auto"/>
            </w:tcBorders>
            <w:hideMark/>
          </w:tcPr>
          <w:p w14:paraId="2C4D5BE2" w14:textId="30A2EE27" w:rsidR="00D208B7" w:rsidRPr="008E0D77" w:rsidRDefault="00E02D61" w:rsidP="00D208B7">
            <w:pPr>
              <w:jc w:val="center"/>
              <w:rPr>
                <w:rFonts w:ascii="Arial" w:hAnsi="Arial" w:cs="Arial"/>
                <w:sz w:val="20"/>
                <w:szCs w:val="20"/>
              </w:rPr>
            </w:pPr>
            <w:r>
              <w:rPr>
                <w:rFonts w:ascii="Arial" w:hAnsi="Arial" w:cs="Arial"/>
                <w:sz w:val="20"/>
                <w:szCs w:val="20"/>
              </w:rPr>
              <w:t>3</w:t>
            </w:r>
          </w:p>
          <w:p w14:paraId="2ECAB6D5" w14:textId="50F540C1" w:rsidR="00D208B7" w:rsidRPr="008E0D77" w:rsidRDefault="00E02D61" w:rsidP="00D208B7">
            <w:pPr>
              <w:jc w:val="center"/>
              <w:rPr>
                <w:rFonts w:ascii="Arial" w:hAnsi="Arial" w:cs="Arial"/>
                <w:sz w:val="20"/>
                <w:szCs w:val="20"/>
              </w:rPr>
            </w:pPr>
            <w:r>
              <w:rPr>
                <w:rFonts w:ascii="Arial" w:hAnsi="Arial" w:cs="Arial"/>
                <w:sz w:val="20"/>
                <w:szCs w:val="20"/>
              </w:rPr>
              <w:t>[3-3</w:t>
            </w:r>
            <w:r w:rsidR="00D208B7" w:rsidRPr="008E0D77">
              <w:rPr>
                <w:rFonts w:ascii="Arial" w:hAnsi="Arial" w:cs="Arial"/>
                <w:sz w:val="20"/>
                <w:szCs w:val="20"/>
              </w:rPr>
              <w:t>]</w:t>
            </w:r>
          </w:p>
        </w:tc>
        <w:tc>
          <w:tcPr>
            <w:tcW w:w="1530" w:type="dxa"/>
            <w:tcBorders>
              <w:top w:val="single" w:sz="4" w:space="0" w:color="auto"/>
              <w:left w:val="single" w:sz="4" w:space="0" w:color="auto"/>
              <w:bottom w:val="single" w:sz="4" w:space="0" w:color="auto"/>
              <w:right w:val="single" w:sz="4" w:space="0" w:color="auto"/>
            </w:tcBorders>
            <w:hideMark/>
          </w:tcPr>
          <w:p w14:paraId="31D4E76A" w14:textId="268B8013" w:rsidR="00D208B7" w:rsidRPr="008E0D77" w:rsidRDefault="00D208B7" w:rsidP="00D208B7">
            <w:pPr>
              <w:jc w:val="center"/>
              <w:rPr>
                <w:rFonts w:ascii="Arial" w:hAnsi="Arial" w:cs="Arial"/>
                <w:sz w:val="20"/>
                <w:szCs w:val="20"/>
              </w:rPr>
            </w:pPr>
            <w:r w:rsidRPr="008E0D77">
              <w:rPr>
                <w:rFonts w:ascii="Arial" w:hAnsi="Arial" w:cs="Arial"/>
                <w:sz w:val="20"/>
                <w:szCs w:val="20"/>
              </w:rPr>
              <w:t>32</w:t>
            </w:r>
          </w:p>
          <w:p w14:paraId="4FBEA5C6" w14:textId="4A015498" w:rsidR="00D208B7" w:rsidRPr="008E0D77" w:rsidRDefault="00D208B7" w:rsidP="00D208B7">
            <w:pPr>
              <w:jc w:val="center"/>
              <w:rPr>
                <w:rFonts w:ascii="Arial" w:hAnsi="Arial" w:cs="Arial"/>
                <w:sz w:val="20"/>
                <w:szCs w:val="20"/>
              </w:rPr>
            </w:pPr>
            <w:r w:rsidRPr="008E0D77">
              <w:rPr>
                <w:rFonts w:ascii="Arial" w:hAnsi="Arial" w:cs="Arial"/>
                <w:sz w:val="20"/>
                <w:szCs w:val="20"/>
              </w:rPr>
              <w:t>[31-3</w:t>
            </w:r>
            <w:r w:rsidR="00024ECF">
              <w:rPr>
                <w:rFonts w:ascii="Arial" w:hAnsi="Arial" w:cs="Arial"/>
                <w:sz w:val="20"/>
                <w:szCs w:val="20"/>
              </w:rPr>
              <w:t>4</w:t>
            </w:r>
            <w:r w:rsidRPr="008E0D77">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hideMark/>
          </w:tcPr>
          <w:p w14:paraId="5FEA75B8" w14:textId="77257903" w:rsidR="00D208B7" w:rsidRPr="008E0D77" w:rsidRDefault="00D208B7" w:rsidP="00D208B7">
            <w:pPr>
              <w:jc w:val="center"/>
              <w:rPr>
                <w:rFonts w:ascii="Arial" w:hAnsi="Arial" w:cs="Arial"/>
                <w:sz w:val="20"/>
                <w:szCs w:val="20"/>
              </w:rPr>
            </w:pPr>
            <w:r w:rsidRPr="008E0D77">
              <w:rPr>
                <w:rFonts w:ascii="Arial" w:hAnsi="Arial" w:cs="Arial"/>
                <w:sz w:val="20"/>
                <w:szCs w:val="20"/>
              </w:rPr>
              <w:t>98</w:t>
            </w:r>
          </w:p>
          <w:p w14:paraId="40B2F70D" w14:textId="4374FC9B" w:rsidR="00D208B7" w:rsidRPr="008E0D77" w:rsidRDefault="00D208B7" w:rsidP="00D208B7">
            <w:pPr>
              <w:jc w:val="center"/>
              <w:rPr>
                <w:rFonts w:ascii="Arial" w:hAnsi="Arial" w:cs="Arial"/>
                <w:sz w:val="20"/>
                <w:szCs w:val="20"/>
              </w:rPr>
            </w:pPr>
            <w:r w:rsidRPr="008E0D77">
              <w:rPr>
                <w:rFonts w:ascii="Arial" w:hAnsi="Arial" w:cs="Arial"/>
                <w:sz w:val="20"/>
                <w:szCs w:val="20"/>
              </w:rPr>
              <w:t>[96-10</w:t>
            </w:r>
            <w:r w:rsidR="00024ECF">
              <w:rPr>
                <w:rFonts w:ascii="Arial" w:hAnsi="Arial" w:cs="Arial"/>
                <w:sz w:val="20"/>
                <w:szCs w:val="20"/>
              </w:rPr>
              <w:t>1</w:t>
            </w:r>
            <w:r w:rsidRPr="008E0D77">
              <w:rPr>
                <w:rFonts w:ascii="Arial" w:hAnsi="Arial" w:cs="Arial"/>
                <w:sz w:val="20"/>
                <w:szCs w:val="20"/>
              </w:rPr>
              <w:t>]</w:t>
            </w:r>
          </w:p>
        </w:tc>
      </w:tr>
      <w:tr w:rsidR="00D208B7" w:rsidRPr="008E0D77" w14:paraId="50CD1CC9" w14:textId="77777777" w:rsidTr="00AE288C">
        <w:trPr>
          <w:trHeight w:val="710"/>
        </w:trPr>
        <w:tc>
          <w:tcPr>
            <w:tcW w:w="2065" w:type="dxa"/>
            <w:tcBorders>
              <w:top w:val="single" w:sz="4" w:space="0" w:color="auto"/>
              <w:left w:val="single" w:sz="4" w:space="0" w:color="auto"/>
              <w:bottom w:val="single" w:sz="4" w:space="0" w:color="auto"/>
              <w:right w:val="single" w:sz="4" w:space="0" w:color="auto"/>
            </w:tcBorders>
            <w:hideMark/>
          </w:tcPr>
          <w:p w14:paraId="72D2235C" w14:textId="77777777" w:rsidR="004C0BB5" w:rsidRDefault="00D208B7" w:rsidP="00835045">
            <w:pPr>
              <w:rPr>
                <w:rFonts w:ascii="Arial" w:hAnsi="Arial" w:cs="Arial"/>
                <w:b/>
                <w:bCs/>
                <w:sz w:val="20"/>
                <w:szCs w:val="20"/>
              </w:rPr>
            </w:pPr>
            <w:r w:rsidRPr="008E0D77">
              <w:rPr>
                <w:rFonts w:ascii="Arial" w:hAnsi="Arial" w:cs="Arial"/>
                <w:b/>
                <w:bCs/>
                <w:sz w:val="20"/>
                <w:szCs w:val="20"/>
              </w:rPr>
              <w:t xml:space="preserve">Agency provider days </w:t>
            </w:r>
          </w:p>
          <w:p w14:paraId="2136FACA" w14:textId="3CA075C0" w:rsidR="00D208B7" w:rsidRPr="008E0D77" w:rsidRDefault="008E0D77" w:rsidP="00835045">
            <w:pPr>
              <w:rPr>
                <w:rFonts w:ascii="Arial" w:hAnsi="Arial" w:cs="Arial"/>
                <w:sz w:val="20"/>
                <w:szCs w:val="20"/>
              </w:rPr>
            </w:pPr>
            <w:r w:rsidRPr="008E0D77">
              <w:rPr>
                <w:rFonts w:ascii="Arial" w:hAnsi="Arial" w:cs="Arial"/>
                <w:b/>
                <w:bCs/>
                <w:sz w:val="20"/>
                <w:szCs w:val="20"/>
              </w:rPr>
              <w:t>(</w:t>
            </w:r>
            <w:r w:rsidR="00D208B7" w:rsidRPr="008E0D77">
              <w:rPr>
                <w:rFonts w:ascii="Arial" w:hAnsi="Arial" w:cs="Arial"/>
                <w:b/>
                <w:bCs/>
                <w:sz w:val="20"/>
                <w:szCs w:val="20"/>
              </w:rPr>
              <w:t>Mean</w:t>
            </w:r>
            <w:r w:rsidRPr="008E0D77">
              <w:rPr>
                <w:rFonts w:ascii="Arial" w:hAnsi="Arial" w:cs="Arial"/>
                <w:b/>
                <w:bCs/>
                <w:sz w:val="20"/>
                <w:szCs w:val="20"/>
              </w:rPr>
              <w:t>)</w:t>
            </w:r>
            <w:r w:rsidR="00365D74">
              <w:rPr>
                <w:rFonts w:ascii="Arial" w:hAnsi="Arial" w:cs="Arial"/>
                <w:b/>
                <w:bCs/>
                <w:sz w:val="20"/>
                <w:szCs w:val="20"/>
              </w:rPr>
              <w:t xml:space="preserve"> [SD]</w:t>
            </w:r>
          </w:p>
        </w:tc>
        <w:tc>
          <w:tcPr>
            <w:tcW w:w="1440" w:type="dxa"/>
            <w:tcBorders>
              <w:top w:val="single" w:sz="4" w:space="0" w:color="auto"/>
              <w:left w:val="single" w:sz="4" w:space="0" w:color="auto"/>
              <w:bottom w:val="single" w:sz="4" w:space="0" w:color="auto"/>
              <w:right w:val="single" w:sz="4" w:space="0" w:color="auto"/>
            </w:tcBorders>
            <w:hideMark/>
          </w:tcPr>
          <w:p w14:paraId="553FDE0A" w14:textId="0A35E20D" w:rsidR="00D208B7" w:rsidRPr="008E0D77" w:rsidRDefault="00024ECF" w:rsidP="00D208B7">
            <w:pPr>
              <w:jc w:val="center"/>
              <w:rPr>
                <w:rFonts w:ascii="Arial" w:hAnsi="Arial" w:cs="Arial"/>
                <w:sz w:val="20"/>
                <w:szCs w:val="20"/>
              </w:rPr>
            </w:pPr>
            <w:r>
              <w:rPr>
                <w:rFonts w:ascii="Arial" w:hAnsi="Arial" w:cs="Arial"/>
                <w:sz w:val="20"/>
                <w:szCs w:val="20"/>
              </w:rPr>
              <w:t>7</w:t>
            </w:r>
          </w:p>
          <w:p w14:paraId="0E360A7D" w14:textId="4481D617" w:rsidR="00D208B7" w:rsidRPr="008E0D77" w:rsidRDefault="00024ECF" w:rsidP="00D208B7">
            <w:pPr>
              <w:jc w:val="center"/>
              <w:rPr>
                <w:rFonts w:ascii="Arial" w:hAnsi="Arial" w:cs="Arial"/>
                <w:sz w:val="20"/>
                <w:szCs w:val="20"/>
              </w:rPr>
            </w:pPr>
            <w:r>
              <w:rPr>
                <w:rFonts w:ascii="Arial" w:hAnsi="Arial" w:cs="Arial"/>
                <w:sz w:val="20"/>
                <w:szCs w:val="20"/>
              </w:rPr>
              <w:t>[6</w:t>
            </w:r>
            <w:r w:rsidR="00D208B7" w:rsidRPr="008E0D77">
              <w:rPr>
                <w:rFonts w:ascii="Arial" w:hAnsi="Arial" w:cs="Arial"/>
                <w:sz w:val="20"/>
                <w:szCs w:val="20"/>
              </w:rPr>
              <w:t>-7]</w:t>
            </w:r>
          </w:p>
        </w:tc>
        <w:tc>
          <w:tcPr>
            <w:tcW w:w="1530" w:type="dxa"/>
            <w:tcBorders>
              <w:top w:val="single" w:sz="4" w:space="0" w:color="auto"/>
              <w:left w:val="single" w:sz="4" w:space="0" w:color="auto"/>
              <w:bottom w:val="single" w:sz="4" w:space="0" w:color="auto"/>
              <w:right w:val="single" w:sz="4" w:space="0" w:color="auto"/>
            </w:tcBorders>
            <w:hideMark/>
          </w:tcPr>
          <w:p w14:paraId="4A3D239E" w14:textId="2D508D10" w:rsidR="00D208B7" w:rsidRPr="008E0D77" w:rsidRDefault="00D208B7" w:rsidP="00D208B7">
            <w:pPr>
              <w:jc w:val="center"/>
              <w:rPr>
                <w:rFonts w:ascii="Arial" w:hAnsi="Arial" w:cs="Arial"/>
                <w:sz w:val="20"/>
                <w:szCs w:val="20"/>
              </w:rPr>
            </w:pPr>
            <w:r w:rsidRPr="008E0D77">
              <w:rPr>
                <w:rFonts w:ascii="Arial" w:hAnsi="Arial" w:cs="Arial"/>
                <w:sz w:val="20"/>
                <w:szCs w:val="20"/>
              </w:rPr>
              <w:t>27</w:t>
            </w:r>
          </w:p>
          <w:p w14:paraId="268C45CF" w14:textId="3D86609F" w:rsidR="00D208B7" w:rsidRPr="008E0D77" w:rsidRDefault="00024ECF" w:rsidP="00024ECF">
            <w:pPr>
              <w:jc w:val="center"/>
              <w:rPr>
                <w:rFonts w:ascii="Arial" w:hAnsi="Arial" w:cs="Arial"/>
                <w:sz w:val="20"/>
                <w:szCs w:val="20"/>
              </w:rPr>
            </w:pPr>
            <w:r>
              <w:rPr>
                <w:rFonts w:ascii="Arial" w:hAnsi="Arial" w:cs="Arial"/>
                <w:sz w:val="20"/>
                <w:szCs w:val="20"/>
              </w:rPr>
              <w:t>[25-29</w:t>
            </w:r>
            <w:r w:rsidR="00D208B7" w:rsidRPr="008E0D77">
              <w:rPr>
                <w:rFonts w:ascii="Arial" w:hAnsi="Arial" w:cs="Arial"/>
                <w:sz w:val="20"/>
                <w:szCs w:val="20"/>
              </w:rPr>
              <w:t>]</w:t>
            </w:r>
          </w:p>
        </w:tc>
        <w:tc>
          <w:tcPr>
            <w:tcW w:w="1350" w:type="dxa"/>
            <w:tcBorders>
              <w:top w:val="single" w:sz="4" w:space="0" w:color="auto"/>
              <w:left w:val="single" w:sz="4" w:space="0" w:color="auto"/>
              <w:bottom w:val="single" w:sz="4" w:space="0" w:color="auto"/>
              <w:right w:val="single" w:sz="4" w:space="0" w:color="auto"/>
            </w:tcBorders>
            <w:hideMark/>
          </w:tcPr>
          <w:p w14:paraId="6E5ECEC5" w14:textId="0D342AAE" w:rsidR="00D208B7" w:rsidRPr="008E0D77" w:rsidRDefault="00D208B7" w:rsidP="00D208B7">
            <w:pPr>
              <w:jc w:val="center"/>
              <w:rPr>
                <w:rFonts w:ascii="Arial" w:hAnsi="Arial" w:cs="Arial"/>
                <w:sz w:val="20"/>
                <w:szCs w:val="20"/>
              </w:rPr>
            </w:pPr>
            <w:r w:rsidRPr="008E0D77">
              <w:rPr>
                <w:rFonts w:ascii="Arial" w:hAnsi="Arial" w:cs="Arial"/>
                <w:sz w:val="20"/>
                <w:szCs w:val="20"/>
              </w:rPr>
              <w:t>6</w:t>
            </w:r>
            <w:r w:rsidR="00024ECF">
              <w:rPr>
                <w:rFonts w:ascii="Arial" w:hAnsi="Arial" w:cs="Arial"/>
                <w:sz w:val="20"/>
                <w:szCs w:val="20"/>
              </w:rPr>
              <w:t>7</w:t>
            </w:r>
          </w:p>
          <w:p w14:paraId="462F3ABA" w14:textId="269865AF" w:rsidR="00D208B7" w:rsidRPr="008E0D77" w:rsidRDefault="00024ECF" w:rsidP="00D208B7">
            <w:pPr>
              <w:jc w:val="center"/>
              <w:rPr>
                <w:rFonts w:ascii="Arial" w:hAnsi="Arial" w:cs="Arial"/>
                <w:sz w:val="20"/>
                <w:szCs w:val="20"/>
              </w:rPr>
            </w:pPr>
            <w:r>
              <w:rPr>
                <w:rFonts w:ascii="Arial" w:hAnsi="Arial" w:cs="Arial"/>
                <w:sz w:val="20"/>
                <w:szCs w:val="20"/>
              </w:rPr>
              <w:t>[63</w:t>
            </w:r>
            <w:r w:rsidR="00D208B7" w:rsidRPr="008E0D77">
              <w:rPr>
                <w:rFonts w:ascii="Arial" w:hAnsi="Arial" w:cs="Arial"/>
                <w:sz w:val="20"/>
                <w:szCs w:val="20"/>
              </w:rPr>
              <w:t>-70]</w:t>
            </w:r>
          </w:p>
        </w:tc>
        <w:tc>
          <w:tcPr>
            <w:tcW w:w="1710" w:type="dxa"/>
            <w:tcBorders>
              <w:top w:val="single" w:sz="4" w:space="0" w:color="auto"/>
              <w:left w:val="single" w:sz="4" w:space="0" w:color="auto"/>
              <w:bottom w:val="single" w:sz="4" w:space="0" w:color="auto"/>
              <w:right w:val="single" w:sz="4" w:space="0" w:color="auto"/>
            </w:tcBorders>
            <w:hideMark/>
          </w:tcPr>
          <w:p w14:paraId="1CECBF6C" w14:textId="309A2267" w:rsidR="00D208B7" w:rsidRPr="008E0D77" w:rsidRDefault="00F46493" w:rsidP="00D208B7">
            <w:pPr>
              <w:jc w:val="center"/>
              <w:rPr>
                <w:rFonts w:ascii="Arial" w:hAnsi="Arial" w:cs="Arial"/>
                <w:sz w:val="20"/>
                <w:szCs w:val="20"/>
              </w:rPr>
            </w:pPr>
            <w:r>
              <w:rPr>
                <w:rFonts w:ascii="Arial" w:hAnsi="Arial" w:cs="Arial"/>
                <w:sz w:val="20"/>
                <w:szCs w:val="20"/>
              </w:rPr>
              <w:t>2</w:t>
            </w:r>
          </w:p>
          <w:p w14:paraId="41786182" w14:textId="6E14BA39" w:rsidR="00D208B7" w:rsidRPr="008E0D77" w:rsidRDefault="00F46493" w:rsidP="00D208B7">
            <w:pPr>
              <w:jc w:val="center"/>
              <w:rPr>
                <w:rFonts w:ascii="Arial" w:hAnsi="Arial" w:cs="Arial"/>
                <w:sz w:val="20"/>
                <w:szCs w:val="20"/>
              </w:rPr>
            </w:pPr>
            <w:r>
              <w:rPr>
                <w:rFonts w:ascii="Arial" w:hAnsi="Arial" w:cs="Arial"/>
                <w:sz w:val="20"/>
                <w:szCs w:val="20"/>
              </w:rPr>
              <w:t>[2-3</w:t>
            </w:r>
            <w:r w:rsidR="00D208B7" w:rsidRPr="008E0D77">
              <w:rPr>
                <w:rFonts w:ascii="Arial" w:hAnsi="Arial" w:cs="Arial"/>
                <w:sz w:val="20"/>
                <w:szCs w:val="20"/>
              </w:rPr>
              <w:t>]</w:t>
            </w:r>
          </w:p>
        </w:tc>
        <w:tc>
          <w:tcPr>
            <w:tcW w:w="1530" w:type="dxa"/>
            <w:tcBorders>
              <w:top w:val="single" w:sz="4" w:space="0" w:color="auto"/>
              <w:left w:val="single" w:sz="4" w:space="0" w:color="auto"/>
              <w:bottom w:val="single" w:sz="4" w:space="0" w:color="auto"/>
              <w:right w:val="single" w:sz="4" w:space="0" w:color="auto"/>
            </w:tcBorders>
            <w:hideMark/>
          </w:tcPr>
          <w:p w14:paraId="424198CF" w14:textId="61D26494" w:rsidR="00D208B7" w:rsidRPr="008E0D77" w:rsidRDefault="00024ECF" w:rsidP="00D208B7">
            <w:pPr>
              <w:jc w:val="center"/>
              <w:rPr>
                <w:rFonts w:ascii="Arial" w:hAnsi="Arial" w:cs="Arial"/>
                <w:sz w:val="20"/>
                <w:szCs w:val="20"/>
              </w:rPr>
            </w:pPr>
            <w:r>
              <w:rPr>
                <w:rFonts w:ascii="Arial" w:hAnsi="Arial" w:cs="Arial"/>
                <w:sz w:val="20"/>
                <w:szCs w:val="20"/>
              </w:rPr>
              <w:t>24</w:t>
            </w:r>
          </w:p>
          <w:p w14:paraId="69901C35" w14:textId="040C5334" w:rsidR="00D208B7" w:rsidRPr="008E0D77" w:rsidRDefault="00024ECF" w:rsidP="00D208B7">
            <w:pPr>
              <w:jc w:val="center"/>
              <w:rPr>
                <w:rFonts w:ascii="Arial" w:hAnsi="Arial" w:cs="Arial"/>
                <w:sz w:val="20"/>
                <w:szCs w:val="20"/>
              </w:rPr>
            </w:pPr>
            <w:r>
              <w:rPr>
                <w:rFonts w:ascii="Arial" w:hAnsi="Arial" w:cs="Arial"/>
                <w:sz w:val="20"/>
                <w:szCs w:val="20"/>
              </w:rPr>
              <w:t>[23-2</w:t>
            </w:r>
            <w:r w:rsidR="00D208B7" w:rsidRPr="008E0D77">
              <w:rPr>
                <w:rFonts w:ascii="Arial" w:hAnsi="Arial" w:cs="Arial"/>
                <w:sz w:val="20"/>
                <w:szCs w:val="20"/>
              </w:rPr>
              <w:t>5]</w:t>
            </w:r>
          </w:p>
        </w:tc>
        <w:tc>
          <w:tcPr>
            <w:tcW w:w="1980" w:type="dxa"/>
            <w:tcBorders>
              <w:top w:val="single" w:sz="4" w:space="0" w:color="auto"/>
              <w:left w:val="single" w:sz="4" w:space="0" w:color="auto"/>
              <w:bottom w:val="single" w:sz="4" w:space="0" w:color="auto"/>
              <w:right w:val="single" w:sz="4" w:space="0" w:color="auto"/>
            </w:tcBorders>
            <w:hideMark/>
          </w:tcPr>
          <w:p w14:paraId="58970361" w14:textId="51D2F73E" w:rsidR="00D208B7" w:rsidRPr="008E0D77" w:rsidRDefault="00D208B7" w:rsidP="00D208B7">
            <w:pPr>
              <w:jc w:val="center"/>
              <w:rPr>
                <w:rFonts w:ascii="Arial" w:hAnsi="Arial" w:cs="Arial"/>
                <w:sz w:val="20"/>
                <w:szCs w:val="20"/>
              </w:rPr>
            </w:pPr>
            <w:r w:rsidRPr="008E0D77">
              <w:rPr>
                <w:rFonts w:ascii="Arial" w:hAnsi="Arial" w:cs="Arial"/>
                <w:sz w:val="20"/>
                <w:szCs w:val="20"/>
              </w:rPr>
              <w:t>72</w:t>
            </w:r>
          </w:p>
          <w:p w14:paraId="3469902F" w14:textId="69CE3E1B" w:rsidR="00D208B7" w:rsidRPr="008E0D77" w:rsidRDefault="00D208B7" w:rsidP="00D208B7">
            <w:pPr>
              <w:jc w:val="center"/>
              <w:rPr>
                <w:rFonts w:ascii="Arial" w:hAnsi="Arial" w:cs="Arial"/>
                <w:sz w:val="20"/>
                <w:szCs w:val="20"/>
              </w:rPr>
            </w:pPr>
            <w:r w:rsidRPr="008E0D77">
              <w:rPr>
                <w:rFonts w:ascii="Arial" w:hAnsi="Arial" w:cs="Arial"/>
                <w:sz w:val="20"/>
                <w:szCs w:val="20"/>
              </w:rPr>
              <w:t>[70-74]</w:t>
            </w:r>
          </w:p>
        </w:tc>
      </w:tr>
      <w:tr w:rsidR="00D208B7" w:rsidRPr="008E0D77" w14:paraId="15AC4865" w14:textId="77777777" w:rsidTr="00AE288C">
        <w:trPr>
          <w:trHeight w:val="553"/>
        </w:trPr>
        <w:tc>
          <w:tcPr>
            <w:tcW w:w="2065" w:type="dxa"/>
            <w:tcBorders>
              <w:top w:val="single" w:sz="4" w:space="0" w:color="auto"/>
              <w:left w:val="single" w:sz="4" w:space="0" w:color="auto"/>
              <w:bottom w:val="single" w:sz="4" w:space="0" w:color="auto"/>
              <w:right w:val="single" w:sz="4" w:space="0" w:color="auto"/>
            </w:tcBorders>
            <w:hideMark/>
          </w:tcPr>
          <w:p w14:paraId="67D63052" w14:textId="2E61B322" w:rsidR="00D208B7" w:rsidRPr="008E0D77" w:rsidRDefault="00D208B7" w:rsidP="00835045">
            <w:pPr>
              <w:rPr>
                <w:rFonts w:ascii="Arial" w:hAnsi="Arial" w:cs="Arial"/>
                <w:sz w:val="20"/>
                <w:szCs w:val="20"/>
              </w:rPr>
            </w:pPr>
            <w:r w:rsidRPr="008E0D77">
              <w:rPr>
                <w:rFonts w:ascii="Arial" w:hAnsi="Arial" w:cs="Arial"/>
                <w:b/>
                <w:bCs/>
                <w:sz w:val="20"/>
                <w:szCs w:val="20"/>
              </w:rPr>
              <w:t xml:space="preserve">Non agency days </w:t>
            </w:r>
            <w:r w:rsidR="008E0D77" w:rsidRPr="008E0D77">
              <w:rPr>
                <w:rFonts w:ascii="Arial" w:hAnsi="Arial" w:cs="Arial"/>
                <w:b/>
                <w:bCs/>
                <w:sz w:val="20"/>
                <w:szCs w:val="20"/>
              </w:rPr>
              <w:t>(</w:t>
            </w:r>
            <w:r w:rsidRPr="008E0D77">
              <w:rPr>
                <w:rFonts w:ascii="Arial" w:hAnsi="Arial" w:cs="Arial"/>
                <w:b/>
                <w:bCs/>
                <w:sz w:val="20"/>
                <w:szCs w:val="20"/>
              </w:rPr>
              <w:t>Mean</w:t>
            </w:r>
            <w:r w:rsidR="008E0D77" w:rsidRPr="008E0D77">
              <w:rPr>
                <w:rFonts w:ascii="Arial" w:hAnsi="Arial" w:cs="Arial"/>
                <w:b/>
                <w:bCs/>
                <w:sz w:val="20"/>
                <w:szCs w:val="20"/>
              </w:rPr>
              <w:t>)</w:t>
            </w:r>
            <w:r w:rsidR="00365D74">
              <w:rPr>
                <w:rFonts w:ascii="Arial" w:hAnsi="Arial" w:cs="Arial"/>
                <w:b/>
                <w:bCs/>
                <w:sz w:val="20"/>
                <w:szCs w:val="20"/>
              </w:rPr>
              <w:t xml:space="preserve"> [SD]</w:t>
            </w:r>
          </w:p>
        </w:tc>
        <w:tc>
          <w:tcPr>
            <w:tcW w:w="1440" w:type="dxa"/>
            <w:tcBorders>
              <w:top w:val="single" w:sz="4" w:space="0" w:color="auto"/>
              <w:left w:val="single" w:sz="4" w:space="0" w:color="auto"/>
              <w:bottom w:val="single" w:sz="4" w:space="0" w:color="auto"/>
              <w:right w:val="single" w:sz="4" w:space="0" w:color="auto"/>
            </w:tcBorders>
            <w:hideMark/>
          </w:tcPr>
          <w:p w14:paraId="1F08A9CF" w14:textId="0BD04769" w:rsidR="00D208B7" w:rsidRPr="008E0D77" w:rsidRDefault="00D208B7" w:rsidP="00D208B7">
            <w:pPr>
              <w:jc w:val="center"/>
              <w:rPr>
                <w:rFonts w:ascii="Arial" w:hAnsi="Arial" w:cs="Arial"/>
                <w:sz w:val="20"/>
                <w:szCs w:val="20"/>
              </w:rPr>
            </w:pPr>
            <w:r w:rsidRPr="008E0D77">
              <w:rPr>
                <w:rFonts w:ascii="Arial" w:hAnsi="Arial" w:cs="Arial"/>
                <w:sz w:val="20"/>
                <w:szCs w:val="20"/>
              </w:rPr>
              <w:t>0.5</w:t>
            </w:r>
          </w:p>
          <w:p w14:paraId="2A6732E2" w14:textId="1C8DDCC3" w:rsidR="00D208B7" w:rsidRPr="008E0D77" w:rsidRDefault="00D208B7" w:rsidP="00D208B7">
            <w:pPr>
              <w:jc w:val="center"/>
              <w:rPr>
                <w:rFonts w:ascii="Arial" w:hAnsi="Arial" w:cs="Arial"/>
                <w:sz w:val="20"/>
                <w:szCs w:val="20"/>
              </w:rPr>
            </w:pPr>
            <w:r w:rsidRPr="008E0D77">
              <w:rPr>
                <w:rFonts w:ascii="Arial" w:hAnsi="Arial" w:cs="Arial"/>
                <w:sz w:val="20"/>
                <w:szCs w:val="20"/>
              </w:rPr>
              <w:t>[0.4-0.6]</w:t>
            </w:r>
          </w:p>
        </w:tc>
        <w:tc>
          <w:tcPr>
            <w:tcW w:w="1530" w:type="dxa"/>
            <w:tcBorders>
              <w:top w:val="single" w:sz="4" w:space="0" w:color="auto"/>
              <w:left w:val="single" w:sz="4" w:space="0" w:color="auto"/>
              <w:bottom w:val="single" w:sz="4" w:space="0" w:color="auto"/>
              <w:right w:val="single" w:sz="4" w:space="0" w:color="auto"/>
            </w:tcBorders>
            <w:hideMark/>
          </w:tcPr>
          <w:p w14:paraId="5417C2EB" w14:textId="2EF2AC10" w:rsidR="00D208B7" w:rsidRPr="008E0D77" w:rsidRDefault="00BD6F6F" w:rsidP="00D208B7">
            <w:pPr>
              <w:jc w:val="center"/>
              <w:rPr>
                <w:rFonts w:ascii="Arial" w:hAnsi="Arial" w:cs="Arial"/>
                <w:sz w:val="20"/>
                <w:szCs w:val="20"/>
              </w:rPr>
            </w:pPr>
            <w:r>
              <w:rPr>
                <w:rFonts w:ascii="Arial" w:hAnsi="Arial" w:cs="Arial"/>
                <w:sz w:val="20"/>
                <w:szCs w:val="20"/>
              </w:rPr>
              <w:t>2</w:t>
            </w:r>
          </w:p>
          <w:p w14:paraId="2E9DA1C4" w14:textId="7E51A7E7" w:rsidR="00D208B7" w:rsidRPr="008E0D77" w:rsidRDefault="00BD6F6F" w:rsidP="00D208B7">
            <w:pPr>
              <w:jc w:val="center"/>
              <w:rPr>
                <w:rFonts w:ascii="Arial" w:hAnsi="Arial" w:cs="Arial"/>
                <w:sz w:val="20"/>
                <w:szCs w:val="20"/>
              </w:rPr>
            </w:pPr>
            <w:r>
              <w:rPr>
                <w:rFonts w:ascii="Arial" w:hAnsi="Arial" w:cs="Arial"/>
                <w:sz w:val="20"/>
                <w:szCs w:val="20"/>
              </w:rPr>
              <w:t>[2-3</w:t>
            </w:r>
            <w:r w:rsidR="00D208B7" w:rsidRPr="008E0D77">
              <w:rPr>
                <w:rFonts w:ascii="Arial" w:hAnsi="Arial" w:cs="Arial"/>
                <w:sz w:val="20"/>
                <w:szCs w:val="20"/>
              </w:rPr>
              <w:t>]</w:t>
            </w:r>
          </w:p>
        </w:tc>
        <w:tc>
          <w:tcPr>
            <w:tcW w:w="1350" w:type="dxa"/>
            <w:tcBorders>
              <w:top w:val="single" w:sz="4" w:space="0" w:color="auto"/>
              <w:left w:val="single" w:sz="4" w:space="0" w:color="auto"/>
              <w:bottom w:val="single" w:sz="4" w:space="0" w:color="auto"/>
              <w:right w:val="single" w:sz="4" w:space="0" w:color="auto"/>
            </w:tcBorders>
            <w:hideMark/>
          </w:tcPr>
          <w:p w14:paraId="7053A15C" w14:textId="6872AFD2" w:rsidR="00D208B7" w:rsidRPr="008E0D77" w:rsidRDefault="00D208B7" w:rsidP="00D208B7">
            <w:pPr>
              <w:jc w:val="center"/>
              <w:rPr>
                <w:rFonts w:ascii="Arial" w:hAnsi="Arial" w:cs="Arial"/>
                <w:sz w:val="20"/>
                <w:szCs w:val="20"/>
              </w:rPr>
            </w:pPr>
            <w:r w:rsidRPr="008E0D77">
              <w:rPr>
                <w:rFonts w:ascii="Arial" w:hAnsi="Arial" w:cs="Arial"/>
                <w:sz w:val="20"/>
                <w:szCs w:val="20"/>
              </w:rPr>
              <w:t>5</w:t>
            </w:r>
          </w:p>
          <w:p w14:paraId="5362395C" w14:textId="502FD3DF" w:rsidR="00D208B7" w:rsidRPr="008E0D77" w:rsidRDefault="00D208B7" w:rsidP="00D208B7">
            <w:pPr>
              <w:jc w:val="center"/>
              <w:rPr>
                <w:rFonts w:ascii="Arial" w:hAnsi="Arial" w:cs="Arial"/>
                <w:sz w:val="20"/>
                <w:szCs w:val="20"/>
              </w:rPr>
            </w:pPr>
            <w:r w:rsidRPr="008E0D77">
              <w:rPr>
                <w:rFonts w:ascii="Arial" w:hAnsi="Arial" w:cs="Arial"/>
                <w:sz w:val="20"/>
                <w:szCs w:val="20"/>
              </w:rPr>
              <w:t>[4-6]</w:t>
            </w:r>
          </w:p>
        </w:tc>
        <w:tc>
          <w:tcPr>
            <w:tcW w:w="1710" w:type="dxa"/>
            <w:tcBorders>
              <w:top w:val="single" w:sz="4" w:space="0" w:color="auto"/>
              <w:left w:val="single" w:sz="4" w:space="0" w:color="auto"/>
              <w:bottom w:val="single" w:sz="4" w:space="0" w:color="auto"/>
              <w:right w:val="single" w:sz="4" w:space="0" w:color="auto"/>
            </w:tcBorders>
            <w:hideMark/>
          </w:tcPr>
          <w:p w14:paraId="7A3F70D6" w14:textId="74CABE7D" w:rsidR="00D208B7" w:rsidRPr="008E0D77" w:rsidRDefault="00D208B7" w:rsidP="00D208B7">
            <w:pPr>
              <w:jc w:val="center"/>
              <w:rPr>
                <w:rFonts w:ascii="Arial" w:hAnsi="Arial" w:cs="Arial"/>
                <w:sz w:val="20"/>
                <w:szCs w:val="20"/>
              </w:rPr>
            </w:pPr>
            <w:r w:rsidRPr="008E0D77">
              <w:rPr>
                <w:rFonts w:ascii="Arial" w:hAnsi="Arial" w:cs="Arial"/>
                <w:sz w:val="20"/>
                <w:szCs w:val="20"/>
              </w:rPr>
              <w:t>0.2</w:t>
            </w:r>
          </w:p>
          <w:p w14:paraId="6ED8A997" w14:textId="14425B33" w:rsidR="00D208B7" w:rsidRPr="008E0D77" w:rsidRDefault="00D208B7" w:rsidP="00D208B7">
            <w:pPr>
              <w:jc w:val="center"/>
              <w:rPr>
                <w:rFonts w:ascii="Arial" w:hAnsi="Arial" w:cs="Arial"/>
                <w:sz w:val="20"/>
                <w:szCs w:val="20"/>
              </w:rPr>
            </w:pPr>
            <w:r w:rsidRPr="008E0D77">
              <w:rPr>
                <w:rFonts w:ascii="Arial" w:hAnsi="Arial" w:cs="Arial"/>
                <w:sz w:val="20"/>
                <w:szCs w:val="20"/>
              </w:rPr>
              <w:t>[0.2-0.3]</w:t>
            </w:r>
          </w:p>
        </w:tc>
        <w:tc>
          <w:tcPr>
            <w:tcW w:w="1530" w:type="dxa"/>
            <w:tcBorders>
              <w:top w:val="single" w:sz="4" w:space="0" w:color="auto"/>
              <w:left w:val="single" w:sz="4" w:space="0" w:color="auto"/>
              <w:bottom w:val="single" w:sz="4" w:space="0" w:color="auto"/>
              <w:right w:val="single" w:sz="4" w:space="0" w:color="auto"/>
            </w:tcBorders>
            <w:hideMark/>
          </w:tcPr>
          <w:p w14:paraId="08EEFCC5" w14:textId="6043C18B" w:rsidR="00D208B7" w:rsidRPr="008E0D77" w:rsidRDefault="00BD6F6F" w:rsidP="00D208B7">
            <w:pPr>
              <w:jc w:val="center"/>
              <w:rPr>
                <w:rFonts w:ascii="Arial" w:hAnsi="Arial" w:cs="Arial"/>
                <w:sz w:val="20"/>
                <w:szCs w:val="20"/>
              </w:rPr>
            </w:pPr>
            <w:r>
              <w:rPr>
                <w:rFonts w:ascii="Arial" w:hAnsi="Arial" w:cs="Arial"/>
                <w:sz w:val="20"/>
                <w:szCs w:val="20"/>
              </w:rPr>
              <w:t>3</w:t>
            </w:r>
          </w:p>
          <w:p w14:paraId="5363CF3B" w14:textId="67B06AC1" w:rsidR="00D208B7" w:rsidRPr="008E0D77" w:rsidRDefault="00BD6F6F" w:rsidP="00D208B7">
            <w:pPr>
              <w:jc w:val="center"/>
              <w:rPr>
                <w:rFonts w:ascii="Arial" w:hAnsi="Arial" w:cs="Arial"/>
                <w:sz w:val="20"/>
                <w:szCs w:val="20"/>
              </w:rPr>
            </w:pPr>
            <w:r>
              <w:rPr>
                <w:rFonts w:ascii="Arial" w:hAnsi="Arial" w:cs="Arial"/>
                <w:sz w:val="20"/>
                <w:szCs w:val="20"/>
              </w:rPr>
              <w:t>[2-3</w:t>
            </w:r>
            <w:r w:rsidR="00D208B7" w:rsidRPr="008E0D77">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hideMark/>
          </w:tcPr>
          <w:p w14:paraId="3711F715" w14:textId="14173D09" w:rsidR="00D208B7" w:rsidRPr="008E0D77" w:rsidRDefault="00BD6F6F" w:rsidP="00D208B7">
            <w:pPr>
              <w:jc w:val="center"/>
              <w:rPr>
                <w:rFonts w:ascii="Arial" w:hAnsi="Arial" w:cs="Arial"/>
                <w:sz w:val="20"/>
                <w:szCs w:val="20"/>
              </w:rPr>
            </w:pPr>
            <w:r>
              <w:rPr>
                <w:rFonts w:ascii="Arial" w:hAnsi="Arial" w:cs="Arial"/>
                <w:sz w:val="20"/>
                <w:szCs w:val="20"/>
              </w:rPr>
              <w:t>7</w:t>
            </w:r>
          </w:p>
          <w:p w14:paraId="4740A2A4" w14:textId="4C243F23" w:rsidR="00D208B7" w:rsidRPr="008E0D77" w:rsidRDefault="00BD6F6F" w:rsidP="00D208B7">
            <w:pPr>
              <w:jc w:val="center"/>
              <w:rPr>
                <w:rFonts w:ascii="Arial" w:hAnsi="Arial" w:cs="Arial"/>
                <w:sz w:val="20"/>
                <w:szCs w:val="20"/>
              </w:rPr>
            </w:pPr>
            <w:r>
              <w:rPr>
                <w:rFonts w:ascii="Arial" w:hAnsi="Arial" w:cs="Arial"/>
                <w:sz w:val="20"/>
                <w:szCs w:val="20"/>
              </w:rPr>
              <w:t>[6-</w:t>
            </w:r>
            <w:r w:rsidR="00D208B7" w:rsidRPr="008E0D77">
              <w:rPr>
                <w:rFonts w:ascii="Arial" w:hAnsi="Arial" w:cs="Arial"/>
                <w:sz w:val="20"/>
                <w:szCs w:val="20"/>
              </w:rPr>
              <w:t>8]</w:t>
            </w:r>
          </w:p>
        </w:tc>
      </w:tr>
      <w:tr w:rsidR="00D208B7" w:rsidRPr="008E0D77" w14:paraId="1F9FA6C5" w14:textId="77777777" w:rsidTr="00AE288C">
        <w:trPr>
          <w:trHeight w:val="527"/>
        </w:trPr>
        <w:tc>
          <w:tcPr>
            <w:tcW w:w="2065" w:type="dxa"/>
            <w:tcBorders>
              <w:top w:val="single" w:sz="4" w:space="0" w:color="auto"/>
              <w:left w:val="single" w:sz="4" w:space="0" w:color="auto"/>
              <w:bottom w:val="single" w:sz="4" w:space="0" w:color="auto"/>
              <w:right w:val="single" w:sz="4" w:space="0" w:color="auto"/>
            </w:tcBorders>
            <w:hideMark/>
          </w:tcPr>
          <w:p w14:paraId="0D6203DD" w14:textId="709B8B21" w:rsidR="00D208B7" w:rsidRPr="008E0D77" w:rsidRDefault="00D208B7" w:rsidP="00835045">
            <w:pPr>
              <w:rPr>
                <w:rFonts w:ascii="Arial" w:hAnsi="Arial" w:cs="Arial"/>
                <w:sz w:val="20"/>
                <w:szCs w:val="20"/>
              </w:rPr>
            </w:pPr>
            <w:r w:rsidRPr="008E0D77">
              <w:rPr>
                <w:rFonts w:ascii="Arial" w:hAnsi="Arial" w:cs="Arial"/>
                <w:b/>
                <w:bCs/>
                <w:sz w:val="20"/>
                <w:szCs w:val="20"/>
              </w:rPr>
              <w:t xml:space="preserve">Informal home health days  </w:t>
            </w:r>
            <w:r w:rsidR="008E0D77" w:rsidRPr="008E0D77">
              <w:rPr>
                <w:rFonts w:ascii="Arial" w:hAnsi="Arial" w:cs="Arial"/>
                <w:b/>
                <w:bCs/>
                <w:sz w:val="20"/>
                <w:szCs w:val="20"/>
              </w:rPr>
              <w:t>(</w:t>
            </w:r>
            <w:r w:rsidRPr="008E0D77">
              <w:rPr>
                <w:rFonts w:ascii="Arial" w:hAnsi="Arial" w:cs="Arial"/>
                <w:b/>
                <w:bCs/>
                <w:sz w:val="20"/>
                <w:szCs w:val="20"/>
              </w:rPr>
              <w:t>Mean</w:t>
            </w:r>
            <w:r w:rsidR="008E0D77" w:rsidRPr="008E0D77">
              <w:rPr>
                <w:rFonts w:ascii="Arial" w:hAnsi="Arial" w:cs="Arial"/>
                <w:b/>
                <w:bCs/>
                <w:sz w:val="20"/>
                <w:szCs w:val="20"/>
              </w:rPr>
              <w:t>)</w:t>
            </w:r>
            <w:r w:rsidR="00365D74">
              <w:rPr>
                <w:rFonts w:ascii="Arial" w:hAnsi="Arial" w:cs="Arial"/>
                <w:b/>
                <w:bCs/>
                <w:sz w:val="20"/>
                <w:szCs w:val="20"/>
              </w:rPr>
              <w:t xml:space="preserve"> [SD]</w:t>
            </w:r>
          </w:p>
        </w:tc>
        <w:tc>
          <w:tcPr>
            <w:tcW w:w="1440" w:type="dxa"/>
            <w:tcBorders>
              <w:top w:val="single" w:sz="4" w:space="0" w:color="auto"/>
              <w:left w:val="single" w:sz="4" w:space="0" w:color="auto"/>
              <w:bottom w:val="single" w:sz="4" w:space="0" w:color="auto"/>
              <w:right w:val="single" w:sz="4" w:space="0" w:color="auto"/>
            </w:tcBorders>
            <w:hideMark/>
          </w:tcPr>
          <w:p w14:paraId="043AFF78" w14:textId="378A2E12" w:rsidR="00D208B7" w:rsidRPr="008E0D77" w:rsidRDefault="00BD6F6F" w:rsidP="00D208B7">
            <w:pPr>
              <w:jc w:val="center"/>
              <w:rPr>
                <w:rFonts w:ascii="Arial" w:hAnsi="Arial" w:cs="Arial"/>
                <w:sz w:val="20"/>
                <w:szCs w:val="20"/>
              </w:rPr>
            </w:pPr>
            <w:r>
              <w:rPr>
                <w:rFonts w:ascii="Arial" w:hAnsi="Arial" w:cs="Arial"/>
                <w:sz w:val="20"/>
                <w:szCs w:val="20"/>
              </w:rPr>
              <w:t>1</w:t>
            </w:r>
          </w:p>
          <w:p w14:paraId="66674B53" w14:textId="5ECBEE93" w:rsidR="00D208B7" w:rsidRPr="008E0D77" w:rsidRDefault="00BD6F6F" w:rsidP="00D208B7">
            <w:pPr>
              <w:jc w:val="center"/>
              <w:rPr>
                <w:rFonts w:ascii="Arial" w:hAnsi="Arial" w:cs="Arial"/>
                <w:sz w:val="20"/>
                <w:szCs w:val="20"/>
              </w:rPr>
            </w:pPr>
            <w:r>
              <w:rPr>
                <w:rFonts w:ascii="Arial" w:hAnsi="Arial" w:cs="Arial"/>
                <w:sz w:val="20"/>
                <w:szCs w:val="20"/>
              </w:rPr>
              <w:t>[1-2</w:t>
            </w:r>
            <w:r w:rsidR="00D208B7" w:rsidRPr="008E0D77">
              <w:rPr>
                <w:rFonts w:ascii="Arial" w:hAnsi="Arial" w:cs="Arial"/>
                <w:sz w:val="20"/>
                <w:szCs w:val="20"/>
              </w:rPr>
              <w:t>]</w:t>
            </w:r>
          </w:p>
        </w:tc>
        <w:tc>
          <w:tcPr>
            <w:tcW w:w="1530" w:type="dxa"/>
            <w:tcBorders>
              <w:top w:val="single" w:sz="4" w:space="0" w:color="auto"/>
              <w:left w:val="single" w:sz="4" w:space="0" w:color="auto"/>
              <w:bottom w:val="single" w:sz="4" w:space="0" w:color="auto"/>
              <w:right w:val="single" w:sz="4" w:space="0" w:color="auto"/>
            </w:tcBorders>
            <w:hideMark/>
          </w:tcPr>
          <w:p w14:paraId="23C199DA" w14:textId="6B705597" w:rsidR="00D208B7" w:rsidRPr="008E0D77" w:rsidRDefault="00D208B7" w:rsidP="00D208B7">
            <w:pPr>
              <w:jc w:val="center"/>
              <w:rPr>
                <w:rFonts w:ascii="Arial" w:hAnsi="Arial" w:cs="Arial"/>
                <w:sz w:val="20"/>
                <w:szCs w:val="20"/>
              </w:rPr>
            </w:pPr>
            <w:r w:rsidRPr="008E0D77">
              <w:rPr>
                <w:rFonts w:ascii="Arial" w:hAnsi="Arial" w:cs="Arial"/>
                <w:sz w:val="20"/>
                <w:szCs w:val="20"/>
              </w:rPr>
              <w:t>6</w:t>
            </w:r>
          </w:p>
          <w:p w14:paraId="55380CD9" w14:textId="17C2C05E" w:rsidR="00D208B7" w:rsidRPr="008E0D77" w:rsidRDefault="00BD6F6F" w:rsidP="00D208B7">
            <w:pPr>
              <w:jc w:val="center"/>
              <w:rPr>
                <w:rFonts w:ascii="Arial" w:hAnsi="Arial" w:cs="Arial"/>
                <w:sz w:val="20"/>
                <w:szCs w:val="20"/>
              </w:rPr>
            </w:pPr>
            <w:r>
              <w:rPr>
                <w:rFonts w:ascii="Arial" w:hAnsi="Arial" w:cs="Arial"/>
                <w:sz w:val="20"/>
                <w:szCs w:val="20"/>
              </w:rPr>
              <w:t>[5-6</w:t>
            </w:r>
            <w:r w:rsidR="00D208B7" w:rsidRPr="008E0D77">
              <w:rPr>
                <w:rFonts w:ascii="Arial" w:hAnsi="Arial" w:cs="Arial"/>
                <w:sz w:val="20"/>
                <w:szCs w:val="20"/>
              </w:rPr>
              <w:t>]</w:t>
            </w:r>
          </w:p>
        </w:tc>
        <w:tc>
          <w:tcPr>
            <w:tcW w:w="1350" w:type="dxa"/>
            <w:tcBorders>
              <w:top w:val="single" w:sz="4" w:space="0" w:color="auto"/>
              <w:left w:val="single" w:sz="4" w:space="0" w:color="auto"/>
              <w:bottom w:val="single" w:sz="4" w:space="0" w:color="auto"/>
              <w:right w:val="single" w:sz="4" w:space="0" w:color="auto"/>
            </w:tcBorders>
            <w:hideMark/>
          </w:tcPr>
          <w:p w14:paraId="6251B3B3" w14:textId="6606E8E7" w:rsidR="00D208B7" w:rsidRPr="008E0D77" w:rsidRDefault="00024ECF" w:rsidP="00D208B7">
            <w:pPr>
              <w:jc w:val="center"/>
              <w:rPr>
                <w:rFonts w:ascii="Arial" w:hAnsi="Arial" w:cs="Arial"/>
                <w:sz w:val="20"/>
                <w:szCs w:val="20"/>
              </w:rPr>
            </w:pPr>
            <w:r>
              <w:rPr>
                <w:rFonts w:ascii="Arial" w:hAnsi="Arial" w:cs="Arial"/>
                <w:sz w:val="20"/>
                <w:szCs w:val="20"/>
              </w:rPr>
              <w:t>14</w:t>
            </w:r>
          </w:p>
          <w:p w14:paraId="7367D62E" w14:textId="1D82C7BE" w:rsidR="00D208B7" w:rsidRPr="008E0D77" w:rsidRDefault="00024ECF" w:rsidP="00D208B7">
            <w:pPr>
              <w:jc w:val="center"/>
              <w:rPr>
                <w:rFonts w:ascii="Arial" w:hAnsi="Arial" w:cs="Arial"/>
                <w:sz w:val="20"/>
                <w:szCs w:val="20"/>
              </w:rPr>
            </w:pPr>
            <w:r>
              <w:rPr>
                <w:rFonts w:ascii="Arial" w:hAnsi="Arial" w:cs="Arial"/>
                <w:sz w:val="20"/>
                <w:szCs w:val="20"/>
              </w:rPr>
              <w:t>[12-16</w:t>
            </w:r>
            <w:r w:rsidR="00D208B7" w:rsidRPr="008E0D77">
              <w:rPr>
                <w:rFonts w:ascii="Arial" w:hAnsi="Arial" w:cs="Arial"/>
                <w:sz w:val="20"/>
                <w:szCs w:val="20"/>
              </w:rPr>
              <w:t>]</w:t>
            </w:r>
          </w:p>
        </w:tc>
        <w:tc>
          <w:tcPr>
            <w:tcW w:w="1710" w:type="dxa"/>
            <w:tcBorders>
              <w:top w:val="single" w:sz="4" w:space="0" w:color="auto"/>
              <w:left w:val="single" w:sz="4" w:space="0" w:color="auto"/>
              <w:bottom w:val="single" w:sz="4" w:space="0" w:color="auto"/>
              <w:right w:val="single" w:sz="4" w:space="0" w:color="auto"/>
            </w:tcBorders>
            <w:hideMark/>
          </w:tcPr>
          <w:p w14:paraId="7190A216" w14:textId="0FF88B25" w:rsidR="00D208B7" w:rsidRPr="008E0D77" w:rsidRDefault="00D208B7" w:rsidP="00D208B7">
            <w:pPr>
              <w:jc w:val="center"/>
              <w:rPr>
                <w:rFonts w:ascii="Arial" w:hAnsi="Arial" w:cs="Arial"/>
                <w:sz w:val="20"/>
                <w:szCs w:val="20"/>
              </w:rPr>
            </w:pPr>
            <w:r w:rsidRPr="008E0D77">
              <w:rPr>
                <w:rFonts w:ascii="Arial" w:hAnsi="Arial" w:cs="Arial"/>
                <w:sz w:val="20"/>
                <w:szCs w:val="20"/>
              </w:rPr>
              <w:t>0.7</w:t>
            </w:r>
          </w:p>
          <w:p w14:paraId="54A71E1A" w14:textId="3CB73EA6" w:rsidR="00D208B7" w:rsidRPr="008E0D77" w:rsidRDefault="00D208B7" w:rsidP="00D208B7">
            <w:pPr>
              <w:jc w:val="center"/>
              <w:rPr>
                <w:rFonts w:ascii="Arial" w:hAnsi="Arial" w:cs="Arial"/>
                <w:sz w:val="20"/>
                <w:szCs w:val="20"/>
              </w:rPr>
            </w:pPr>
            <w:r w:rsidRPr="008E0D77">
              <w:rPr>
                <w:rFonts w:ascii="Arial" w:hAnsi="Arial" w:cs="Arial"/>
                <w:sz w:val="20"/>
                <w:szCs w:val="20"/>
              </w:rPr>
              <w:t>[0.6-0.7]</w:t>
            </w:r>
          </w:p>
        </w:tc>
        <w:tc>
          <w:tcPr>
            <w:tcW w:w="1530" w:type="dxa"/>
            <w:tcBorders>
              <w:top w:val="single" w:sz="4" w:space="0" w:color="auto"/>
              <w:left w:val="single" w:sz="4" w:space="0" w:color="auto"/>
              <w:bottom w:val="single" w:sz="4" w:space="0" w:color="auto"/>
              <w:right w:val="single" w:sz="4" w:space="0" w:color="auto"/>
            </w:tcBorders>
            <w:hideMark/>
          </w:tcPr>
          <w:p w14:paraId="2A3AABE1" w14:textId="2AD5839E" w:rsidR="00D208B7" w:rsidRPr="008E0D77" w:rsidRDefault="00BD6F6F" w:rsidP="00D208B7">
            <w:pPr>
              <w:jc w:val="center"/>
              <w:rPr>
                <w:rFonts w:ascii="Arial" w:hAnsi="Arial" w:cs="Arial"/>
                <w:sz w:val="20"/>
                <w:szCs w:val="20"/>
              </w:rPr>
            </w:pPr>
            <w:r>
              <w:rPr>
                <w:rFonts w:ascii="Arial" w:hAnsi="Arial" w:cs="Arial"/>
                <w:sz w:val="20"/>
                <w:szCs w:val="20"/>
              </w:rPr>
              <w:t>6</w:t>
            </w:r>
          </w:p>
          <w:p w14:paraId="27E0A7D0" w14:textId="4FFE08E0" w:rsidR="00D208B7" w:rsidRPr="008E0D77" w:rsidRDefault="00BD6F6F" w:rsidP="00D208B7">
            <w:pPr>
              <w:jc w:val="center"/>
              <w:rPr>
                <w:rFonts w:ascii="Arial" w:hAnsi="Arial" w:cs="Arial"/>
                <w:sz w:val="20"/>
                <w:szCs w:val="20"/>
              </w:rPr>
            </w:pPr>
            <w:r>
              <w:rPr>
                <w:rFonts w:ascii="Arial" w:hAnsi="Arial" w:cs="Arial"/>
                <w:sz w:val="20"/>
                <w:szCs w:val="20"/>
              </w:rPr>
              <w:t>[6-7</w:t>
            </w:r>
            <w:r w:rsidR="00D208B7" w:rsidRPr="008E0D77">
              <w:rPr>
                <w:rFonts w:ascii="Arial" w:hAnsi="Arial" w:cs="Arial"/>
                <w:sz w:val="20"/>
                <w:szCs w:val="20"/>
              </w:rPr>
              <w:t>]</w:t>
            </w:r>
          </w:p>
        </w:tc>
        <w:tc>
          <w:tcPr>
            <w:tcW w:w="1980" w:type="dxa"/>
            <w:tcBorders>
              <w:top w:val="single" w:sz="4" w:space="0" w:color="auto"/>
              <w:left w:val="single" w:sz="4" w:space="0" w:color="auto"/>
              <w:bottom w:val="single" w:sz="4" w:space="0" w:color="auto"/>
              <w:right w:val="single" w:sz="4" w:space="0" w:color="auto"/>
            </w:tcBorders>
            <w:hideMark/>
          </w:tcPr>
          <w:p w14:paraId="70929E91" w14:textId="6B31B60D" w:rsidR="00D208B7" w:rsidRPr="008E0D77" w:rsidRDefault="00BD6F6F" w:rsidP="00D208B7">
            <w:pPr>
              <w:jc w:val="center"/>
              <w:rPr>
                <w:rFonts w:ascii="Arial" w:hAnsi="Arial" w:cs="Arial"/>
                <w:sz w:val="20"/>
                <w:szCs w:val="20"/>
              </w:rPr>
            </w:pPr>
            <w:r>
              <w:rPr>
                <w:rFonts w:ascii="Arial" w:hAnsi="Arial" w:cs="Arial"/>
                <w:sz w:val="20"/>
                <w:szCs w:val="20"/>
              </w:rPr>
              <w:t>19</w:t>
            </w:r>
          </w:p>
          <w:p w14:paraId="43DA0FDF" w14:textId="3ED7C0E7" w:rsidR="00D208B7" w:rsidRPr="008E0D77" w:rsidRDefault="00BD6F6F" w:rsidP="00D208B7">
            <w:pPr>
              <w:jc w:val="center"/>
              <w:rPr>
                <w:rFonts w:ascii="Arial" w:hAnsi="Arial" w:cs="Arial"/>
                <w:sz w:val="20"/>
                <w:szCs w:val="20"/>
              </w:rPr>
            </w:pPr>
            <w:r>
              <w:rPr>
                <w:rFonts w:ascii="Arial" w:hAnsi="Arial" w:cs="Arial"/>
                <w:sz w:val="20"/>
                <w:szCs w:val="20"/>
              </w:rPr>
              <w:t>[18-20</w:t>
            </w:r>
            <w:r w:rsidR="00D208B7" w:rsidRPr="008E0D77">
              <w:rPr>
                <w:rFonts w:ascii="Arial" w:hAnsi="Arial" w:cs="Arial"/>
                <w:sz w:val="20"/>
                <w:szCs w:val="20"/>
              </w:rPr>
              <w:t>]</w:t>
            </w:r>
          </w:p>
        </w:tc>
      </w:tr>
    </w:tbl>
    <w:p w14:paraId="2F1CEEF5" w14:textId="77777777" w:rsidR="008C72D4" w:rsidRPr="008E0D77" w:rsidRDefault="008C72D4" w:rsidP="008C72D4">
      <w:pPr>
        <w:rPr>
          <w:rFonts w:ascii="Arial" w:hAnsi="Arial" w:cs="Arial"/>
          <w:sz w:val="20"/>
          <w:szCs w:val="20"/>
        </w:rPr>
      </w:pPr>
    </w:p>
    <w:p w14:paraId="3FC82300" w14:textId="5E1DB9B0" w:rsidR="0052247E" w:rsidRDefault="00E477C2" w:rsidP="008C72D4">
      <w:pPr>
        <w:rPr>
          <w:ins w:id="648" w:author="Naveen Premnath [2]" w:date="2024-09-30T09:29:00Z"/>
          <w:rFonts w:ascii="Arial" w:hAnsi="Arial" w:cs="Arial"/>
        </w:rPr>
      </w:pPr>
      <w:ins w:id="649" w:author="Naveen Premnath [2]" w:date="2024-09-30T09:33:00Z">
        <w:del w:id="650" w:author="Helen M Parsons" w:date="2024-10-11T16:09:00Z">
          <w:r w:rsidDel="00232065">
            <w:rPr>
              <w:rFonts w:ascii="Arial" w:hAnsi="Arial" w:cs="Arial"/>
            </w:rPr>
            <w:delText>Footnote:</w:delText>
          </w:r>
        </w:del>
      </w:ins>
      <w:ins w:id="651" w:author="Helen M Parsons" w:date="2024-10-11T16:09:00Z">
        <w:r w:rsidR="00232065">
          <w:rPr>
            <w:rFonts w:ascii="Arial" w:hAnsi="Arial" w:cs="Arial"/>
          </w:rPr>
          <w:t>Data:</w:t>
        </w:r>
      </w:ins>
      <w:ins w:id="652" w:author="Naveen Premnath [2]" w:date="2024-09-30T09:33:00Z">
        <w:r>
          <w:rPr>
            <w:rFonts w:ascii="Arial" w:hAnsi="Arial" w:cs="Arial"/>
          </w:rPr>
          <w:t xml:space="preserve"> From 2016- 2019</w:t>
        </w:r>
      </w:ins>
      <w:ins w:id="653" w:author="Helen M Parsons" w:date="2024-10-11T16:09:00Z">
        <w:r w:rsidR="00232065">
          <w:rPr>
            <w:rFonts w:ascii="Arial" w:hAnsi="Arial" w:cs="Arial"/>
          </w:rPr>
          <w:t xml:space="preserve"> Medical Expenditure Panel Survey. Notes:</w:t>
        </w:r>
      </w:ins>
      <w:ins w:id="654" w:author="Naveen Premnath [2]" w:date="2024-09-30T09:33:00Z">
        <w:del w:id="655" w:author="Helen M Parsons" w:date="2024-10-11T16:09:00Z">
          <w:r w:rsidDel="00232065">
            <w:rPr>
              <w:rFonts w:ascii="Arial" w:hAnsi="Arial" w:cs="Arial"/>
            </w:rPr>
            <w:delText>,</w:delText>
          </w:r>
        </w:del>
        <w:r>
          <w:rPr>
            <w:rFonts w:ascii="Arial" w:hAnsi="Arial" w:cs="Arial"/>
          </w:rPr>
          <w:t xml:space="preserve"> </w:t>
        </w:r>
      </w:ins>
      <w:ins w:id="656" w:author="Naveen Premnath [2]" w:date="2024-09-30T09:32:00Z">
        <w:r>
          <w:rPr>
            <w:rFonts w:ascii="Arial" w:hAnsi="Arial" w:cs="Arial"/>
          </w:rPr>
          <w:t xml:space="preserve">Person weight provided by MEPS for each year is individually summed and then averaged </w:t>
        </w:r>
        <w:del w:id="657" w:author="Helen M Parsons" w:date="2024-10-11T16:09:00Z">
          <w:r w:rsidDel="00232065">
            <w:rPr>
              <w:rFonts w:ascii="Arial" w:hAnsi="Arial" w:cs="Arial"/>
            </w:rPr>
            <w:delText xml:space="preserve">as </w:delText>
          </w:r>
        </w:del>
        <w:r>
          <w:rPr>
            <w:rFonts w:ascii="Arial" w:hAnsi="Arial" w:cs="Arial"/>
          </w:rPr>
          <w:t xml:space="preserve">per </w:t>
        </w:r>
      </w:ins>
      <w:ins w:id="658" w:author="Naveen Premnath [2]" w:date="2024-09-30T09:33:00Z">
        <w:r>
          <w:rPr>
            <w:rFonts w:ascii="Arial" w:hAnsi="Arial" w:cs="Arial"/>
          </w:rPr>
          <w:t>adjustments</w:t>
        </w:r>
      </w:ins>
      <w:ins w:id="659" w:author="Naveen Premnath [2]" w:date="2024-09-30T09:32:00Z">
        <w:r>
          <w:rPr>
            <w:rFonts w:ascii="Arial" w:hAnsi="Arial" w:cs="Arial"/>
          </w:rPr>
          <w:t xml:space="preserve"> described</w:t>
        </w:r>
      </w:ins>
      <w:ins w:id="660" w:author="Naveen Premnath [2]" w:date="2024-09-30T09:33:00Z">
        <w:r>
          <w:rPr>
            <w:rFonts w:ascii="Arial" w:hAnsi="Arial" w:cs="Arial"/>
          </w:rPr>
          <w:t xml:space="preserve"> in </w:t>
        </w:r>
        <w:commentRangeStart w:id="661"/>
        <w:r>
          <w:rPr>
            <w:rFonts w:ascii="Arial" w:hAnsi="Arial" w:cs="Arial"/>
          </w:rPr>
          <w:t>MEPS</w:t>
        </w:r>
      </w:ins>
      <w:commentRangeEnd w:id="661"/>
      <w:r w:rsidR="00232065">
        <w:rPr>
          <w:rStyle w:val="CommentReference"/>
          <w:rFonts w:ascii="Arial" w:hAnsi="Arial" w:cs="Arial"/>
          <w:sz w:val="22"/>
          <w:szCs w:val="22"/>
        </w:rPr>
        <w:commentReference w:id="661"/>
      </w:r>
      <w:ins w:id="662" w:author="Naveen Premnath [2]" w:date="2024-09-30T09:33:00Z">
        <w:r>
          <w:rPr>
            <w:rFonts w:ascii="Arial" w:hAnsi="Arial" w:cs="Arial"/>
          </w:rPr>
          <w:t xml:space="preserve"> for weighted calculations involv</w:t>
        </w:r>
      </w:ins>
      <w:ins w:id="663" w:author="Naveen Premnath [2]" w:date="2024-09-30T09:34:00Z">
        <w:r w:rsidR="00C329FF">
          <w:rPr>
            <w:rFonts w:ascii="Arial" w:hAnsi="Arial" w:cs="Arial"/>
          </w:rPr>
          <w:t>ing multiple years.</w:t>
        </w:r>
      </w:ins>
    </w:p>
    <w:p w14:paraId="1954D981" w14:textId="66C88216" w:rsidR="00E477C2" w:rsidRDefault="00282CC8" w:rsidP="008C72D4">
      <w:pPr>
        <w:rPr>
          <w:rFonts w:ascii="Arial" w:hAnsi="Arial" w:cs="Arial"/>
        </w:rPr>
        <w:sectPr w:rsidR="00E477C2" w:rsidSect="0066112A">
          <w:pgSz w:w="15840" w:h="12240" w:orient="landscape"/>
          <w:pgMar w:top="1440" w:right="1440" w:bottom="1440" w:left="1440" w:header="720" w:footer="720" w:gutter="0"/>
          <w:cols w:space="720"/>
          <w:docGrid w:linePitch="360"/>
        </w:sectPr>
      </w:pPr>
      <w:ins w:id="664" w:author="Helen M Parsons" w:date="2024-10-11T16:13:00Z">
        <w:r>
          <w:rPr>
            <w:rFonts w:ascii="Arial" w:hAnsi="Arial" w:cs="Arial"/>
          </w:rPr>
          <w:t xml:space="preserve">IQR: Interquartile range; N- unweighted  N; WN: weighted N; SD: standard </w:t>
        </w:r>
        <w:commentRangeStart w:id="665"/>
        <w:r>
          <w:rPr>
            <w:rFonts w:ascii="Arial" w:hAnsi="Arial" w:cs="Arial"/>
          </w:rPr>
          <w:t>deviation</w:t>
        </w:r>
        <w:commentRangeEnd w:id="665"/>
        <w:r>
          <w:rPr>
            <w:rStyle w:val="CommentReference"/>
            <w:rFonts w:ascii="Arial" w:hAnsi="Arial" w:cs="Arial"/>
            <w:sz w:val="22"/>
            <w:szCs w:val="22"/>
          </w:rPr>
          <w:commentReference w:id="665"/>
        </w:r>
      </w:ins>
    </w:p>
    <w:p w14:paraId="117879FC" w14:textId="77777777" w:rsidR="008E0D77" w:rsidRDefault="008E0D77" w:rsidP="008C72D4">
      <w:pPr>
        <w:rPr>
          <w:rFonts w:ascii="Arial" w:hAnsi="Arial" w:cs="Arial"/>
          <w:b/>
        </w:rPr>
      </w:pPr>
    </w:p>
    <w:p w14:paraId="47C0D408" w14:textId="42E682CF" w:rsidR="008C72D4" w:rsidRPr="00E4343C" w:rsidRDefault="008C72D4" w:rsidP="008C72D4">
      <w:pPr>
        <w:rPr>
          <w:rFonts w:ascii="Arial" w:hAnsi="Arial" w:cs="Arial"/>
          <w:b/>
          <w:kern w:val="2"/>
          <w14:ligatures w14:val="standardContextual"/>
        </w:rPr>
      </w:pPr>
      <w:r w:rsidRPr="00E4343C">
        <w:rPr>
          <w:rFonts w:ascii="Arial" w:hAnsi="Arial" w:cs="Arial"/>
          <w:b/>
        </w:rPr>
        <w:t>Table 2</w:t>
      </w:r>
      <w:r w:rsidR="008E0D77">
        <w:rPr>
          <w:rFonts w:ascii="Arial" w:hAnsi="Arial" w:cs="Arial"/>
          <w:b/>
        </w:rPr>
        <w:t>:</w:t>
      </w:r>
      <w:r w:rsidR="008F1ADB">
        <w:rPr>
          <w:rFonts w:ascii="Arial" w:hAnsi="Arial" w:cs="Arial"/>
          <w:b/>
        </w:rPr>
        <w:t xml:space="preserve"> </w:t>
      </w:r>
      <w:r w:rsidR="008E0D77">
        <w:rPr>
          <w:rFonts w:ascii="Arial" w:hAnsi="Arial" w:cs="Arial"/>
          <w:b/>
        </w:rPr>
        <w:t xml:space="preserve">Patterns of use and expenditure on home health care services among US Cancer Survivors who used home health care </w:t>
      </w:r>
      <w:commentRangeStart w:id="666"/>
      <w:r w:rsidR="008E0D77">
        <w:rPr>
          <w:rFonts w:ascii="Arial" w:hAnsi="Arial" w:cs="Arial"/>
          <w:b/>
        </w:rPr>
        <w:t>services</w:t>
      </w:r>
      <w:commentRangeEnd w:id="666"/>
      <w:r w:rsidR="00F146C4" w:rsidRPr="00E4343C">
        <w:rPr>
          <w:rStyle w:val="CommentReference"/>
          <w:rFonts w:ascii="Arial" w:hAnsi="Arial" w:cs="Arial"/>
          <w:b/>
          <w:kern w:val="2"/>
          <w:sz w:val="22"/>
          <w:szCs w:val="22"/>
          <w14:ligatures w14:val="standardContextual"/>
        </w:rPr>
        <w:commentReference w:id="666"/>
      </w:r>
    </w:p>
    <w:tbl>
      <w:tblPr>
        <w:tblStyle w:val="TableGrid"/>
        <w:tblW w:w="11610" w:type="dxa"/>
        <w:tblInd w:w="-275" w:type="dxa"/>
        <w:tblLayout w:type="fixed"/>
        <w:tblLook w:val="04A0" w:firstRow="1" w:lastRow="0" w:firstColumn="1" w:lastColumn="0" w:noHBand="0" w:noVBand="1"/>
      </w:tblPr>
      <w:tblGrid>
        <w:gridCol w:w="3690"/>
        <w:gridCol w:w="1530"/>
        <w:gridCol w:w="1710"/>
        <w:gridCol w:w="1710"/>
        <w:gridCol w:w="1710"/>
        <w:gridCol w:w="1260"/>
      </w:tblGrid>
      <w:tr w:rsidR="008C72D4" w:rsidRPr="00AA3DD8" w14:paraId="7197CAD5"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tcPr>
          <w:p w14:paraId="4B9308F4" w14:textId="7F4D7479" w:rsidR="008C72D4" w:rsidRPr="00AA3DD8" w:rsidRDefault="008C72D4" w:rsidP="008F1ADB">
            <w:pPr>
              <w:jc w:val="cente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hideMark/>
          </w:tcPr>
          <w:p w14:paraId="62CB4E82" w14:textId="77777777" w:rsidR="008C72D4" w:rsidRPr="00AA3DD8" w:rsidRDefault="008C72D4" w:rsidP="004C0BB5">
            <w:pPr>
              <w:jc w:val="center"/>
              <w:rPr>
                <w:rFonts w:ascii="Arial" w:hAnsi="Arial" w:cs="Arial"/>
                <w:b/>
              </w:rPr>
            </w:pPr>
            <w:r w:rsidRPr="00AA3DD8">
              <w:rPr>
                <w:rFonts w:ascii="Arial" w:hAnsi="Arial" w:cs="Arial"/>
                <w:b/>
              </w:rPr>
              <w:t>2016</w:t>
            </w:r>
          </w:p>
        </w:tc>
        <w:tc>
          <w:tcPr>
            <w:tcW w:w="1710" w:type="dxa"/>
            <w:tcBorders>
              <w:top w:val="single" w:sz="4" w:space="0" w:color="auto"/>
              <w:left w:val="single" w:sz="4" w:space="0" w:color="auto"/>
              <w:bottom w:val="single" w:sz="4" w:space="0" w:color="auto"/>
              <w:right w:val="single" w:sz="4" w:space="0" w:color="auto"/>
            </w:tcBorders>
            <w:hideMark/>
          </w:tcPr>
          <w:p w14:paraId="2C8FB136" w14:textId="77777777" w:rsidR="008C72D4" w:rsidRPr="00AA3DD8" w:rsidRDefault="008C72D4" w:rsidP="004C0BB5">
            <w:pPr>
              <w:jc w:val="center"/>
              <w:rPr>
                <w:rFonts w:ascii="Arial" w:hAnsi="Arial" w:cs="Arial"/>
                <w:b/>
              </w:rPr>
            </w:pPr>
            <w:r w:rsidRPr="00AA3DD8">
              <w:rPr>
                <w:rFonts w:ascii="Arial" w:hAnsi="Arial" w:cs="Arial"/>
                <w:b/>
              </w:rPr>
              <w:t>2017</w:t>
            </w:r>
          </w:p>
        </w:tc>
        <w:tc>
          <w:tcPr>
            <w:tcW w:w="1710" w:type="dxa"/>
            <w:tcBorders>
              <w:top w:val="single" w:sz="4" w:space="0" w:color="auto"/>
              <w:left w:val="single" w:sz="4" w:space="0" w:color="auto"/>
              <w:bottom w:val="single" w:sz="4" w:space="0" w:color="auto"/>
              <w:right w:val="single" w:sz="4" w:space="0" w:color="auto"/>
            </w:tcBorders>
            <w:hideMark/>
          </w:tcPr>
          <w:p w14:paraId="1F8E323F" w14:textId="77777777" w:rsidR="008C72D4" w:rsidRPr="00AA3DD8" w:rsidRDefault="008C72D4" w:rsidP="004C0BB5">
            <w:pPr>
              <w:jc w:val="center"/>
              <w:rPr>
                <w:rFonts w:ascii="Arial" w:hAnsi="Arial" w:cs="Arial"/>
                <w:b/>
              </w:rPr>
            </w:pPr>
            <w:r w:rsidRPr="00AA3DD8">
              <w:rPr>
                <w:rFonts w:ascii="Arial" w:hAnsi="Arial" w:cs="Arial"/>
                <w:b/>
              </w:rPr>
              <w:t>2018</w:t>
            </w:r>
          </w:p>
        </w:tc>
        <w:tc>
          <w:tcPr>
            <w:tcW w:w="1710" w:type="dxa"/>
            <w:tcBorders>
              <w:top w:val="single" w:sz="4" w:space="0" w:color="auto"/>
              <w:left w:val="single" w:sz="4" w:space="0" w:color="auto"/>
              <w:bottom w:val="single" w:sz="4" w:space="0" w:color="auto"/>
              <w:right w:val="single" w:sz="4" w:space="0" w:color="auto"/>
            </w:tcBorders>
            <w:hideMark/>
          </w:tcPr>
          <w:p w14:paraId="2D2A5542" w14:textId="77777777" w:rsidR="008C72D4" w:rsidRPr="00AA3DD8" w:rsidRDefault="008C72D4" w:rsidP="004C0BB5">
            <w:pPr>
              <w:jc w:val="center"/>
              <w:rPr>
                <w:rFonts w:ascii="Arial" w:hAnsi="Arial" w:cs="Arial"/>
                <w:b/>
              </w:rPr>
            </w:pPr>
            <w:r w:rsidRPr="00AA3DD8">
              <w:rPr>
                <w:rFonts w:ascii="Arial" w:hAnsi="Arial" w:cs="Arial"/>
                <w:b/>
              </w:rPr>
              <w:t>2019</w:t>
            </w:r>
          </w:p>
        </w:tc>
        <w:tc>
          <w:tcPr>
            <w:tcW w:w="1260" w:type="dxa"/>
            <w:tcBorders>
              <w:top w:val="single" w:sz="4" w:space="0" w:color="auto"/>
              <w:left w:val="single" w:sz="4" w:space="0" w:color="auto"/>
              <w:bottom w:val="single" w:sz="4" w:space="0" w:color="auto"/>
              <w:right w:val="single" w:sz="4" w:space="0" w:color="auto"/>
            </w:tcBorders>
            <w:hideMark/>
          </w:tcPr>
          <w:p w14:paraId="4C158B8F" w14:textId="77777777" w:rsidR="008C72D4" w:rsidRPr="00AA3DD8" w:rsidRDefault="008C72D4" w:rsidP="004C0BB5">
            <w:pPr>
              <w:jc w:val="center"/>
              <w:rPr>
                <w:rFonts w:ascii="Arial" w:hAnsi="Arial" w:cs="Arial"/>
                <w:b/>
              </w:rPr>
            </w:pPr>
            <w:r w:rsidRPr="00AA3DD8">
              <w:rPr>
                <w:rFonts w:ascii="Arial" w:hAnsi="Arial" w:cs="Arial"/>
                <w:b/>
              </w:rPr>
              <w:t>Total</w:t>
            </w:r>
          </w:p>
        </w:tc>
      </w:tr>
      <w:tr w:rsidR="008C72D4" w:rsidRPr="00AA3DD8" w14:paraId="0456B73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D20D3BE" w14:textId="77777777" w:rsidR="008C72D4" w:rsidRDefault="008C72D4">
            <w:pPr>
              <w:rPr>
                <w:ins w:id="667" w:author="Helen M Parsons" w:date="2024-10-11T16:59:00Z"/>
                <w:rFonts w:ascii="Arial" w:hAnsi="Arial" w:cs="Arial"/>
                <w:b/>
                <w:bCs/>
              </w:rPr>
            </w:pPr>
            <w:r w:rsidRPr="00AA3DD8">
              <w:rPr>
                <w:rFonts w:ascii="Arial" w:hAnsi="Arial" w:cs="Arial"/>
                <w:b/>
                <w:bCs/>
              </w:rPr>
              <w:t xml:space="preserve">N </w:t>
            </w:r>
            <w:r w:rsidR="008E0D77">
              <w:rPr>
                <w:rFonts w:ascii="Arial" w:hAnsi="Arial" w:cs="Arial"/>
                <w:b/>
                <w:bCs/>
              </w:rPr>
              <w:t>(using home health care)</w:t>
            </w:r>
          </w:p>
          <w:p w14:paraId="127F19EC" w14:textId="4A3C70A1" w:rsidR="008E47FC" w:rsidRPr="00AA3DD8" w:rsidRDefault="008E47FC">
            <w:pPr>
              <w:rPr>
                <w:rFonts w:ascii="Arial" w:hAnsi="Arial" w:cs="Arial"/>
              </w:rPr>
            </w:pPr>
            <w:ins w:id="668" w:author="Helen M Parsons" w:date="2024-10-11T16:59:00Z">
              <w:r>
                <w:rPr>
                  <w:rFonts w:ascii="Arial" w:hAnsi="Arial" w:cs="Arial"/>
                  <w:b/>
                  <w:bCs/>
                </w:rPr>
                <w:t>Weighted N</w:t>
              </w:r>
            </w:ins>
          </w:p>
        </w:tc>
        <w:tc>
          <w:tcPr>
            <w:tcW w:w="1530" w:type="dxa"/>
            <w:tcBorders>
              <w:top w:val="single" w:sz="4" w:space="0" w:color="auto"/>
              <w:left w:val="single" w:sz="4" w:space="0" w:color="auto"/>
              <w:bottom w:val="single" w:sz="4" w:space="0" w:color="auto"/>
              <w:right w:val="single" w:sz="4" w:space="0" w:color="auto"/>
            </w:tcBorders>
            <w:hideMark/>
          </w:tcPr>
          <w:p w14:paraId="7FEF0F4C" w14:textId="18549579" w:rsidR="008C72D4" w:rsidRDefault="00AE2525" w:rsidP="004C0BB5">
            <w:pPr>
              <w:jc w:val="center"/>
              <w:rPr>
                <w:ins w:id="669" w:author="Naveen Premnath [2]" w:date="2024-09-16T21:18:00Z"/>
                <w:rFonts w:ascii="Arial" w:hAnsi="Arial" w:cs="Arial"/>
              </w:rPr>
            </w:pPr>
            <w:r>
              <w:rPr>
                <w:rFonts w:ascii="Arial" w:hAnsi="Arial" w:cs="Arial"/>
              </w:rPr>
              <w:t>212</w:t>
            </w:r>
          </w:p>
          <w:p w14:paraId="3112246A" w14:textId="159DD74B" w:rsidR="00D41207" w:rsidRPr="00AA3DD8" w:rsidRDefault="00D41207" w:rsidP="004C0BB5">
            <w:pPr>
              <w:jc w:val="center"/>
              <w:rPr>
                <w:rFonts w:ascii="Arial" w:hAnsi="Arial" w:cs="Arial"/>
              </w:rPr>
            </w:pPr>
            <w:ins w:id="670" w:author="Naveen Premnath [2]" w:date="2024-09-16T21:18:00Z">
              <w:r>
                <w:rPr>
                  <w:rFonts w:ascii="Arial" w:hAnsi="Arial" w:cs="Arial"/>
                </w:rPr>
                <w:t>(</w:t>
              </w:r>
            </w:ins>
            <w:ins w:id="671" w:author="Naveen Premnath [2]" w:date="2024-09-16T21:19:00Z">
              <w:r>
                <w:rPr>
                  <w:rFonts w:ascii="Arial" w:hAnsi="Arial" w:cs="Arial"/>
                </w:rPr>
                <w:t>2409797</w:t>
              </w:r>
            </w:ins>
            <w:ins w:id="672" w:author="Naveen Premnath [2]" w:date="2024-09-16T21:18:00Z">
              <w:r>
                <w:rPr>
                  <w:rFonts w:ascii="Arial" w:hAnsi="Arial" w:cs="Arial"/>
                </w:rPr>
                <w:t>)</w:t>
              </w:r>
            </w:ins>
          </w:p>
        </w:tc>
        <w:tc>
          <w:tcPr>
            <w:tcW w:w="1710" w:type="dxa"/>
            <w:tcBorders>
              <w:top w:val="single" w:sz="4" w:space="0" w:color="auto"/>
              <w:left w:val="single" w:sz="4" w:space="0" w:color="auto"/>
              <w:bottom w:val="single" w:sz="4" w:space="0" w:color="auto"/>
              <w:right w:val="single" w:sz="4" w:space="0" w:color="auto"/>
            </w:tcBorders>
            <w:hideMark/>
          </w:tcPr>
          <w:p w14:paraId="067C0BE4" w14:textId="77777777" w:rsidR="008C72D4" w:rsidRDefault="008C72D4" w:rsidP="004C0BB5">
            <w:pPr>
              <w:jc w:val="center"/>
              <w:rPr>
                <w:ins w:id="673" w:author="Naveen Premnath [2]" w:date="2024-09-16T21:18:00Z"/>
                <w:rFonts w:ascii="Arial" w:hAnsi="Arial" w:cs="Arial"/>
              </w:rPr>
            </w:pPr>
            <w:r w:rsidRPr="00AA3DD8">
              <w:rPr>
                <w:rFonts w:ascii="Arial" w:hAnsi="Arial" w:cs="Arial"/>
              </w:rPr>
              <w:t>179</w:t>
            </w:r>
          </w:p>
          <w:p w14:paraId="200BBA65" w14:textId="53E4A094" w:rsidR="00D41207" w:rsidRPr="00AA3DD8" w:rsidRDefault="00D41207" w:rsidP="004C0BB5">
            <w:pPr>
              <w:jc w:val="center"/>
              <w:rPr>
                <w:rFonts w:ascii="Arial" w:hAnsi="Arial" w:cs="Arial"/>
              </w:rPr>
            </w:pPr>
            <w:ins w:id="674" w:author="Naveen Premnath [2]" w:date="2024-09-16T21:18:00Z">
              <w:r>
                <w:rPr>
                  <w:rFonts w:ascii="Arial" w:hAnsi="Arial" w:cs="Arial"/>
                </w:rPr>
                <w:t>(1957101)</w:t>
              </w:r>
            </w:ins>
          </w:p>
        </w:tc>
        <w:tc>
          <w:tcPr>
            <w:tcW w:w="1710" w:type="dxa"/>
            <w:tcBorders>
              <w:top w:val="single" w:sz="4" w:space="0" w:color="auto"/>
              <w:left w:val="single" w:sz="4" w:space="0" w:color="auto"/>
              <w:bottom w:val="single" w:sz="4" w:space="0" w:color="auto"/>
              <w:right w:val="single" w:sz="4" w:space="0" w:color="auto"/>
            </w:tcBorders>
            <w:hideMark/>
          </w:tcPr>
          <w:p w14:paraId="0694502E" w14:textId="77777777" w:rsidR="008C72D4" w:rsidRDefault="008C72D4" w:rsidP="004C0BB5">
            <w:pPr>
              <w:jc w:val="center"/>
              <w:rPr>
                <w:ins w:id="675" w:author="Naveen Premnath [2]" w:date="2024-09-16T21:17:00Z"/>
                <w:rFonts w:ascii="Arial" w:hAnsi="Arial" w:cs="Arial"/>
              </w:rPr>
            </w:pPr>
            <w:r w:rsidRPr="00AA3DD8">
              <w:rPr>
                <w:rFonts w:ascii="Arial" w:hAnsi="Arial" w:cs="Arial"/>
              </w:rPr>
              <w:t>267</w:t>
            </w:r>
          </w:p>
          <w:p w14:paraId="7CFA7DE5" w14:textId="016251E2" w:rsidR="00D41207" w:rsidRPr="00AA3DD8" w:rsidRDefault="00D41207" w:rsidP="004C0BB5">
            <w:pPr>
              <w:jc w:val="center"/>
              <w:rPr>
                <w:rFonts w:ascii="Arial" w:hAnsi="Arial" w:cs="Arial"/>
              </w:rPr>
            </w:pPr>
            <w:ins w:id="676" w:author="Naveen Premnath [2]" w:date="2024-09-16T21:17:00Z">
              <w:r>
                <w:rPr>
                  <w:rFonts w:ascii="Arial" w:hAnsi="Arial" w:cs="Arial"/>
                </w:rPr>
                <w:t>(2544594)</w:t>
              </w:r>
            </w:ins>
          </w:p>
        </w:tc>
        <w:tc>
          <w:tcPr>
            <w:tcW w:w="1710" w:type="dxa"/>
            <w:tcBorders>
              <w:top w:val="single" w:sz="4" w:space="0" w:color="auto"/>
              <w:left w:val="single" w:sz="4" w:space="0" w:color="auto"/>
              <w:bottom w:val="single" w:sz="4" w:space="0" w:color="auto"/>
              <w:right w:val="single" w:sz="4" w:space="0" w:color="auto"/>
            </w:tcBorders>
            <w:hideMark/>
          </w:tcPr>
          <w:p w14:paraId="2FD755D1" w14:textId="77777777" w:rsidR="008C72D4" w:rsidRDefault="008C72D4" w:rsidP="004C0BB5">
            <w:pPr>
              <w:jc w:val="center"/>
              <w:rPr>
                <w:ins w:id="677" w:author="Naveen Premnath [2]" w:date="2024-09-16T21:16:00Z"/>
                <w:rFonts w:ascii="Arial" w:hAnsi="Arial" w:cs="Arial"/>
              </w:rPr>
            </w:pPr>
            <w:r w:rsidRPr="00AA3DD8">
              <w:rPr>
                <w:rFonts w:ascii="Arial" w:hAnsi="Arial" w:cs="Arial"/>
              </w:rPr>
              <w:t>270</w:t>
            </w:r>
          </w:p>
          <w:p w14:paraId="30BCA5CA" w14:textId="7FD6D513" w:rsidR="00D41207" w:rsidRPr="00AA3DD8" w:rsidRDefault="00D41207" w:rsidP="004C0BB5">
            <w:pPr>
              <w:jc w:val="center"/>
              <w:rPr>
                <w:rFonts w:ascii="Arial" w:hAnsi="Arial" w:cs="Arial"/>
              </w:rPr>
            </w:pPr>
            <w:ins w:id="678" w:author="Naveen Premnath [2]" w:date="2024-09-16T21:17:00Z">
              <w:r>
                <w:rPr>
                  <w:rFonts w:ascii="Arial" w:hAnsi="Arial" w:cs="Arial"/>
                </w:rPr>
                <w:t>(2676437)</w:t>
              </w:r>
            </w:ins>
          </w:p>
        </w:tc>
        <w:tc>
          <w:tcPr>
            <w:tcW w:w="1260" w:type="dxa"/>
            <w:tcBorders>
              <w:top w:val="single" w:sz="4" w:space="0" w:color="auto"/>
              <w:left w:val="single" w:sz="4" w:space="0" w:color="auto"/>
              <w:bottom w:val="single" w:sz="4" w:space="0" w:color="auto"/>
              <w:right w:val="single" w:sz="4" w:space="0" w:color="auto"/>
            </w:tcBorders>
            <w:hideMark/>
          </w:tcPr>
          <w:p w14:paraId="3C336426" w14:textId="77777777" w:rsidR="008C72D4" w:rsidRDefault="008C72D4" w:rsidP="004C0BB5">
            <w:pPr>
              <w:jc w:val="center"/>
              <w:rPr>
                <w:ins w:id="679" w:author="Naveen Premnath [2]" w:date="2024-09-16T21:19:00Z"/>
                <w:rFonts w:ascii="Arial" w:hAnsi="Arial" w:cs="Arial"/>
              </w:rPr>
            </w:pPr>
            <w:r w:rsidRPr="00AA3DD8">
              <w:rPr>
                <w:rFonts w:ascii="Arial" w:hAnsi="Arial" w:cs="Arial"/>
              </w:rPr>
              <w:t>928</w:t>
            </w:r>
          </w:p>
          <w:p w14:paraId="503109ED" w14:textId="1AC74FBA" w:rsidR="00D41207" w:rsidRPr="00AA3DD8" w:rsidRDefault="00D41207" w:rsidP="004C0BB5">
            <w:pPr>
              <w:jc w:val="center"/>
              <w:rPr>
                <w:rFonts w:ascii="Arial" w:hAnsi="Arial" w:cs="Arial"/>
              </w:rPr>
            </w:pPr>
            <w:ins w:id="680" w:author="Naveen Premnath [2]" w:date="2024-09-16T21:19:00Z">
              <w:r>
                <w:rPr>
                  <w:rFonts w:ascii="Arial" w:hAnsi="Arial" w:cs="Arial"/>
                </w:rPr>
                <w:t>(</w:t>
              </w:r>
            </w:ins>
            <w:ins w:id="681" w:author="Naveen Premnath [2]" w:date="2024-09-16T21:20:00Z">
              <w:r w:rsidRPr="00D41207">
                <w:rPr>
                  <w:rFonts w:ascii="Arial" w:hAnsi="Arial" w:cs="Arial"/>
                </w:rPr>
                <w:t>2396982</w:t>
              </w:r>
              <w:r>
                <w:rPr>
                  <w:rFonts w:ascii="Arial" w:hAnsi="Arial" w:cs="Arial"/>
                </w:rPr>
                <w:t>)</w:t>
              </w:r>
            </w:ins>
          </w:p>
        </w:tc>
      </w:tr>
      <w:tr w:rsidR="008C72D4" w:rsidRPr="00AA3DD8" w14:paraId="4EEBA941"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0DC09FD1" w14:textId="77777777" w:rsidR="008C72D4" w:rsidRPr="00AA3DD8" w:rsidRDefault="008C72D4">
            <w:pPr>
              <w:rPr>
                <w:rFonts w:ascii="Arial" w:hAnsi="Arial" w:cs="Arial"/>
              </w:rPr>
            </w:pPr>
            <w:r w:rsidRPr="00AA3DD8">
              <w:rPr>
                <w:rFonts w:ascii="Arial" w:hAnsi="Arial" w:cs="Arial"/>
                <w:b/>
                <w:bCs/>
              </w:rPr>
              <w:t xml:space="preserve">Home health days </w:t>
            </w:r>
          </w:p>
        </w:tc>
        <w:tc>
          <w:tcPr>
            <w:tcW w:w="1530" w:type="dxa"/>
            <w:tcBorders>
              <w:top w:val="single" w:sz="4" w:space="0" w:color="auto"/>
              <w:left w:val="single" w:sz="4" w:space="0" w:color="auto"/>
              <w:bottom w:val="single" w:sz="4" w:space="0" w:color="auto"/>
              <w:right w:val="single" w:sz="4" w:space="0" w:color="auto"/>
            </w:tcBorders>
            <w:hideMark/>
          </w:tcPr>
          <w:p w14:paraId="31BFC3AF" w14:textId="6DF8DE2B"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24C2D13D" w14:textId="77777777"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60E1E1A2" w14:textId="77777777"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5499E0D6" w14:textId="77777777" w:rsidR="008C72D4" w:rsidRPr="00AA3DD8" w:rsidRDefault="008C72D4" w:rsidP="004C0BB5">
            <w:pPr>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2E535B8B" w14:textId="77777777" w:rsidR="008C72D4" w:rsidRPr="00AA3DD8" w:rsidRDefault="008C72D4" w:rsidP="004C0BB5">
            <w:pPr>
              <w:jc w:val="center"/>
              <w:rPr>
                <w:rFonts w:ascii="Arial" w:hAnsi="Arial" w:cs="Arial"/>
              </w:rPr>
            </w:pPr>
          </w:p>
        </w:tc>
      </w:tr>
      <w:tr w:rsidR="008C72D4" w:rsidRPr="00AA3DD8" w14:paraId="74DC40F6"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4E83880B" w14:textId="77777777" w:rsidR="004C0BB5" w:rsidRPr="006C7259" w:rsidRDefault="008C72D4">
            <w:pPr>
              <w:rPr>
                <w:rFonts w:ascii="Arial" w:hAnsi="Arial" w:cs="Arial"/>
                <w:bCs/>
              </w:rPr>
            </w:pPr>
            <w:r w:rsidRPr="006C7259">
              <w:rPr>
                <w:rFonts w:ascii="Arial" w:hAnsi="Arial" w:cs="Arial"/>
                <w:bCs/>
              </w:rPr>
              <w:t>Total days (</w:t>
            </w:r>
            <w:commentRangeStart w:id="682"/>
            <w:r w:rsidRPr="006C7259">
              <w:rPr>
                <w:rFonts w:ascii="Arial" w:hAnsi="Arial" w:cs="Arial"/>
                <w:bCs/>
              </w:rPr>
              <w:t>Mean)</w:t>
            </w:r>
            <w:r w:rsidR="00365D74" w:rsidRPr="006C7259">
              <w:rPr>
                <w:rFonts w:ascii="Arial" w:hAnsi="Arial" w:cs="Arial"/>
                <w:bCs/>
              </w:rPr>
              <w:t xml:space="preserve"> </w:t>
            </w:r>
            <w:commentRangeEnd w:id="682"/>
            <w:r w:rsidR="008E47FC" w:rsidRPr="006C7259">
              <w:rPr>
                <w:rStyle w:val="CommentReference"/>
                <w:rFonts w:ascii="Arial" w:hAnsi="Arial" w:cs="Arial"/>
                <w:bCs/>
                <w:sz w:val="22"/>
                <w:szCs w:val="22"/>
              </w:rPr>
              <w:commentReference w:id="682"/>
            </w:r>
          </w:p>
          <w:p w14:paraId="33B2D5B1" w14:textId="30EB50B2" w:rsidR="008C72D4" w:rsidRPr="006C7259" w:rsidRDefault="00365D74">
            <w:pPr>
              <w:rPr>
                <w:rFonts w:ascii="Arial" w:hAnsi="Arial" w:cs="Arial"/>
              </w:rPr>
            </w:pPr>
            <w:r w:rsidRPr="006C7259">
              <w:rPr>
                <w:rFonts w:ascii="Arial" w:hAnsi="Arial" w:cs="Arial"/>
                <w:bCs/>
                <w:sz w:val="20"/>
                <w:szCs w:val="20"/>
              </w:rPr>
              <w:t>[</w:t>
            </w:r>
            <w:r w:rsidR="004C0BD6" w:rsidRPr="006C7259">
              <w:rPr>
                <w:rFonts w:ascii="Arial" w:hAnsi="Arial" w:cs="Arial"/>
                <w:bCs/>
                <w:sz w:val="20"/>
                <w:szCs w:val="20"/>
              </w:rPr>
              <w:t>+/-</w:t>
            </w:r>
            <w:r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6EBCC855" w14:textId="73C1D8EC" w:rsidR="008C72D4" w:rsidRPr="00AA3DD8" w:rsidRDefault="00BD6F6F" w:rsidP="004C0BB5">
            <w:pPr>
              <w:jc w:val="center"/>
              <w:rPr>
                <w:rFonts w:ascii="Arial" w:hAnsi="Arial" w:cs="Arial"/>
              </w:rPr>
            </w:pPr>
            <w:r>
              <w:rPr>
                <w:rFonts w:ascii="Arial" w:hAnsi="Arial" w:cs="Arial"/>
              </w:rPr>
              <w:t>77</w:t>
            </w:r>
          </w:p>
          <w:p w14:paraId="5B5E4755" w14:textId="67E25464" w:rsidR="008C72D4" w:rsidRPr="00AA3DD8" w:rsidRDefault="00BD6F6F" w:rsidP="004C0BB5">
            <w:pPr>
              <w:jc w:val="center"/>
              <w:rPr>
                <w:rFonts w:ascii="Arial" w:hAnsi="Arial" w:cs="Arial"/>
              </w:rPr>
            </w:pPr>
            <w:r>
              <w:rPr>
                <w:rFonts w:ascii="Arial" w:hAnsi="Arial" w:cs="Arial"/>
              </w:rPr>
              <w:t>[70-85</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4AE37BCB" w14:textId="6CE7A127" w:rsidR="008C72D4" w:rsidRPr="00AA3DD8" w:rsidRDefault="00BD6F6F" w:rsidP="004C0BB5">
            <w:pPr>
              <w:jc w:val="center"/>
              <w:rPr>
                <w:rFonts w:ascii="Arial" w:hAnsi="Arial" w:cs="Arial"/>
              </w:rPr>
            </w:pPr>
            <w:r>
              <w:rPr>
                <w:rFonts w:ascii="Arial" w:hAnsi="Arial" w:cs="Arial"/>
              </w:rPr>
              <w:t>79</w:t>
            </w:r>
          </w:p>
          <w:p w14:paraId="1410F483" w14:textId="6B932155" w:rsidR="008C72D4" w:rsidRPr="00AA3DD8" w:rsidRDefault="008C72D4" w:rsidP="004C0BB5">
            <w:pPr>
              <w:jc w:val="center"/>
              <w:rPr>
                <w:rFonts w:ascii="Arial" w:hAnsi="Arial" w:cs="Arial"/>
              </w:rPr>
            </w:pPr>
            <w:r w:rsidRPr="00AA3DD8">
              <w:rPr>
                <w:rFonts w:ascii="Arial" w:hAnsi="Arial" w:cs="Arial"/>
              </w:rPr>
              <w:t>[7</w:t>
            </w:r>
            <w:r w:rsidR="00BD6F6F">
              <w:rPr>
                <w:rFonts w:ascii="Arial" w:hAnsi="Arial" w:cs="Arial"/>
              </w:rPr>
              <w:t>1-87</w:t>
            </w:r>
            <w:r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981104B" w14:textId="1C2A3074" w:rsidR="008C72D4" w:rsidRPr="00AA3DD8" w:rsidRDefault="00BD6F6F" w:rsidP="004C0BB5">
            <w:pPr>
              <w:jc w:val="center"/>
              <w:rPr>
                <w:rFonts w:ascii="Arial" w:hAnsi="Arial" w:cs="Arial"/>
              </w:rPr>
            </w:pPr>
            <w:r>
              <w:rPr>
                <w:rFonts w:ascii="Arial" w:hAnsi="Arial" w:cs="Arial"/>
              </w:rPr>
              <w:t>90</w:t>
            </w:r>
          </w:p>
          <w:p w14:paraId="175AEAC2" w14:textId="7634CCE4" w:rsidR="008C72D4" w:rsidRPr="00AA3DD8" w:rsidRDefault="00BD6F6F" w:rsidP="004C0BB5">
            <w:pPr>
              <w:jc w:val="center"/>
              <w:rPr>
                <w:rFonts w:ascii="Arial" w:hAnsi="Arial" w:cs="Arial"/>
              </w:rPr>
            </w:pPr>
            <w:r>
              <w:rPr>
                <w:rFonts w:ascii="Arial" w:hAnsi="Arial" w:cs="Arial"/>
              </w:rPr>
              <w:t>[82-97</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tcPr>
          <w:p w14:paraId="15ECE254" w14:textId="1712825D" w:rsidR="008C72D4" w:rsidRPr="00AA3DD8" w:rsidRDefault="00BD6F6F" w:rsidP="004C0BB5">
            <w:pPr>
              <w:jc w:val="center"/>
              <w:rPr>
                <w:rFonts w:ascii="Arial" w:hAnsi="Arial" w:cs="Arial"/>
              </w:rPr>
            </w:pPr>
            <w:r>
              <w:rPr>
                <w:rFonts w:ascii="Arial" w:hAnsi="Arial" w:cs="Arial"/>
              </w:rPr>
              <w:t>93</w:t>
            </w:r>
          </w:p>
          <w:p w14:paraId="703A48F6" w14:textId="1C1EFF3D" w:rsidR="008C72D4" w:rsidRPr="00AA3DD8" w:rsidRDefault="00BD6F6F" w:rsidP="004C0BB5">
            <w:pPr>
              <w:jc w:val="center"/>
              <w:rPr>
                <w:rFonts w:ascii="Arial" w:hAnsi="Arial" w:cs="Arial"/>
              </w:rPr>
            </w:pPr>
            <w:r>
              <w:rPr>
                <w:rFonts w:ascii="Arial" w:hAnsi="Arial" w:cs="Arial"/>
              </w:rPr>
              <w:t>[84</w:t>
            </w:r>
            <w:r w:rsidR="00302D12">
              <w:rPr>
                <w:rFonts w:ascii="Arial" w:hAnsi="Arial" w:cs="Arial"/>
              </w:rPr>
              <w:t>-101</w:t>
            </w:r>
            <w:r w:rsidR="004C0BB5">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hideMark/>
          </w:tcPr>
          <w:p w14:paraId="070E0ABE" w14:textId="1BFC8441" w:rsidR="008C72D4" w:rsidRPr="00AA3DD8" w:rsidRDefault="00BD6F6F" w:rsidP="004C0BB5">
            <w:pPr>
              <w:jc w:val="center"/>
              <w:rPr>
                <w:rFonts w:ascii="Arial" w:hAnsi="Arial" w:cs="Arial"/>
              </w:rPr>
            </w:pPr>
            <w:r>
              <w:rPr>
                <w:rFonts w:ascii="Arial" w:hAnsi="Arial" w:cs="Arial"/>
              </w:rPr>
              <w:t>8</w:t>
            </w:r>
            <w:r w:rsidR="00302D12">
              <w:rPr>
                <w:rFonts w:ascii="Arial" w:hAnsi="Arial" w:cs="Arial"/>
              </w:rPr>
              <w:t>6</w:t>
            </w:r>
          </w:p>
          <w:p w14:paraId="40BEDACA" w14:textId="7F06C2C3" w:rsidR="008C72D4" w:rsidRPr="00AA3DD8" w:rsidRDefault="00BD6F6F" w:rsidP="004C0BB5">
            <w:pPr>
              <w:jc w:val="center"/>
              <w:rPr>
                <w:rFonts w:ascii="Arial" w:hAnsi="Arial" w:cs="Arial"/>
              </w:rPr>
            </w:pPr>
            <w:r>
              <w:rPr>
                <w:rFonts w:ascii="Arial" w:hAnsi="Arial" w:cs="Arial"/>
              </w:rPr>
              <w:t>[82-90</w:t>
            </w:r>
            <w:r w:rsidR="008C72D4" w:rsidRPr="00AA3DD8">
              <w:rPr>
                <w:rFonts w:ascii="Arial" w:hAnsi="Arial" w:cs="Arial"/>
              </w:rPr>
              <w:t>]</w:t>
            </w:r>
          </w:p>
        </w:tc>
      </w:tr>
      <w:tr w:rsidR="008C72D4" w:rsidRPr="00AA3DD8" w14:paraId="335085E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167A6E51" w14:textId="77777777" w:rsidR="006C7259" w:rsidRPr="006C7259" w:rsidRDefault="008C72D4">
            <w:pPr>
              <w:rPr>
                <w:rFonts w:ascii="Arial" w:hAnsi="Arial" w:cs="Arial"/>
                <w:bCs/>
              </w:rPr>
            </w:pPr>
            <w:r w:rsidRPr="006C7259">
              <w:rPr>
                <w:rFonts w:ascii="Arial" w:hAnsi="Arial" w:cs="Arial"/>
                <w:bCs/>
              </w:rPr>
              <w:t xml:space="preserve">Agency provider days </w:t>
            </w:r>
            <w:r w:rsidR="008E0D77" w:rsidRPr="006C7259">
              <w:rPr>
                <w:rFonts w:ascii="Arial" w:hAnsi="Arial" w:cs="Arial"/>
                <w:bCs/>
              </w:rPr>
              <w:t>(</w:t>
            </w:r>
            <w:r w:rsidRPr="006C7259">
              <w:rPr>
                <w:rFonts w:ascii="Arial" w:hAnsi="Arial" w:cs="Arial"/>
                <w:bCs/>
              </w:rPr>
              <w:t>Mean</w:t>
            </w:r>
            <w:r w:rsidR="008E0D77" w:rsidRPr="006C7259">
              <w:rPr>
                <w:rFonts w:ascii="Arial" w:hAnsi="Arial" w:cs="Arial"/>
                <w:bCs/>
              </w:rPr>
              <w:t>)</w:t>
            </w:r>
            <w:r w:rsidR="00365D74" w:rsidRPr="006C7259">
              <w:rPr>
                <w:rFonts w:ascii="Arial" w:hAnsi="Arial" w:cs="Arial"/>
                <w:bCs/>
              </w:rPr>
              <w:t xml:space="preserve"> </w:t>
            </w:r>
          </w:p>
          <w:p w14:paraId="4948E74C" w14:textId="15311189" w:rsidR="008C72D4" w:rsidRPr="006C7259" w:rsidRDefault="00365D74">
            <w:pPr>
              <w:rPr>
                <w:rFonts w:ascii="Arial" w:hAnsi="Arial" w:cs="Arial"/>
              </w:rPr>
            </w:pPr>
            <w:r w:rsidRPr="006C7259">
              <w:rPr>
                <w:rFonts w:ascii="Arial" w:hAnsi="Arial" w:cs="Arial"/>
                <w:bCs/>
                <w:sz w:val="20"/>
                <w:szCs w:val="20"/>
              </w:rPr>
              <w:t>[</w:t>
            </w:r>
            <w:r w:rsidR="004C0BD6" w:rsidRPr="006C7259">
              <w:rPr>
                <w:rFonts w:ascii="Arial" w:hAnsi="Arial" w:cs="Arial"/>
                <w:bCs/>
                <w:sz w:val="20"/>
                <w:szCs w:val="20"/>
              </w:rPr>
              <w:t>+/-</w:t>
            </w:r>
            <w:r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0CDE2F45" w14:textId="715D66F2" w:rsidR="008C72D4" w:rsidRPr="00AA3DD8" w:rsidRDefault="00BD6F6F" w:rsidP="004C0BB5">
            <w:pPr>
              <w:jc w:val="center"/>
              <w:rPr>
                <w:rFonts w:ascii="Arial" w:hAnsi="Arial" w:cs="Arial"/>
              </w:rPr>
            </w:pPr>
            <w:r>
              <w:rPr>
                <w:rFonts w:ascii="Arial" w:hAnsi="Arial" w:cs="Arial"/>
              </w:rPr>
              <w:t>62</w:t>
            </w:r>
          </w:p>
          <w:p w14:paraId="42C829AE" w14:textId="33BBBA50" w:rsidR="008C72D4" w:rsidRPr="00AA3DD8" w:rsidRDefault="00BD6F6F" w:rsidP="004C0BB5">
            <w:pPr>
              <w:jc w:val="center"/>
              <w:rPr>
                <w:rFonts w:ascii="Arial" w:hAnsi="Arial" w:cs="Arial"/>
              </w:rPr>
            </w:pPr>
            <w:r>
              <w:rPr>
                <w:rFonts w:ascii="Arial" w:hAnsi="Arial" w:cs="Arial"/>
              </w:rPr>
              <w:t>[55</w:t>
            </w:r>
            <w:r w:rsidR="00302D12">
              <w:rPr>
                <w:rFonts w:ascii="Arial" w:hAnsi="Arial" w:cs="Arial"/>
              </w:rPr>
              <w:t>-68</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13F3DA38" w14:textId="5C8E1962" w:rsidR="008C72D4" w:rsidRPr="00AA3DD8" w:rsidRDefault="00BD6F6F" w:rsidP="004C0BB5">
            <w:pPr>
              <w:jc w:val="center"/>
              <w:rPr>
                <w:rFonts w:ascii="Arial" w:hAnsi="Arial" w:cs="Arial"/>
              </w:rPr>
            </w:pPr>
            <w:r>
              <w:rPr>
                <w:rFonts w:ascii="Arial" w:hAnsi="Arial" w:cs="Arial"/>
              </w:rPr>
              <w:t>69</w:t>
            </w:r>
          </w:p>
          <w:p w14:paraId="0D07604D" w14:textId="35A05F2C" w:rsidR="008C72D4" w:rsidRPr="00AA3DD8" w:rsidRDefault="00BD6F6F" w:rsidP="004C0BB5">
            <w:pPr>
              <w:jc w:val="center"/>
              <w:rPr>
                <w:rFonts w:ascii="Arial" w:hAnsi="Arial" w:cs="Arial"/>
              </w:rPr>
            </w:pPr>
            <w:r>
              <w:rPr>
                <w:rFonts w:ascii="Arial" w:hAnsi="Arial" w:cs="Arial"/>
              </w:rPr>
              <w:t>[61</w:t>
            </w:r>
            <w:r w:rsidR="00302D12">
              <w:rPr>
                <w:rFonts w:ascii="Arial" w:hAnsi="Arial" w:cs="Arial"/>
              </w:rPr>
              <w:t>-76</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F062829" w14:textId="3962A35E" w:rsidR="008C72D4" w:rsidRPr="00AA3DD8" w:rsidRDefault="008C72D4" w:rsidP="004C0BB5">
            <w:pPr>
              <w:jc w:val="center"/>
              <w:rPr>
                <w:rFonts w:ascii="Arial" w:hAnsi="Arial" w:cs="Arial"/>
              </w:rPr>
            </w:pPr>
            <w:r w:rsidRPr="00AA3DD8">
              <w:rPr>
                <w:rFonts w:ascii="Arial" w:hAnsi="Arial" w:cs="Arial"/>
              </w:rPr>
              <w:t>6</w:t>
            </w:r>
            <w:r w:rsidR="00302D12">
              <w:rPr>
                <w:rFonts w:ascii="Arial" w:hAnsi="Arial" w:cs="Arial"/>
              </w:rPr>
              <w:t>8</w:t>
            </w:r>
          </w:p>
          <w:p w14:paraId="5A3FA3F4" w14:textId="2FCAC8B4" w:rsidR="008C72D4" w:rsidRPr="00AA3DD8" w:rsidRDefault="008C72D4" w:rsidP="004C0BB5">
            <w:pPr>
              <w:jc w:val="center"/>
              <w:rPr>
                <w:rFonts w:ascii="Arial" w:hAnsi="Arial" w:cs="Arial"/>
              </w:rPr>
            </w:pPr>
            <w:r w:rsidRPr="00AA3DD8">
              <w:rPr>
                <w:rFonts w:ascii="Arial" w:hAnsi="Arial" w:cs="Arial"/>
              </w:rPr>
              <w:t>[</w:t>
            </w:r>
            <w:r w:rsidR="00BD6F6F">
              <w:rPr>
                <w:rFonts w:ascii="Arial" w:hAnsi="Arial" w:cs="Arial"/>
              </w:rPr>
              <w:t>61-75</w:t>
            </w:r>
            <w:r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5681B99B" w14:textId="033B03A3" w:rsidR="008C72D4" w:rsidRPr="00AA3DD8" w:rsidRDefault="00BD6F6F" w:rsidP="004C0BB5">
            <w:pPr>
              <w:jc w:val="center"/>
              <w:rPr>
                <w:rFonts w:ascii="Arial" w:hAnsi="Arial" w:cs="Arial"/>
              </w:rPr>
            </w:pPr>
            <w:r>
              <w:rPr>
                <w:rFonts w:ascii="Arial" w:hAnsi="Arial" w:cs="Arial"/>
              </w:rPr>
              <w:t>67</w:t>
            </w:r>
          </w:p>
          <w:p w14:paraId="49BA53B6" w14:textId="0A100B15" w:rsidR="008C72D4" w:rsidRPr="00AA3DD8" w:rsidRDefault="00BD6F6F" w:rsidP="004C0BB5">
            <w:pPr>
              <w:jc w:val="center"/>
              <w:rPr>
                <w:rFonts w:ascii="Arial" w:hAnsi="Arial" w:cs="Arial"/>
              </w:rPr>
            </w:pPr>
            <w:r>
              <w:rPr>
                <w:rFonts w:ascii="Arial" w:hAnsi="Arial" w:cs="Arial"/>
              </w:rPr>
              <w:t>[60-75</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hideMark/>
          </w:tcPr>
          <w:p w14:paraId="0C2A563F" w14:textId="05D51AA5" w:rsidR="008C72D4" w:rsidRPr="00AA3DD8" w:rsidRDefault="00BD6F6F" w:rsidP="004C0BB5">
            <w:pPr>
              <w:jc w:val="center"/>
              <w:rPr>
                <w:rFonts w:ascii="Arial" w:hAnsi="Arial" w:cs="Arial"/>
              </w:rPr>
            </w:pPr>
            <w:r>
              <w:rPr>
                <w:rFonts w:ascii="Arial" w:hAnsi="Arial" w:cs="Arial"/>
              </w:rPr>
              <w:t>67</w:t>
            </w:r>
          </w:p>
          <w:p w14:paraId="4F3B5C4B" w14:textId="0E0249ED" w:rsidR="008C72D4" w:rsidRPr="00AA3DD8" w:rsidRDefault="00BD6F6F" w:rsidP="004C0BB5">
            <w:pPr>
              <w:jc w:val="center"/>
              <w:rPr>
                <w:rFonts w:ascii="Arial" w:hAnsi="Arial" w:cs="Arial"/>
              </w:rPr>
            </w:pPr>
            <w:r>
              <w:rPr>
                <w:rFonts w:ascii="Arial" w:hAnsi="Arial" w:cs="Arial"/>
              </w:rPr>
              <w:t>[63</w:t>
            </w:r>
            <w:r w:rsidR="00302D12">
              <w:rPr>
                <w:rFonts w:ascii="Arial" w:hAnsi="Arial" w:cs="Arial"/>
              </w:rPr>
              <w:t>-70</w:t>
            </w:r>
            <w:r w:rsidR="008C72D4" w:rsidRPr="00AA3DD8">
              <w:rPr>
                <w:rFonts w:ascii="Arial" w:hAnsi="Arial" w:cs="Arial"/>
              </w:rPr>
              <w:t>]</w:t>
            </w:r>
          </w:p>
        </w:tc>
      </w:tr>
      <w:tr w:rsidR="008C72D4" w:rsidRPr="00AA3DD8" w14:paraId="24E0E858"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0B978B00" w14:textId="77777777" w:rsidR="004C0BB5" w:rsidRPr="006C7259" w:rsidRDefault="008C72D4">
            <w:pPr>
              <w:rPr>
                <w:rFonts w:ascii="Arial" w:hAnsi="Arial" w:cs="Arial"/>
                <w:bCs/>
              </w:rPr>
            </w:pPr>
            <w:r w:rsidRPr="006C7259">
              <w:rPr>
                <w:rFonts w:ascii="Arial" w:hAnsi="Arial" w:cs="Arial"/>
                <w:bCs/>
              </w:rPr>
              <w:t xml:space="preserve">Non agency days </w:t>
            </w:r>
            <w:r w:rsidR="008E0D77" w:rsidRPr="006C7259">
              <w:rPr>
                <w:rFonts w:ascii="Arial" w:hAnsi="Arial" w:cs="Arial"/>
                <w:bCs/>
              </w:rPr>
              <w:t>(</w:t>
            </w:r>
            <w:r w:rsidRPr="006C7259">
              <w:rPr>
                <w:rFonts w:ascii="Arial" w:hAnsi="Arial" w:cs="Arial"/>
                <w:bCs/>
              </w:rPr>
              <w:t>Mean</w:t>
            </w:r>
            <w:r w:rsidR="008E0D77" w:rsidRPr="006C7259">
              <w:rPr>
                <w:rFonts w:ascii="Arial" w:hAnsi="Arial" w:cs="Arial"/>
                <w:bCs/>
              </w:rPr>
              <w:t>)</w:t>
            </w:r>
            <w:r w:rsidR="00365D74" w:rsidRPr="006C7259">
              <w:rPr>
                <w:rFonts w:ascii="Arial" w:hAnsi="Arial" w:cs="Arial"/>
                <w:bCs/>
              </w:rPr>
              <w:t xml:space="preserve"> </w:t>
            </w:r>
          </w:p>
          <w:p w14:paraId="332EEFC0" w14:textId="6BA3F269" w:rsidR="008C72D4" w:rsidRPr="006C7259" w:rsidRDefault="00365D74">
            <w:pPr>
              <w:rPr>
                <w:rFonts w:ascii="Arial" w:hAnsi="Arial" w:cs="Arial"/>
              </w:rPr>
            </w:pPr>
            <w:r w:rsidRPr="006C7259">
              <w:rPr>
                <w:rFonts w:ascii="Arial" w:hAnsi="Arial" w:cs="Arial"/>
                <w:bCs/>
                <w:sz w:val="20"/>
                <w:szCs w:val="20"/>
              </w:rPr>
              <w:t>[</w:t>
            </w:r>
            <w:r w:rsidR="004C0BD6" w:rsidRPr="006C7259">
              <w:rPr>
                <w:rFonts w:ascii="Arial" w:hAnsi="Arial" w:cs="Arial"/>
                <w:bCs/>
                <w:sz w:val="20"/>
                <w:szCs w:val="20"/>
              </w:rPr>
              <w:t>+/-</w:t>
            </w:r>
            <w:r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2AB06EFE" w14:textId="51FF3C01" w:rsidR="008C72D4" w:rsidRPr="00AA3DD8" w:rsidRDefault="00302D12" w:rsidP="004C0BB5">
            <w:pPr>
              <w:jc w:val="center"/>
              <w:rPr>
                <w:rFonts w:ascii="Arial" w:hAnsi="Arial" w:cs="Arial"/>
              </w:rPr>
            </w:pPr>
            <w:r>
              <w:rPr>
                <w:rFonts w:ascii="Arial" w:hAnsi="Arial" w:cs="Arial"/>
              </w:rPr>
              <w:t>6</w:t>
            </w:r>
          </w:p>
          <w:p w14:paraId="4D9EE2BC" w14:textId="062935E3" w:rsidR="008C72D4" w:rsidRPr="00AA3DD8" w:rsidRDefault="00BD6F6F" w:rsidP="004C0BB5">
            <w:pPr>
              <w:jc w:val="center"/>
              <w:rPr>
                <w:rFonts w:ascii="Arial" w:hAnsi="Arial" w:cs="Arial"/>
              </w:rPr>
            </w:pPr>
            <w:r>
              <w:rPr>
                <w:rFonts w:ascii="Arial" w:hAnsi="Arial" w:cs="Arial"/>
              </w:rPr>
              <w:t>[4-8</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36D25AE" w14:textId="2FB0B9C4" w:rsidR="008C72D4" w:rsidRPr="00AA3DD8" w:rsidRDefault="00BD6F6F" w:rsidP="004C0BB5">
            <w:pPr>
              <w:jc w:val="center"/>
              <w:rPr>
                <w:rFonts w:ascii="Arial" w:hAnsi="Arial" w:cs="Arial"/>
              </w:rPr>
            </w:pPr>
            <w:r>
              <w:rPr>
                <w:rFonts w:ascii="Arial" w:hAnsi="Arial" w:cs="Arial"/>
              </w:rPr>
              <w:t>1</w:t>
            </w:r>
          </w:p>
          <w:p w14:paraId="6D4B66D0" w14:textId="4613AF66" w:rsidR="008C72D4" w:rsidRPr="00AA3DD8" w:rsidRDefault="00E02D61" w:rsidP="004C0BB5">
            <w:pPr>
              <w:jc w:val="center"/>
              <w:rPr>
                <w:rFonts w:ascii="Arial" w:hAnsi="Arial" w:cs="Arial"/>
              </w:rPr>
            </w:pPr>
            <w:r>
              <w:rPr>
                <w:rFonts w:ascii="Arial" w:hAnsi="Arial" w:cs="Arial"/>
              </w:rPr>
              <w:t>[1</w:t>
            </w:r>
            <w:r w:rsidR="00BD6F6F">
              <w:rPr>
                <w:rFonts w:ascii="Arial" w:hAnsi="Arial" w:cs="Arial"/>
              </w:rPr>
              <w:t>-2</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0B43B44" w14:textId="6A25C4F7" w:rsidR="008C72D4" w:rsidRPr="00AA3DD8" w:rsidRDefault="00BD6F6F" w:rsidP="004C0BB5">
            <w:pPr>
              <w:jc w:val="center"/>
              <w:rPr>
                <w:rFonts w:ascii="Arial" w:hAnsi="Arial" w:cs="Arial"/>
              </w:rPr>
            </w:pPr>
            <w:r>
              <w:rPr>
                <w:rFonts w:ascii="Arial" w:hAnsi="Arial" w:cs="Arial"/>
              </w:rPr>
              <w:t>4</w:t>
            </w:r>
          </w:p>
          <w:p w14:paraId="1D52635E" w14:textId="553D0F4D" w:rsidR="008C72D4" w:rsidRPr="00AA3DD8" w:rsidRDefault="00BD6F6F" w:rsidP="004C0BB5">
            <w:pPr>
              <w:jc w:val="center"/>
              <w:rPr>
                <w:rFonts w:ascii="Arial" w:hAnsi="Arial" w:cs="Arial"/>
              </w:rPr>
            </w:pPr>
            <w:r>
              <w:rPr>
                <w:rFonts w:ascii="Arial" w:hAnsi="Arial" w:cs="Arial"/>
              </w:rPr>
              <w:t>[2-5</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CBAC172" w14:textId="178B38B9" w:rsidR="008C72D4" w:rsidRPr="00AA3DD8" w:rsidRDefault="00BD6F6F" w:rsidP="004C0BB5">
            <w:pPr>
              <w:jc w:val="center"/>
              <w:rPr>
                <w:rFonts w:ascii="Arial" w:hAnsi="Arial" w:cs="Arial"/>
              </w:rPr>
            </w:pPr>
            <w:r>
              <w:rPr>
                <w:rFonts w:ascii="Arial" w:hAnsi="Arial" w:cs="Arial"/>
              </w:rPr>
              <w:t>8</w:t>
            </w:r>
          </w:p>
          <w:p w14:paraId="239C35E1" w14:textId="455E9D8D" w:rsidR="008C72D4" w:rsidRPr="00AA3DD8" w:rsidRDefault="00302D12" w:rsidP="004C0BB5">
            <w:pPr>
              <w:jc w:val="center"/>
              <w:rPr>
                <w:rFonts w:ascii="Arial" w:hAnsi="Arial" w:cs="Arial"/>
              </w:rPr>
            </w:pPr>
            <w:r>
              <w:rPr>
                <w:rFonts w:ascii="Arial" w:hAnsi="Arial" w:cs="Arial"/>
              </w:rPr>
              <w:t>[</w:t>
            </w:r>
            <w:r w:rsidR="00BD6F6F">
              <w:rPr>
                <w:rFonts w:ascii="Arial" w:hAnsi="Arial" w:cs="Arial"/>
              </w:rPr>
              <w:t>6-11</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hideMark/>
          </w:tcPr>
          <w:p w14:paraId="3ACBB38F" w14:textId="3CDE9225" w:rsidR="008C72D4" w:rsidRPr="00AA3DD8" w:rsidRDefault="00302D12" w:rsidP="004C0BB5">
            <w:pPr>
              <w:jc w:val="center"/>
              <w:rPr>
                <w:rFonts w:ascii="Arial" w:hAnsi="Arial" w:cs="Arial"/>
              </w:rPr>
            </w:pPr>
            <w:r>
              <w:rPr>
                <w:rFonts w:ascii="Arial" w:hAnsi="Arial" w:cs="Arial"/>
              </w:rPr>
              <w:t>5</w:t>
            </w:r>
          </w:p>
          <w:p w14:paraId="33B43EFB" w14:textId="32DDC0CE" w:rsidR="008C72D4" w:rsidRPr="00AA3DD8" w:rsidRDefault="00BD6F6F" w:rsidP="004C0BB5">
            <w:pPr>
              <w:jc w:val="center"/>
              <w:rPr>
                <w:rFonts w:ascii="Arial" w:hAnsi="Arial" w:cs="Arial"/>
              </w:rPr>
            </w:pPr>
            <w:r>
              <w:rPr>
                <w:rFonts w:ascii="Arial" w:hAnsi="Arial" w:cs="Arial"/>
              </w:rPr>
              <w:t>[4</w:t>
            </w:r>
            <w:r w:rsidR="00302D12">
              <w:rPr>
                <w:rFonts w:ascii="Arial" w:hAnsi="Arial" w:cs="Arial"/>
              </w:rPr>
              <w:t>-6</w:t>
            </w:r>
            <w:r w:rsidR="008C72D4" w:rsidRPr="00AA3DD8">
              <w:rPr>
                <w:rFonts w:ascii="Arial" w:hAnsi="Arial" w:cs="Arial"/>
              </w:rPr>
              <w:t>]</w:t>
            </w:r>
          </w:p>
        </w:tc>
      </w:tr>
      <w:tr w:rsidR="008C72D4" w:rsidRPr="00AA3DD8" w14:paraId="392E9A1D"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633E448B" w14:textId="3CADEE0A" w:rsidR="008C72D4" w:rsidRPr="006C7259" w:rsidRDefault="008C72D4">
            <w:pPr>
              <w:rPr>
                <w:rFonts w:ascii="Arial" w:hAnsi="Arial" w:cs="Arial"/>
              </w:rPr>
            </w:pPr>
            <w:r w:rsidRPr="006C7259">
              <w:rPr>
                <w:rFonts w:ascii="Arial" w:hAnsi="Arial" w:cs="Arial"/>
                <w:bCs/>
              </w:rPr>
              <w:t xml:space="preserve">Informal home health days </w:t>
            </w:r>
            <w:r w:rsidR="00365D74" w:rsidRPr="006C7259">
              <w:rPr>
                <w:rFonts w:ascii="Arial" w:hAnsi="Arial" w:cs="Arial"/>
                <w:bCs/>
              </w:rPr>
              <w:t xml:space="preserve">(Mean)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66D87AC2" w14:textId="247927A2" w:rsidR="008C72D4" w:rsidRPr="00AA3DD8" w:rsidRDefault="00BD6F6F" w:rsidP="004C0BB5">
            <w:pPr>
              <w:jc w:val="center"/>
              <w:rPr>
                <w:rFonts w:ascii="Arial" w:hAnsi="Arial" w:cs="Arial"/>
              </w:rPr>
            </w:pPr>
            <w:r>
              <w:rPr>
                <w:rFonts w:ascii="Arial" w:hAnsi="Arial" w:cs="Arial"/>
              </w:rPr>
              <w:t>10</w:t>
            </w:r>
          </w:p>
          <w:p w14:paraId="19EA64C2" w14:textId="741974CE" w:rsidR="008C72D4" w:rsidRPr="00AA3DD8" w:rsidRDefault="00BD6F6F" w:rsidP="004C0BB5">
            <w:pPr>
              <w:jc w:val="center"/>
              <w:rPr>
                <w:rFonts w:ascii="Arial" w:hAnsi="Arial" w:cs="Arial"/>
              </w:rPr>
            </w:pPr>
            <w:r>
              <w:rPr>
                <w:rFonts w:ascii="Arial" w:hAnsi="Arial" w:cs="Arial"/>
              </w:rPr>
              <w:t>[7-13</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502818C1" w14:textId="73A37073" w:rsidR="008C72D4" w:rsidRPr="00AA3DD8" w:rsidRDefault="00BD6F6F" w:rsidP="004C0BB5">
            <w:pPr>
              <w:jc w:val="center"/>
              <w:rPr>
                <w:rFonts w:ascii="Arial" w:hAnsi="Arial" w:cs="Arial"/>
              </w:rPr>
            </w:pPr>
            <w:r>
              <w:rPr>
                <w:rFonts w:ascii="Arial" w:hAnsi="Arial" w:cs="Arial"/>
              </w:rPr>
              <w:t>9</w:t>
            </w:r>
          </w:p>
          <w:p w14:paraId="2D4A7962" w14:textId="47737EEA" w:rsidR="008C72D4" w:rsidRPr="00AA3DD8" w:rsidRDefault="00BD6F6F" w:rsidP="004C0BB5">
            <w:pPr>
              <w:jc w:val="center"/>
              <w:rPr>
                <w:rFonts w:ascii="Arial" w:hAnsi="Arial" w:cs="Arial"/>
              </w:rPr>
            </w:pPr>
            <w:r>
              <w:rPr>
                <w:rFonts w:ascii="Arial" w:hAnsi="Arial" w:cs="Arial"/>
              </w:rPr>
              <w:t>[7-12</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1D1F7334" w14:textId="6D1D91E9" w:rsidR="008C72D4" w:rsidRPr="00AA3DD8" w:rsidRDefault="00302D12" w:rsidP="004C0BB5">
            <w:pPr>
              <w:jc w:val="center"/>
              <w:rPr>
                <w:rFonts w:ascii="Arial" w:hAnsi="Arial" w:cs="Arial"/>
              </w:rPr>
            </w:pPr>
            <w:r>
              <w:rPr>
                <w:rFonts w:ascii="Arial" w:hAnsi="Arial" w:cs="Arial"/>
              </w:rPr>
              <w:t>18</w:t>
            </w:r>
          </w:p>
          <w:p w14:paraId="5A935A1F" w14:textId="6F46A459" w:rsidR="008C72D4" w:rsidRPr="00AA3DD8" w:rsidRDefault="00BD6F6F" w:rsidP="004C0BB5">
            <w:pPr>
              <w:jc w:val="center"/>
              <w:rPr>
                <w:rFonts w:ascii="Arial" w:hAnsi="Arial" w:cs="Arial"/>
              </w:rPr>
            </w:pPr>
            <w:r>
              <w:rPr>
                <w:rFonts w:ascii="Arial" w:hAnsi="Arial" w:cs="Arial"/>
              </w:rPr>
              <w:t>[14-22</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1F534FF" w14:textId="6516C1A0" w:rsidR="008C72D4" w:rsidRPr="00AA3DD8" w:rsidRDefault="00BD6F6F" w:rsidP="004C0BB5">
            <w:pPr>
              <w:jc w:val="center"/>
              <w:rPr>
                <w:rFonts w:ascii="Arial" w:hAnsi="Arial" w:cs="Arial"/>
              </w:rPr>
            </w:pPr>
            <w:r>
              <w:rPr>
                <w:rFonts w:ascii="Arial" w:hAnsi="Arial" w:cs="Arial"/>
              </w:rPr>
              <w:t>17</w:t>
            </w:r>
          </w:p>
          <w:p w14:paraId="16FEFD65" w14:textId="4A1371EF" w:rsidR="008C72D4" w:rsidRPr="00AA3DD8" w:rsidRDefault="00BD6F6F" w:rsidP="004C0BB5">
            <w:pPr>
              <w:jc w:val="center"/>
              <w:rPr>
                <w:rFonts w:ascii="Arial" w:hAnsi="Arial" w:cs="Arial"/>
              </w:rPr>
            </w:pPr>
            <w:r>
              <w:rPr>
                <w:rFonts w:ascii="Arial" w:hAnsi="Arial" w:cs="Arial"/>
              </w:rPr>
              <w:t>[13-21</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hideMark/>
          </w:tcPr>
          <w:p w14:paraId="4F4BCE9A" w14:textId="3EE93092" w:rsidR="008C72D4" w:rsidRPr="00AA3DD8" w:rsidRDefault="00BD6F6F" w:rsidP="004C0BB5">
            <w:pPr>
              <w:jc w:val="center"/>
              <w:rPr>
                <w:rFonts w:ascii="Arial" w:hAnsi="Arial" w:cs="Arial"/>
              </w:rPr>
            </w:pPr>
            <w:r>
              <w:rPr>
                <w:rFonts w:ascii="Arial" w:hAnsi="Arial" w:cs="Arial"/>
              </w:rPr>
              <w:t>14</w:t>
            </w:r>
          </w:p>
          <w:p w14:paraId="2A41CBA7" w14:textId="3F895FF7" w:rsidR="008C72D4" w:rsidRPr="00AA3DD8" w:rsidRDefault="00BD6F6F" w:rsidP="004C0BB5">
            <w:pPr>
              <w:jc w:val="center"/>
              <w:rPr>
                <w:rFonts w:ascii="Arial" w:hAnsi="Arial" w:cs="Arial"/>
              </w:rPr>
            </w:pPr>
            <w:r>
              <w:rPr>
                <w:rFonts w:ascii="Arial" w:hAnsi="Arial" w:cs="Arial"/>
              </w:rPr>
              <w:t>[12-16</w:t>
            </w:r>
            <w:r w:rsidR="008C72D4" w:rsidRPr="00AA3DD8">
              <w:rPr>
                <w:rFonts w:ascii="Arial" w:hAnsi="Arial" w:cs="Arial"/>
              </w:rPr>
              <w:t>]</w:t>
            </w:r>
          </w:p>
        </w:tc>
      </w:tr>
      <w:tr w:rsidR="008C72D4" w:rsidRPr="00AA3DD8" w14:paraId="6493BE9B"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tcPr>
          <w:p w14:paraId="4BDB1936" w14:textId="77777777" w:rsidR="008C72D4" w:rsidRPr="00AA3DD8" w:rsidRDefault="008C72D4">
            <w:pPr>
              <w:rPr>
                <w:rFonts w:ascii="Arial" w:hAnsi="Arial" w:cs="Arial"/>
              </w:rPr>
            </w:pPr>
          </w:p>
        </w:tc>
        <w:tc>
          <w:tcPr>
            <w:tcW w:w="1530" w:type="dxa"/>
            <w:tcBorders>
              <w:top w:val="single" w:sz="4" w:space="0" w:color="auto"/>
              <w:left w:val="single" w:sz="4" w:space="0" w:color="auto"/>
              <w:bottom w:val="single" w:sz="4" w:space="0" w:color="auto"/>
              <w:right w:val="single" w:sz="4" w:space="0" w:color="auto"/>
            </w:tcBorders>
          </w:tcPr>
          <w:p w14:paraId="2F62FBD1" w14:textId="77777777"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03635A8B" w14:textId="77777777"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15954344" w14:textId="77777777" w:rsidR="008C72D4" w:rsidRPr="00AA3DD8" w:rsidRDefault="008C72D4" w:rsidP="004C0BB5">
            <w:pPr>
              <w:jc w:val="center"/>
              <w:rPr>
                <w:rFonts w:ascii="Arial" w:hAnsi="Arial" w:cs="Arial"/>
              </w:rPr>
            </w:pPr>
          </w:p>
        </w:tc>
        <w:tc>
          <w:tcPr>
            <w:tcW w:w="1710" w:type="dxa"/>
            <w:tcBorders>
              <w:top w:val="single" w:sz="4" w:space="0" w:color="auto"/>
              <w:left w:val="single" w:sz="4" w:space="0" w:color="auto"/>
              <w:bottom w:val="single" w:sz="4" w:space="0" w:color="auto"/>
              <w:right w:val="single" w:sz="4" w:space="0" w:color="auto"/>
            </w:tcBorders>
          </w:tcPr>
          <w:p w14:paraId="1A424718" w14:textId="77777777" w:rsidR="008C72D4" w:rsidRPr="00AA3DD8" w:rsidRDefault="008C72D4" w:rsidP="004C0BB5">
            <w:pPr>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7BAE30D1" w14:textId="77777777" w:rsidR="008C72D4" w:rsidRPr="00AA3DD8" w:rsidRDefault="008C72D4" w:rsidP="004C0BB5">
            <w:pPr>
              <w:jc w:val="center"/>
              <w:rPr>
                <w:rFonts w:ascii="Arial" w:hAnsi="Arial" w:cs="Arial"/>
              </w:rPr>
            </w:pPr>
          </w:p>
        </w:tc>
      </w:tr>
      <w:tr w:rsidR="008C72D4" w:rsidRPr="00AA3DD8" w14:paraId="449689BA" w14:textId="77777777" w:rsidTr="004C0BB5">
        <w:trPr>
          <w:trHeight w:val="179"/>
        </w:trPr>
        <w:tc>
          <w:tcPr>
            <w:tcW w:w="3690" w:type="dxa"/>
            <w:tcBorders>
              <w:top w:val="single" w:sz="4" w:space="0" w:color="auto"/>
              <w:left w:val="single" w:sz="4" w:space="0" w:color="auto"/>
              <w:bottom w:val="single" w:sz="4" w:space="0" w:color="auto"/>
              <w:right w:val="single" w:sz="4" w:space="0" w:color="auto"/>
            </w:tcBorders>
            <w:hideMark/>
          </w:tcPr>
          <w:p w14:paraId="130423BE" w14:textId="28208BF7" w:rsidR="008C72D4" w:rsidRPr="00AA3DD8" w:rsidRDefault="008C72D4">
            <w:pPr>
              <w:rPr>
                <w:rFonts w:ascii="Arial" w:hAnsi="Arial" w:cs="Arial"/>
                <w:b/>
              </w:rPr>
            </w:pPr>
            <w:commentRangeStart w:id="683"/>
            <w:r w:rsidRPr="00AA3DD8">
              <w:rPr>
                <w:rFonts w:ascii="Arial" w:hAnsi="Arial" w:cs="Arial"/>
                <w:b/>
              </w:rPr>
              <w:t>Expense variables</w:t>
            </w:r>
            <w:r w:rsidR="007900FC">
              <w:rPr>
                <w:rFonts w:ascii="Arial" w:hAnsi="Arial" w:cs="Arial"/>
                <w:b/>
              </w:rPr>
              <w:t xml:space="preserve"> ($)</w:t>
            </w:r>
            <w:commentRangeEnd w:id="683"/>
            <w:r w:rsidR="008E47FC" w:rsidRPr="00AA3DD8">
              <w:rPr>
                <w:rStyle w:val="CommentReference"/>
                <w:rFonts w:ascii="Arial" w:hAnsi="Arial" w:cs="Arial"/>
                <w:b/>
                <w:sz w:val="22"/>
                <w:szCs w:val="22"/>
              </w:rPr>
              <w:commentReference w:id="683"/>
            </w:r>
          </w:p>
        </w:tc>
        <w:tc>
          <w:tcPr>
            <w:tcW w:w="1530" w:type="dxa"/>
            <w:tcBorders>
              <w:top w:val="single" w:sz="4" w:space="0" w:color="auto"/>
              <w:left w:val="single" w:sz="4" w:space="0" w:color="auto"/>
              <w:bottom w:val="single" w:sz="4" w:space="0" w:color="auto"/>
              <w:right w:val="single" w:sz="4" w:space="0" w:color="auto"/>
            </w:tcBorders>
            <w:hideMark/>
          </w:tcPr>
          <w:p w14:paraId="20DBE4ED" w14:textId="1D3D447E" w:rsidR="008C72D4" w:rsidRPr="00AA3DD8" w:rsidRDefault="008C72D4" w:rsidP="004C0BB5">
            <w:pPr>
              <w:jc w:val="center"/>
              <w:rPr>
                <w:rFonts w:ascii="Arial" w:hAnsi="Arial" w:cs="Arial"/>
                <w:b/>
              </w:rPr>
            </w:pPr>
            <w:r w:rsidRPr="00AA3DD8">
              <w:rPr>
                <w:rFonts w:ascii="Arial" w:hAnsi="Arial" w:cs="Arial"/>
                <w:b/>
              </w:rPr>
              <w:t>2016</w:t>
            </w:r>
          </w:p>
        </w:tc>
        <w:tc>
          <w:tcPr>
            <w:tcW w:w="1710" w:type="dxa"/>
            <w:tcBorders>
              <w:top w:val="single" w:sz="4" w:space="0" w:color="auto"/>
              <w:left w:val="single" w:sz="4" w:space="0" w:color="auto"/>
              <w:bottom w:val="single" w:sz="4" w:space="0" w:color="auto"/>
              <w:right w:val="single" w:sz="4" w:space="0" w:color="auto"/>
            </w:tcBorders>
            <w:hideMark/>
          </w:tcPr>
          <w:p w14:paraId="2EEA14B7" w14:textId="77777777" w:rsidR="008C72D4" w:rsidRPr="00AA3DD8" w:rsidRDefault="008C72D4" w:rsidP="004C0BB5">
            <w:pPr>
              <w:jc w:val="center"/>
              <w:rPr>
                <w:rFonts w:ascii="Arial" w:hAnsi="Arial" w:cs="Arial"/>
                <w:b/>
              </w:rPr>
            </w:pPr>
            <w:r w:rsidRPr="00AA3DD8">
              <w:rPr>
                <w:rFonts w:ascii="Arial" w:hAnsi="Arial" w:cs="Arial"/>
                <w:b/>
              </w:rPr>
              <w:t>2017</w:t>
            </w:r>
          </w:p>
        </w:tc>
        <w:tc>
          <w:tcPr>
            <w:tcW w:w="1710" w:type="dxa"/>
            <w:tcBorders>
              <w:top w:val="single" w:sz="4" w:space="0" w:color="auto"/>
              <w:left w:val="single" w:sz="4" w:space="0" w:color="auto"/>
              <w:bottom w:val="single" w:sz="4" w:space="0" w:color="auto"/>
              <w:right w:val="single" w:sz="4" w:space="0" w:color="auto"/>
            </w:tcBorders>
            <w:hideMark/>
          </w:tcPr>
          <w:p w14:paraId="6529884B" w14:textId="77777777" w:rsidR="008C72D4" w:rsidRPr="00AA3DD8" w:rsidRDefault="008C72D4" w:rsidP="004C0BB5">
            <w:pPr>
              <w:jc w:val="center"/>
              <w:rPr>
                <w:rFonts w:ascii="Arial" w:hAnsi="Arial" w:cs="Arial"/>
                <w:b/>
              </w:rPr>
            </w:pPr>
            <w:r w:rsidRPr="00AA3DD8">
              <w:rPr>
                <w:rFonts w:ascii="Arial" w:hAnsi="Arial" w:cs="Arial"/>
                <w:b/>
              </w:rPr>
              <w:t>2018</w:t>
            </w:r>
          </w:p>
        </w:tc>
        <w:tc>
          <w:tcPr>
            <w:tcW w:w="1710" w:type="dxa"/>
            <w:tcBorders>
              <w:top w:val="single" w:sz="4" w:space="0" w:color="auto"/>
              <w:left w:val="single" w:sz="4" w:space="0" w:color="auto"/>
              <w:bottom w:val="single" w:sz="4" w:space="0" w:color="auto"/>
              <w:right w:val="single" w:sz="4" w:space="0" w:color="auto"/>
            </w:tcBorders>
            <w:hideMark/>
          </w:tcPr>
          <w:p w14:paraId="055EA0F5" w14:textId="77777777" w:rsidR="008C72D4" w:rsidRPr="00AA3DD8" w:rsidRDefault="008C72D4" w:rsidP="004C0BB5">
            <w:pPr>
              <w:jc w:val="center"/>
              <w:rPr>
                <w:rFonts w:ascii="Arial" w:hAnsi="Arial" w:cs="Arial"/>
                <w:b/>
              </w:rPr>
            </w:pPr>
            <w:r w:rsidRPr="00AA3DD8">
              <w:rPr>
                <w:rFonts w:ascii="Arial" w:hAnsi="Arial" w:cs="Arial"/>
                <w:b/>
              </w:rPr>
              <w:t>2019</w:t>
            </w:r>
          </w:p>
        </w:tc>
        <w:tc>
          <w:tcPr>
            <w:tcW w:w="1260" w:type="dxa"/>
            <w:tcBorders>
              <w:top w:val="single" w:sz="4" w:space="0" w:color="auto"/>
              <w:left w:val="single" w:sz="4" w:space="0" w:color="auto"/>
              <w:bottom w:val="single" w:sz="4" w:space="0" w:color="auto"/>
              <w:right w:val="single" w:sz="4" w:space="0" w:color="auto"/>
            </w:tcBorders>
          </w:tcPr>
          <w:p w14:paraId="1A518636" w14:textId="77777777" w:rsidR="008C72D4" w:rsidRPr="00AA3DD8" w:rsidRDefault="008C72D4" w:rsidP="004C0BB5">
            <w:pPr>
              <w:jc w:val="center"/>
              <w:rPr>
                <w:rFonts w:ascii="Arial" w:hAnsi="Arial" w:cs="Arial"/>
              </w:rPr>
            </w:pPr>
          </w:p>
        </w:tc>
      </w:tr>
      <w:tr w:rsidR="008C72D4" w:rsidRPr="00AA3DD8" w14:paraId="4B2A5E3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7A2106EF" w14:textId="3430F928" w:rsidR="008C72D4" w:rsidRPr="006C7259" w:rsidRDefault="008C72D4">
            <w:pPr>
              <w:rPr>
                <w:rFonts w:ascii="Arial" w:hAnsi="Arial" w:cs="Arial"/>
              </w:rPr>
            </w:pPr>
            <w:r w:rsidRPr="006C7259">
              <w:rPr>
                <w:rFonts w:ascii="Arial" w:hAnsi="Arial" w:cs="Arial"/>
                <w:bCs/>
              </w:rPr>
              <w:t>Hom</w:t>
            </w:r>
            <w:r w:rsidR="008F1ADB" w:rsidRPr="006C7259">
              <w:rPr>
                <w:rFonts w:ascii="Arial" w:hAnsi="Arial" w:cs="Arial"/>
                <w:bCs/>
              </w:rPr>
              <w:t>e</w:t>
            </w:r>
            <w:r w:rsidRPr="006C7259">
              <w:rPr>
                <w:rFonts w:ascii="Arial" w:hAnsi="Arial" w:cs="Arial"/>
                <w:bCs/>
              </w:rPr>
              <w:t xml:space="preserve"> health agency exp</w:t>
            </w:r>
            <w:r w:rsidR="008F1ADB" w:rsidRPr="006C7259">
              <w:rPr>
                <w:rFonts w:ascii="Arial" w:hAnsi="Arial" w:cs="Arial"/>
                <w:bCs/>
              </w:rPr>
              <w:t>enditure</w:t>
            </w:r>
            <w:r w:rsidRPr="006C7259">
              <w:rPr>
                <w:rFonts w:ascii="Arial" w:hAnsi="Arial" w:cs="Arial"/>
                <w:bCs/>
              </w:rPr>
              <w:t xml:space="preserve">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42DD3E6D" w14:textId="161F58D1" w:rsidR="00BD6F6F" w:rsidRDefault="00BD6F6F" w:rsidP="004C0BB5">
            <w:pPr>
              <w:jc w:val="center"/>
              <w:rPr>
                <w:rFonts w:ascii="Arial" w:hAnsi="Arial" w:cs="Arial"/>
              </w:rPr>
            </w:pPr>
            <w:del w:id="684" w:author="Naveen Premnath [2]" w:date="2024-09-16T23:07:00Z">
              <w:r w:rsidDel="0047276C">
                <w:rPr>
                  <w:rFonts w:ascii="Arial" w:hAnsi="Arial" w:cs="Arial"/>
                </w:rPr>
                <w:delText>6618</w:delText>
              </w:r>
            </w:del>
            <w:ins w:id="685" w:author="Naveen Premnath [2]" w:date="2024-09-16T23:07:00Z">
              <w:r w:rsidR="0047276C">
                <w:rPr>
                  <w:rFonts w:ascii="Arial" w:hAnsi="Arial" w:cs="Arial"/>
                </w:rPr>
                <w:t>70</w:t>
              </w:r>
            </w:ins>
            <w:ins w:id="686" w:author="Naveen Premnath [2]" w:date="2024-10-21T23:01:00Z">
              <w:r w:rsidR="00556128">
                <w:rPr>
                  <w:rFonts w:ascii="Arial" w:hAnsi="Arial" w:cs="Arial"/>
                </w:rPr>
                <w:t>9</w:t>
              </w:r>
            </w:ins>
            <w:ins w:id="687" w:author="Naveen Premnath [2]" w:date="2024-10-21T23:14:00Z">
              <w:r w:rsidR="001E11B4">
                <w:rPr>
                  <w:rFonts w:ascii="Arial" w:hAnsi="Arial" w:cs="Arial"/>
                </w:rPr>
                <w:t>5</w:t>
              </w:r>
            </w:ins>
          </w:p>
          <w:p w14:paraId="6013ED0B" w14:textId="07E35932" w:rsidR="008C72D4" w:rsidRPr="00AA3DD8" w:rsidRDefault="00BD6F6F" w:rsidP="001E11B4">
            <w:pPr>
              <w:jc w:val="center"/>
              <w:rPr>
                <w:rFonts w:ascii="Arial" w:hAnsi="Arial" w:cs="Arial"/>
              </w:rPr>
            </w:pPr>
            <w:r>
              <w:rPr>
                <w:rFonts w:ascii="Arial" w:hAnsi="Arial" w:cs="Arial"/>
              </w:rPr>
              <w:t>[</w:t>
            </w:r>
            <w:del w:id="688" w:author="Naveen Premnath [2]" w:date="2024-09-16T23:07:00Z">
              <w:r w:rsidDel="0047276C">
                <w:rPr>
                  <w:rFonts w:ascii="Arial" w:hAnsi="Arial" w:cs="Arial"/>
                </w:rPr>
                <w:delText>5547</w:delText>
              </w:r>
            </w:del>
            <w:ins w:id="689" w:author="Naveen Premnath [2]" w:date="2024-09-16T23:07:00Z">
              <w:r w:rsidR="0047276C">
                <w:rPr>
                  <w:rFonts w:ascii="Arial" w:hAnsi="Arial" w:cs="Arial"/>
                </w:rPr>
                <w:t>5</w:t>
              </w:r>
            </w:ins>
            <w:ins w:id="690" w:author="Naveen Premnath [2]" w:date="2024-10-21T23:14:00Z">
              <w:r w:rsidR="001E11B4">
                <w:rPr>
                  <w:rFonts w:ascii="Arial" w:hAnsi="Arial" w:cs="Arial"/>
                </w:rPr>
                <w:t>946</w:t>
              </w:r>
            </w:ins>
            <w:r w:rsidR="00F46493">
              <w:rPr>
                <w:rFonts w:ascii="Arial" w:hAnsi="Arial" w:cs="Arial"/>
              </w:rPr>
              <w:t>-</w:t>
            </w:r>
            <w:del w:id="691" w:author="Naveen Premnath [2]" w:date="2024-09-16T23:08:00Z">
              <w:r w:rsidR="00F46493" w:rsidDel="0047276C">
                <w:rPr>
                  <w:rFonts w:ascii="Arial" w:hAnsi="Arial" w:cs="Arial"/>
                </w:rPr>
                <w:delText>7690</w:delText>
              </w:r>
            </w:del>
            <w:ins w:id="692" w:author="Naveen Premnath [2]" w:date="2024-09-16T23:08:00Z">
              <w:r w:rsidR="0047276C">
                <w:rPr>
                  <w:rFonts w:ascii="Arial" w:hAnsi="Arial" w:cs="Arial"/>
                </w:rPr>
                <w:t>8</w:t>
              </w:r>
            </w:ins>
            <w:ins w:id="693" w:author="Naveen Premnath [2]" w:date="2024-10-21T23:14:00Z">
              <w:r w:rsidR="001E11B4">
                <w:rPr>
                  <w:rFonts w:ascii="Arial" w:hAnsi="Arial" w:cs="Arial"/>
                </w:rPr>
                <w:t>24</w:t>
              </w:r>
            </w:ins>
            <w:ins w:id="694" w:author="Naveen Premnath [2]" w:date="2024-10-21T23:15:00Z">
              <w:r w:rsidR="001E11B4">
                <w:rPr>
                  <w:rFonts w:ascii="Arial" w:hAnsi="Arial" w:cs="Arial"/>
                </w:rPr>
                <w:t>4</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779A053" w14:textId="7B462195" w:rsidR="008C72D4" w:rsidRPr="00AA3DD8" w:rsidRDefault="008C72D4" w:rsidP="004C0BB5">
            <w:pPr>
              <w:jc w:val="center"/>
              <w:rPr>
                <w:rFonts w:ascii="Arial" w:hAnsi="Arial" w:cs="Arial"/>
              </w:rPr>
            </w:pPr>
            <w:del w:id="695" w:author="Naveen Premnath [2]" w:date="2024-09-16T23:08:00Z">
              <w:r w:rsidRPr="00AA3DD8" w:rsidDel="0047276C">
                <w:rPr>
                  <w:rFonts w:ascii="Arial" w:hAnsi="Arial" w:cs="Arial"/>
                </w:rPr>
                <w:delText>9809</w:delText>
              </w:r>
            </w:del>
            <w:ins w:id="696" w:author="Naveen Premnath [2]" w:date="2024-09-16T23:08:00Z">
              <w:r w:rsidR="008F749E">
                <w:rPr>
                  <w:rFonts w:ascii="Arial" w:hAnsi="Arial" w:cs="Arial"/>
                </w:rPr>
                <w:t>102</w:t>
              </w:r>
            </w:ins>
            <w:ins w:id="697" w:author="Naveen Premnath [2]" w:date="2024-10-22T00:37:00Z">
              <w:r w:rsidR="008F749E">
                <w:rPr>
                  <w:rFonts w:ascii="Arial" w:hAnsi="Arial" w:cs="Arial"/>
                </w:rPr>
                <w:t>4</w:t>
              </w:r>
            </w:ins>
            <w:ins w:id="698" w:author="Naveen Premnath [2]" w:date="2024-09-16T23:08:00Z">
              <w:r w:rsidR="0047276C">
                <w:rPr>
                  <w:rFonts w:ascii="Arial" w:hAnsi="Arial" w:cs="Arial"/>
                </w:rPr>
                <w:t>7</w:t>
              </w:r>
            </w:ins>
          </w:p>
          <w:p w14:paraId="10088E7C" w14:textId="7BBFA1A5" w:rsidR="008C72D4" w:rsidRPr="00AA3DD8" w:rsidRDefault="00F46493" w:rsidP="008F749E">
            <w:pPr>
              <w:jc w:val="center"/>
              <w:rPr>
                <w:rFonts w:ascii="Arial" w:hAnsi="Arial" w:cs="Arial"/>
              </w:rPr>
            </w:pPr>
            <w:r>
              <w:rPr>
                <w:rFonts w:ascii="Arial" w:hAnsi="Arial" w:cs="Arial"/>
              </w:rPr>
              <w:t>[</w:t>
            </w:r>
            <w:del w:id="699" w:author="Naveen Premnath [2]" w:date="2024-09-16T23:09:00Z">
              <w:r w:rsidDel="0047276C">
                <w:rPr>
                  <w:rFonts w:ascii="Arial" w:hAnsi="Arial" w:cs="Arial"/>
                </w:rPr>
                <w:delText>8549</w:delText>
              </w:r>
            </w:del>
            <w:ins w:id="700" w:author="Naveen Premnath [2]" w:date="2024-09-16T23:09:00Z">
              <w:r w:rsidR="0047276C">
                <w:rPr>
                  <w:rFonts w:ascii="Arial" w:hAnsi="Arial" w:cs="Arial"/>
                </w:rPr>
                <w:t>89</w:t>
              </w:r>
            </w:ins>
            <w:ins w:id="701" w:author="Naveen Premnath [2]" w:date="2024-10-22T00:37:00Z">
              <w:r w:rsidR="008F749E">
                <w:rPr>
                  <w:rFonts w:ascii="Arial" w:hAnsi="Arial" w:cs="Arial"/>
                </w:rPr>
                <w:t>31</w:t>
              </w:r>
            </w:ins>
            <w:r w:rsidR="008C72D4" w:rsidRPr="00AA3DD8">
              <w:rPr>
                <w:rFonts w:ascii="Arial" w:hAnsi="Arial" w:cs="Arial"/>
              </w:rPr>
              <w:t>-</w:t>
            </w:r>
            <w:del w:id="702" w:author="Naveen Premnath [2]" w:date="2024-09-16T23:09:00Z">
              <w:r w:rsidR="008C72D4" w:rsidRPr="00AA3DD8" w:rsidDel="0047276C">
                <w:rPr>
                  <w:rFonts w:ascii="Arial" w:hAnsi="Arial" w:cs="Arial"/>
                </w:rPr>
                <w:delText>11069</w:delText>
              </w:r>
            </w:del>
            <w:ins w:id="703" w:author="Naveen Premnath [2]" w:date="2024-09-16T23:09:00Z">
              <w:r w:rsidR="0047276C" w:rsidRPr="00AA3DD8">
                <w:rPr>
                  <w:rFonts w:ascii="Arial" w:hAnsi="Arial" w:cs="Arial"/>
                </w:rPr>
                <w:t>11</w:t>
              </w:r>
              <w:r w:rsidR="0047276C">
                <w:rPr>
                  <w:rFonts w:ascii="Arial" w:hAnsi="Arial" w:cs="Arial"/>
                </w:rPr>
                <w:t>5</w:t>
              </w:r>
            </w:ins>
            <w:ins w:id="704" w:author="Naveen Premnath [2]" w:date="2024-10-22T00:38:00Z">
              <w:r w:rsidR="008F749E">
                <w:rPr>
                  <w:rFonts w:ascii="Arial" w:hAnsi="Arial" w:cs="Arial"/>
                </w:rPr>
                <w:t>64</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48A06BA" w14:textId="588FB437" w:rsidR="004C0BB5" w:rsidRDefault="00F46493" w:rsidP="004C0BB5">
            <w:pPr>
              <w:jc w:val="center"/>
              <w:rPr>
                <w:rFonts w:ascii="Arial" w:hAnsi="Arial" w:cs="Arial"/>
              </w:rPr>
            </w:pPr>
            <w:r>
              <w:rPr>
                <w:rFonts w:ascii="Arial" w:hAnsi="Arial" w:cs="Arial"/>
              </w:rPr>
              <w:t>8</w:t>
            </w:r>
            <w:ins w:id="705" w:author="Naveen Premnath [2]" w:date="2024-09-16T23:10:00Z">
              <w:r w:rsidR="0047276C">
                <w:rPr>
                  <w:rFonts w:ascii="Arial" w:hAnsi="Arial" w:cs="Arial"/>
                </w:rPr>
                <w:t>6</w:t>
              </w:r>
            </w:ins>
            <w:ins w:id="706" w:author="Naveen Premnath [2]" w:date="2024-10-22T00:49:00Z">
              <w:r w:rsidR="005F11C7">
                <w:rPr>
                  <w:rFonts w:ascii="Arial" w:hAnsi="Arial" w:cs="Arial"/>
                </w:rPr>
                <w:t>37</w:t>
              </w:r>
            </w:ins>
            <w:del w:id="707" w:author="Naveen Premnath [2]" w:date="2024-09-16T23:10:00Z">
              <w:r w:rsidDel="0047276C">
                <w:rPr>
                  <w:rFonts w:ascii="Arial" w:hAnsi="Arial" w:cs="Arial"/>
                </w:rPr>
                <w:delText>47</w:delText>
              </w:r>
            </w:del>
            <w:del w:id="708" w:author="Naveen Premnath [2]" w:date="2024-10-22T00:49:00Z">
              <w:r w:rsidDel="005F11C7">
                <w:rPr>
                  <w:rFonts w:ascii="Arial" w:hAnsi="Arial" w:cs="Arial"/>
                </w:rPr>
                <w:delText>1</w:delText>
              </w:r>
            </w:del>
            <w:r>
              <w:rPr>
                <w:rFonts w:ascii="Arial" w:hAnsi="Arial" w:cs="Arial"/>
              </w:rPr>
              <w:t xml:space="preserve"> </w:t>
            </w:r>
          </w:p>
          <w:p w14:paraId="334EE81D" w14:textId="3F610404" w:rsidR="008C72D4" w:rsidRPr="00AA3DD8" w:rsidRDefault="00F46493" w:rsidP="0047276C">
            <w:pPr>
              <w:jc w:val="center"/>
              <w:rPr>
                <w:rFonts w:ascii="Arial" w:hAnsi="Arial" w:cs="Arial"/>
              </w:rPr>
            </w:pPr>
            <w:r>
              <w:rPr>
                <w:rFonts w:ascii="Arial" w:hAnsi="Arial" w:cs="Arial"/>
              </w:rPr>
              <w:t>[</w:t>
            </w:r>
            <w:del w:id="709" w:author="Naveen Premnath [2]" w:date="2024-09-16T23:11:00Z">
              <w:r w:rsidDel="0047276C">
                <w:rPr>
                  <w:rFonts w:ascii="Arial" w:hAnsi="Arial" w:cs="Arial"/>
                </w:rPr>
                <w:delText>7522</w:delText>
              </w:r>
            </w:del>
            <w:ins w:id="710" w:author="Naveen Premnath [2]" w:date="2024-09-16T23:11:00Z">
              <w:r w:rsidR="0047276C">
                <w:rPr>
                  <w:rFonts w:ascii="Arial" w:hAnsi="Arial" w:cs="Arial"/>
                </w:rPr>
                <w:t>76</w:t>
              </w:r>
            </w:ins>
            <w:ins w:id="711" w:author="Naveen Premnath [2]" w:date="2024-10-22T00:49:00Z">
              <w:r w:rsidR="005F11C7">
                <w:rPr>
                  <w:rFonts w:ascii="Arial" w:hAnsi="Arial" w:cs="Arial"/>
                </w:rPr>
                <w:t>70</w:t>
              </w:r>
            </w:ins>
            <w:r>
              <w:rPr>
                <w:rFonts w:ascii="Arial" w:hAnsi="Arial" w:cs="Arial"/>
              </w:rPr>
              <w:t>- 9</w:t>
            </w:r>
            <w:ins w:id="712" w:author="Naveen Premnath [2]" w:date="2024-10-22T00:49:00Z">
              <w:r w:rsidR="005F11C7">
                <w:rPr>
                  <w:rFonts w:ascii="Arial" w:hAnsi="Arial" w:cs="Arial"/>
                </w:rPr>
                <w:t>60</w:t>
              </w:r>
            </w:ins>
            <w:ins w:id="713" w:author="Naveen Premnath [2]" w:date="2024-10-22T00:50:00Z">
              <w:r w:rsidR="005F11C7">
                <w:rPr>
                  <w:rFonts w:ascii="Arial" w:hAnsi="Arial" w:cs="Arial"/>
                </w:rPr>
                <w:t>5</w:t>
              </w:r>
            </w:ins>
            <w:del w:id="714" w:author="Naveen Premnath [2]" w:date="2024-09-16T23:11:00Z">
              <w:r w:rsidDel="0047276C">
                <w:rPr>
                  <w:rFonts w:ascii="Arial" w:hAnsi="Arial" w:cs="Arial"/>
                </w:rPr>
                <w:delText>420</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5A73C26C" w14:textId="5FB82256" w:rsidR="00F46493" w:rsidRDefault="00F46493" w:rsidP="004C0BB5">
            <w:pPr>
              <w:jc w:val="center"/>
              <w:rPr>
                <w:rFonts w:ascii="Arial" w:hAnsi="Arial" w:cs="Arial"/>
              </w:rPr>
            </w:pPr>
            <w:r>
              <w:rPr>
                <w:rFonts w:ascii="Arial" w:hAnsi="Arial" w:cs="Arial"/>
              </w:rPr>
              <w:t>6987</w:t>
            </w:r>
          </w:p>
          <w:p w14:paraId="752B7BCB" w14:textId="547653A5" w:rsidR="008C72D4" w:rsidRPr="00AA3DD8" w:rsidRDefault="00F46493" w:rsidP="004C0BB5">
            <w:pPr>
              <w:jc w:val="center"/>
              <w:rPr>
                <w:rFonts w:ascii="Arial" w:hAnsi="Arial" w:cs="Arial"/>
              </w:rPr>
            </w:pPr>
            <w:r>
              <w:rPr>
                <w:rFonts w:ascii="Arial" w:hAnsi="Arial" w:cs="Arial"/>
              </w:rPr>
              <w:t>[6254</w:t>
            </w:r>
            <w:r w:rsidR="008C72D4" w:rsidRPr="00AA3DD8">
              <w:rPr>
                <w:rFonts w:ascii="Arial" w:hAnsi="Arial" w:cs="Arial"/>
              </w:rPr>
              <w:t>-7719]</w:t>
            </w:r>
          </w:p>
        </w:tc>
        <w:tc>
          <w:tcPr>
            <w:tcW w:w="1260" w:type="dxa"/>
            <w:tcBorders>
              <w:top w:val="single" w:sz="4" w:space="0" w:color="auto"/>
              <w:left w:val="single" w:sz="4" w:space="0" w:color="auto"/>
              <w:bottom w:val="single" w:sz="4" w:space="0" w:color="auto"/>
              <w:right w:val="single" w:sz="4" w:space="0" w:color="auto"/>
            </w:tcBorders>
          </w:tcPr>
          <w:p w14:paraId="20392418" w14:textId="77777777" w:rsidR="008C72D4" w:rsidRPr="00AA3DD8" w:rsidRDefault="008C72D4" w:rsidP="004C0BB5">
            <w:pPr>
              <w:jc w:val="center"/>
              <w:rPr>
                <w:rFonts w:ascii="Arial" w:hAnsi="Arial" w:cs="Arial"/>
              </w:rPr>
            </w:pPr>
          </w:p>
        </w:tc>
      </w:tr>
      <w:tr w:rsidR="008C72D4" w:rsidRPr="00AA3DD8" w14:paraId="7ACE1D1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336E7333" w14:textId="56C45DC3" w:rsidR="008C72D4" w:rsidRPr="006C7259" w:rsidRDefault="008C72D4" w:rsidP="004366D1">
            <w:pPr>
              <w:rPr>
                <w:rFonts w:ascii="Arial" w:hAnsi="Arial" w:cs="Arial"/>
              </w:rPr>
            </w:pPr>
            <w:r w:rsidRPr="006C7259">
              <w:rPr>
                <w:rFonts w:ascii="Arial" w:hAnsi="Arial" w:cs="Arial"/>
                <w:bCs/>
              </w:rPr>
              <w:t>Hom</w:t>
            </w:r>
            <w:r w:rsidR="008F1ADB" w:rsidRPr="006C7259">
              <w:rPr>
                <w:rFonts w:ascii="Arial" w:hAnsi="Arial" w:cs="Arial"/>
                <w:bCs/>
              </w:rPr>
              <w:t>e</w:t>
            </w:r>
            <w:r w:rsidRPr="006C7259">
              <w:rPr>
                <w:rFonts w:ascii="Arial" w:hAnsi="Arial" w:cs="Arial"/>
                <w:bCs/>
              </w:rPr>
              <w:t xml:space="preserve"> h</w:t>
            </w:r>
            <w:r w:rsidR="008F1ADB" w:rsidRPr="006C7259">
              <w:rPr>
                <w:rFonts w:ascii="Arial" w:hAnsi="Arial" w:cs="Arial"/>
                <w:bCs/>
              </w:rPr>
              <w:t xml:space="preserve">ealth agency </w:t>
            </w:r>
            <w:r w:rsidR="004366D1" w:rsidRPr="006C7259">
              <w:rPr>
                <w:rFonts w:ascii="Arial" w:hAnsi="Arial" w:cs="Arial"/>
                <w:bCs/>
              </w:rPr>
              <w:t xml:space="preserve">out of pocket </w:t>
            </w:r>
            <w:r w:rsidR="008F1ADB" w:rsidRPr="006C7259">
              <w:rPr>
                <w:rFonts w:ascii="Arial" w:hAnsi="Arial" w:cs="Arial"/>
                <w:bCs/>
              </w:rPr>
              <w:t>expenditure</w:t>
            </w:r>
            <w:r w:rsidR="002779C6" w:rsidRPr="006C7259">
              <w:rPr>
                <w:rFonts w:ascii="Arial" w:hAnsi="Arial" w:cs="Arial"/>
                <w:bCs/>
              </w:rPr>
              <w:t xml:space="preserve"> </w:t>
            </w:r>
            <w:r w:rsidRPr="006C7259">
              <w:rPr>
                <w:rFonts w:ascii="Arial" w:hAnsi="Arial" w:cs="Arial"/>
                <w:bCs/>
              </w:rPr>
              <w:t>(Mean)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2F463CFA" w14:textId="4DD2FF16" w:rsidR="008C72D4" w:rsidRPr="00AA3DD8" w:rsidRDefault="00F46493" w:rsidP="004C0BB5">
            <w:pPr>
              <w:jc w:val="center"/>
              <w:rPr>
                <w:rFonts w:ascii="Arial" w:hAnsi="Arial" w:cs="Arial"/>
              </w:rPr>
            </w:pPr>
            <w:r>
              <w:rPr>
                <w:rFonts w:ascii="Arial" w:hAnsi="Arial" w:cs="Arial"/>
              </w:rPr>
              <w:t>2</w:t>
            </w:r>
            <w:ins w:id="715" w:author="Naveen Premnath [2]" w:date="2024-09-16T23:55:00Z">
              <w:r w:rsidR="00746D0A">
                <w:rPr>
                  <w:rFonts w:ascii="Arial" w:hAnsi="Arial" w:cs="Arial"/>
                </w:rPr>
                <w:t>7</w:t>
              </w:r>
            </w:ins>
            <w:del w:id="716" w:author="Naveen Premnath [2]" w:date="2024-09-16T23:54:00Z">
              <w:r w:rsidDel="00F70E15">
                <w:rPr>
                  <w:rFonts w:ascii="Arial" w:hAnsi="Arial" w:cs="Arial"/>
                </w:rPr>
                <w:delText>5</w:delText>
              </w:r>
            </w:del>
          </w:p>
          <w:p w14:paraId="349E074E" w14:textId="1470878A" w:rsidR="008C72D4" w:rsidRPr="00AA3DD8" w:rsidRDefault="00F46493" w:rsidP="00F70E15">
            <w:pPr>
              <w:jc w:val="center"/>
              <w:rPr>
                <w:rFonts w:ascii="Arial" w:hAnsi="Arial" w:cs="Arial"/>
              </w:rPr>
            </w:pPr>
            <w:r>
              <w:rPr>
                <w:rFonts w:ascii="Arial" w:hAnsi="Arial" w:cs="Arial"/>
              </w:rPr>
              <w:t>[1</w:t>
            </w:r>
            <w:ins w:id="717" w:author="Naveen Premnath [2]" w:date="2024-09-16T23:55:00Z">
              <w:r w:rsidR="00F70E15">
                <w:rPr>
                  <w:rFonts w:ascii="Arial" w:hAnsi="Arial" w:cs="Arial"/>
                </w:rPr>
                <w:t>4</w:t>
              </w:r>
            </w:ins>
            <w:del w:id="718" w:author="Naveen Premnath [2]" w:date="2024-09-16T23:55:00Z">
              <w:r w:rsidDel="00F70E15">
                <w:rPr>
                  <w:rFonts w:ascii="Arial" w:hAnsi="Arial" w:cs="Arial"/>
                </w:rPr>
                <w:delText>3</w:delText>
              </w:r>
            </w:del>
            <w:r>
              <w:rPr>
                <w:rFonts w:ascii="Arial" w:hAnsi="Arial" w:cs="Arial"/>
              </w:rPr>
              <w:t>-</w:t>
            </w:r>
            <w:del w:id="719" w:author="Naveen Premnath [2]" w:date="2024-09-16T23:55:00Z">
              <w:r w:rsidDel="00F70E15">
                <w:rPr>
                  <w:rFonts w:ascii="Arial" w:hAnsi="Arial" w:cs="Arial"/>
                </w:rPr>
                <w:delText>38</w:delText>
              </w:r>
            </w:del>
            <w:ins w:id="720" w:author="Naveen Premnath [2]" w:date="2024-09-16T23:55:00Z">
              <w:r w:rsidR="00F70E15">
                <w:rPr>
                  <w:rFonts w:ascii="Arial" w:hAnsi="Arial" w:cs="Arial"/>
                </w:rPr>
                <w:t>4</w:t>
              </w:r>
            </w:ins>
            <w:ins w:id="721" w:author="Naveen Premnath [2]" w:date="2024-10-21T23:15:00Z">
              <w:r w:rsidR="001E11B4">
                <w:rPr>
                  <w:rFonts w:ascii="Arial" w:hAnsi="Arial" w:cs="Arial"/>
                </w:rPr>
                <w:t>1</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23A9046F" w14:textId="130B27B4" w:rsidR="004C0BB5" w:rsidRDefault="00F46493" w:rsidP="004C0BB5">
            <w:pPr>
              <w:jc w:val="center"/>
              <w:rPr>
                <w:rFonts w:ascii="Arial" w:hAnsi="Arial" w:cs="Arial"/>
              </w:rPr>
            </w:pPr>
            <w:r>
              <w:rPr>
                <w:rFonts w:ascii="Arial" w:hAnsi="Arial" w:cs="Arial"/>
              </w:rPr>
              <w:t>10</w:t>
            </w:r>
            <w:ins w:id="722" w:author="Naveen Premnath [2]" w:date="2024-09-16T23:43:00Z">
              <w:r w:rsidR="006024C5">
                <w:rPr>
                  <w:rFonts w:ascii="Arial" w:hAnsi="Arial" w:cs="Arial"/>
                </w:rPr>
                <w:t>8</w:t>
              </w:r>
            </w:ins>
            <w:del w:id="723" w:author="Naveen Premnath [2]" w:date="2024-09-16T23:43:00Z">
              <w:r w:rsidDel="006024C5">
                <w:rPr>
                  <w:rFonts w:ascii="Arial" w:hAnsi="Arial" w:cs="Arial"/>
                </w:rPr>
                <w:delText>3</w:delText>
              </w:r>
            </w:del>
          </w:p>
          <w:p w14:paraId="2D8B15ED" w14:textId="4B40CA15" w:rsidR="008C72D4" w:rsidRPr="00AA3DD8" w:rsidRDefault="00F46493" w:rsidP="006024C5">
            <w:pPr>
              <w:jc w:val="center"/>
              <w:rPr>
                <w:rFonts w:ascii="Arial" w:hAnsi="Arial" w:cs="Arial"/>
              </w:rPr>
            </w:pPr>
            <w:r>
              <w:rPr>
                <w:rFonts w:ascii="Arial" w:hAnsi="Arial" w:cs="Arial"/>
              </w:rPr>
              <w:t xml:space="preserve"> [1</w:t>
            </w:r>
            <w:ins w:id="724" w:author="Naveen Premnath [2]" w:date="2024-09-16T23:43:00Z">
              <w:r w:rsidR="006024C5">
                <w:rPr>
                  <w:rFonts w:ascii="Arial" w:hAnsi="Arial" w:cs="Arial"/>
                </w:rPr>
                <w:t>5</w:t>
              </w:r>
            </w:ins>
            <w:del w:id="725" w:author="Naveen Premnath [2]" w:date="2024-09-16T23:43:00Z">
              <w:r w:rsidDel="006024C5">
                <w:rPr>
                  <w:rFonts w:ascii="Arial" w:hAnsi="Arial" w:cs="Arial"/>
                </w:rPr>
                <w:delText>4</w:delText>
              </w:r>
            </w:del>
            <w:r>
              <w:rPr>
                <w:rFonts w:ascii="Arial" w:hAnsi="Arial" w:cs="Arial"/>
              </w:rPr>
              <w:t>-</w:t>
            </w:r>
            <w:del w:id="726" w:author="Naveen Premnath [2]" w:date="2024-09-16T23:43:00Z">
              <w:r w:rsidDel="006024C5">
                <w:rPr>
                  <w:rFonts w:ascii="Arial" w:hAnsi="Arial" w:cs="Arial"/>
                </w:rPr>
                <w:delText>193</w:delText>
              </w:r>
            </w:del>
            <w:ins w:id="727" w:author="Naveen Premnath [2]" w:date="2024-09-16T23:43:00Z">
              <w:r w:rsidR="006024C5">
                <w:rPr>
                  <w:rFonts w:ascii="Arial" w:hAnsi="Arial" w:cs="Arial"/>
                </w:rPr>
                <w:t>202</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5EF0FC3" w14:textId="15D4CADC" w:rsidR="00F46493" w:rsidRDefault="00F46493" w:rsidP="004C0BB5">
            <w:pPr>
              <w:jc w:val="center"/>
              <w:rPr>
                <w:rFonts w:ascii="Arial" w:hAnsi="Arial" w:cs="Arial"/>
              </w:rPr>
            </w:pPr>
            <w:r>
              <w:rPr>
                <w:rFonts w:ascii="Arial" w:hAnsi="Arial" w:cs="Arial"/>
              </w:rPr>
              <w:t>21</w:t>
            </w:r>
            <w:ins w:id="728" w:author="Naveen Premnath [2]" w:date="2024-09-16T23:16:00Z">
              <w:r w:rsidR="00FF3550">
                <w:rPr>
                  <w:rFonts w:ascii="Arial" w:hAnsi="Arial" w:cs="Arial"/>
                </w:rPr>
                <w:t>6</w:t>
              </w:r>
            </w:ins>
            <w:del w:id="729" w:author="Naveen Premnath [2]" w:date="2024-09-16T23:16:00Z">
              <w:r w:rsidDel="00FF3550">
                <w:rPr>
                  <w:rFonts w:ascii="Arial" w:hAnsi="Arial" w:cs="Arial"/>
                </w:rPr>
                <w:delText>2</w:delText>
              </w:r>
            </w:del>
          </w:p>
          <w:p w14:paraId="4BD4EFBA" w14:textId="6DD1CDFE" w:rsidR="008C72D4" w:rsidRPr="00AA3DD8" w:rsidRDefault="00F46493" w:rsidP="004C0BB5">
            <w:pPr>
              <w:jc w:val="center"/>
              <w:rPr>
                <w:rFonts w:ascii="Arial" w:hAnsi="Arial" w:cs="Arial"/>
              </w:rPr>
            </w:pPr>
            <w:r>
              <w:rPr>
                <w:rFonts w:ascii="Arial" w:hAnsi="Arial" w:cs="Arial"/>
              </w:rPr>
              <w:t>[12</w:t>
            </w:r>
            <w:ins w:id="730" w:author="Naveen Premnath [2]" w:date="2024-09-16T23:16:00Z">
              <w:r w:rsidR="00FF3550">
                <w:rPr>
                  <w:rFonts w:ascii="Arial" w:hAnsi="Arial" w:cs="Arial"/>
                </w:rPr>
                <w:t>6</w:t>
              </w:r>
            </w:ins>
            <w:del w:id="731" w:author="Naveen Premnath [2]" w:date="2024-09-16T23:16:00Z">
              <w:r w:rsidDel="00FF3550">
                <w:rPr>
                  <w:rFonts w:ascii="Arial" w:hAnsi="Arial" w:cs="Arial"/>
                </w:rPr>
                <w:delText>4</w:delText>
              </w:r>
            </w:del>
            <w:r>
              <w:rPr>
                <w:rFonts w:ascii="Arial" w:hAnsi="Arial" w:cs="Arial"/>
              </w:rPr>
              <w:t>-30</w:t>
            </w:r>
            <w:ins w:id="732" w:author="Naveen Premnath [2]" w:date="2024-10-22T00:50:00Z">
              <w:r w:rsidR="005F11C7">
                <w:rPr>
                  <w:rFonts w:ascii="Arial" w:hAnsi="Arial" w:cs="Arial"/>
                </w:rPr>
                <w:t>7</w:t>
              </w:r>
            </w:ins>
            <w:del w:id="733" w:author="Naveen Premnath [2]" w:date="2024-09-16T23:16:00Z">
              <w:r w:rsidDel="00FF3550">
                <w:rPr>
                  <w:rFonts w:ascii="Arial" w:hAnsi="Arial" w:cs="Arial"/>
                </w:rPr>
                <w:delText>1</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7B7C3A8" w14:textId="3BB9F716" w:rsidR="00FD6B77" w:rsidRDefault="00F46493" w:rsidP="004C0BB5">
            <w:pPr>
              <w:jc w:val="center"/>
              <w:rPr>
                <w:rFonts w:ascii="Arial" w:hAnsi="Arial" w:cs="Arial"/>
              </w:rPr>
            </w:pPr>
            <w:r>
              <w:rPr>
                <w:rFonts w:ascii="Arial" w:hAnsi="Arial" w:cs="Arial"/>
              </w:rPr>
              <w:t>7</w:t>
            </w:r>
            <w:r w:rsidR="008C72D4" w:rsidRPr="00AA3DD8">
              <w:rPr>
                <w:rFonts w:ascii="Arial" w:hAnsi="Arial" w:cs="Arial"/>
              </w:rPr>
              <w:t>9</w:t>
            </w:r>
          </w:p>
          <w:p w14:paraId="42FD891D" w14:textId="6BF50738" w:rsidR="008C72D4" w:rsidRPr="00AA3DD8" w:rsidRDefault="00F46493" w:rsidP="004C0BB5">
            <w:pPr>
              <w:jc w:val="center"/>
              <w:rPr>
                <w:rFonts w:ascii="Arial" w:hAnsi="Arial" w:cs="Arial"/>
              </w:rPr>
            </w:pPr>
            <w:r>
              <w:rPr>
                <w:rFonts w:ascii="Arial" w:hAnsi="Arial" w:cs="Arial"/>
              </w:rPr>
              <w:t>[22-136</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1381EF82" w14:textId="77777777" w:rsidR="008C72D4" w:rsidRPr="00AA3DD8" w:rsidRDefault="008C72D4" w:rsidP="004C0BB5">
            <w:pPr>
              <w:jc w:val="center"/>
              <w:rPr>
                <w:rFonts w:ascii="Arial" w:hAnsi="Arial" w:cs="Arial"/>
              </w:rPr>
            </w:pPr>
          </w:p>
        </w:tc>
      </w:tr>
      <w:tr w:rsidR="008C72D4" w:rsidRPr="00AA3DD8" w14:paraId="36AC14E6"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7B25FA5" w14:textId="0E29BFC1" w:rsidR="008C72D4" w:rsidRPr="006C7259" w:rsidRDefault="008C72D4">
            <w:pPr>
              <w:rPr>
                <w:rFonts w:ascii="Arial" w:hAnsi="Arial" w:cs="Arial"/>
              </w:rPr>
            </w:pPr>
            <w:r w:rsidRPr="006C7259">
              <w:rPr>
                <w:rFonts w:ascii="Arial" w:hAnsi="Arial" w:cs="Arial"/>
                <w:bCs/>
              </w:rPr>
              <w:t>Hom</w:t>
            </w:r>
            <w:r w:rsidR="008F1ADB" w:rsidRPr="006C7259">
              <w:rPr>
                <w:rFonts w:ascii="Arial" w:hAnsi="Arial" w:cs="Arial"/>
                <w:bCs/>
              </w:rPr>
              <w:t>e</w:t>
            </w:r>
            <w:r w:rsidRPr="006C7259">
              <w:rPr>
                <w:rFonts w:ascii="Arial" w:hAnsi="Arial" w:cs="Arial"/>
                <w:bCs/>
              </w:rPr>
              <w:t xml:space="preserve"> h</w:t>
            </w:r>
            <w:r w:rsidR="008F1ADB" w:rsidRPr="006C7259">
              <w:rPr>
                <w:rFonts w:ascii="Arial" w:hAnsi="Arial" w:cs="Arial"/>
                <w:bCs/>
              </w:rPr>
              <w:t>ea</w:t>
            </w:r>
            <w:r w:rsidRPr="006C7259">
              <w:rPr>
                <w:rFonts w:ascii="Arial" w:hAnsi="Arial" w:cs="Arial"/>
                <w:bCs/>
              </w:rPr>
              <w:t>lth agency Medicare</w:t>
            </w:r>
            <w:r w:rsidR="008F1ADB" w:rsidRPr="006C7259">
              <w:rPr>
                <w:rFonts w:ascii="Arial" w:hAnsi="Arial" w:cs="Arial"/>
                <w:bCs/>
              </w:rPr>
              <w:t xml:space="preserve"> expenditure </w:t>
            </w:r>
            <w:r w:rsidRPr="006C7259">
              <w:rPr>
                <w:rFonts w:ascii="Arial" w:hAnsi="Arial" w:cs="Arial"/>
                <w:bCs/>
              </w:rPr>
              <w:t xml:space="preserve">(Mean)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010BF9CA" w14:textId="3BA4827C" w:rsidR="008C72D4" w:rsidRPr="00AA3DD8" w:rsidRDefault="008C72D4" w:rsidP="004C0BB5">
            <w:pPr>
              <w:jc w:val="center"/>
              <w:rPr>
                <w:rFonts w:ascii="Arial" w:hAnsi="Arial" w:cs="Arial"/>
              </w:rPr>
            </w:pPr>
            <w:del w:id="734" w:author="Naveen Premnath [2]" w:date="2024-09-16T23:55:00Z">
              <w:r w:rsidRPr="00AA3DD8" w:rsidDel="00F70E15">
                <w:rPr>
                  <w:rFonts w:ascii="Arial" w:hAnsi="Arial" w:cs="Arial"/>
                </w:rPr>
                <w:delText>4339</w:delText>
              </w:r>
            </w:del>
            <w:ins w:id="735" w:author="Naveen Premnath [2]" w:date="2024-09-16T23:55:00Z">
              <w:r w:rsidR="00F70E15" w:rsidRPr="00AA3DD8">
                <w:rPr>
                  <w:rFonts w:ascii="Arial" w:hAnsi="Arial" w:cs="Arial"/>
                </w:rPr>
                <w:t>4</w:t>
              </w:r>
            </w:ins>
            <w:ins w:id="736" w:author="Naveen Premnath [2]" w:date="2024-09-17T00:03:00Z">
              <w:r w:rsidR="001E11B4">
                <w:rPr>
                  <w:rFonts w:ascii="Arial" w:hAnsi="Arial" w:cs="Arial"/>
                </w:rPr>
                <w:t>6</w:t>
              </w:r>
            </w:ins>
            <w:ins w:id="737" w:author="Naveen Premnath [2]" w:date="2024-10-21T23:15:00Z">
              <w:r w:rsidR="001E11B4">
                <w:rPr>
                  <w:rFonts w:ascii="Arial" w:hAnsi="Arial" w:cs="Arial"/>
                </w:rPr>
                <w:t>5</w:t>
              </w:r>
            </w:ins>
            <w:ins w:id="738" w:author="Naveen Premnath [2]" w:date="2024-09-17T00:03:00Z">
              <w:r w:rsidR="00746D0A">
                <w:rPr>
                  <w:rFonts w:ascii="Arial" w:hAnsi="Arial" w:cs="Arial"/>
                </w:rPr>
                <w:t>1</w:t>
              </w:r>
            </w:ins>
          </w:p>
          <w:p w14:paraId="437A5A61" w14:textId="35816099" w:rsidR="008C72D4" w:rsidRPr="00AA3DD8" w:rsidRDefault="00F46493" w:rsidP="00746D0A">
            <w:pPr>
              <w:jc w:val="center"/>
              <w:rPr>
                <w:rFonts w:ascii="Arial" w:hAnsi="Arial" w:cs="Arial"/>
              </w:rPr>
            </w:pPr>
            <w:r>
              <w:rPr>
                <w:rFonts w:ascii="Arial" w:hAnsi="Arial" w:cs="Arial"/>
              </w:rPr>
              <w:t>[</w:t>
            </w:r>
            <w:del w:id="739" w:author="Naveen Premnath [2]" w:date="2024-09-16T23:56:00Z">
              <w:r w:rsidDel="00F70E15">
                <w:rPr>
                  <w:rFonts w:ascii="Arial" w:hAnsi="Arial" w:cs="Arial"/>
                </w:rPr>
                <w:delText>3317</w:delText>
              </w:r>
            </w:del>
            <w:ins w:id="740" w:author="Naveen Premnath [2]" w:date="2024-09-16T23:56:00Z">
              <w:r w:rsidR="00F70E15">
                <w:rPr>
                  <w:rFonts w:ascii="Arial" w:hAnsi="Arial" w:cs="Arial"/>
                </w:rPr>
                <w:t>3</w:t>
              </w:r>
            </w:ins>
            <w:ins w:id="741" w:author="Naveen Premnath [2]" w:date="2024-09-17T00:03:00Z">
              <w:r w:rsidR="001E11B4">
                <w:rPr>
                  <w:rFonts w:ascii="Arial" w:hAnsi="Arial" w:cs="Arial"/>
                </w:rPr>
                <w:t>5</w:t>
              </w:r>
              <w:r w:rsidR="00746D0A">
                <w:rPr>
                  <w:rFonts w:ascii="Arial" w:hAnsi="Arial" w:cs="Arial"/>
                </w:rPr>
                <w:t>5</w:t>
              </w:r>
            </w:ins>
            <w:ins w:id="742" w:author="Naveen Premnath [2]" w:date="2024-10-21T23:15:00Z">
              <w:r w:rsidR="001E11B4">
                <w:rPr>
                  <w:rFonts w:ascii="Arial" w:hAnsi="Arial" w:cs="Arial"/>
                </w:rPr>
                <w:t>6</w:t>
              </w:r>
            </w:ins>
            <w:r>
              <w:rPr>
                <w:rFonts w:ascii="Arial" w:hAnsi="Arial" w:cs="Arial"/>
              </w:rPr>
              <w:t>-</w:t>
            </w:r>
            <w:del w:id="743" w:author="Naveen Premnath [2]" w:date="2024-09-16T23:56:00Z">
              <w:r w:rsidDel="00F70E15">
                <w:rPr>
                  <w:rFonts w:ascii="Arial" w:hAnsi="Arial" w:cs="Arial"/>
                </w:rPr>
                <w:delText>5361</w:delText>
              </w:r>
            </w:del>
            <w:ins w:id="744" w:author="Naveen Premnath [2]" w:date="2024-09-16T23:56:00Z">
              <w:r w:rsidR="00F70E15">
                <w:rPr>
                  <w:rFonts w:ascii="Arial" w:hAnsi="Arial" w:cs="Arial"/>
                </w:rPr>
                <w:t>5</w:t>
              </w:r>
            </w:ins>
            <w:ins w:id="745" w:author="Naveen Premnath [2]" w:date="2024-10-21T23:15:00Z">
              <w:r w:rsidR="001E11B4">
                <w:rPr>
                  <w:rFonts w:ascii="Arial" w:hAnsi="Arial" w:cs="Arial"/>
                </w:rPr>
                <w:t>747</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B86B6CC" w14:textId="14E507C1" w:rsidR="00F46493" w:rsidRDefault="00F46493" w:rsidP="004C0BB5">
            <w:pPr>
              <w:jc w:val="center"/>
              <w:rPr>
                <w:rFonts w:ascii="Arial" w:hAnsi="Arial" w:cs="Arial"/>
              </w:rPr>
            </w:pPr>
            <w:r>
              <w:rPr>
                <w:rFonts w:ascii="Arial" w:hAnsi="Arial" w:cs="Arial"/>
              </w:rPr>
              <w:t>4</w:t>
            </w:r>
            <w:ins w:id="746" w:author="Naveen Premnath [2]" w:date="2024-09-16T23:43:00Z">
              <w:r w:rsidR="008F749E">
                <w:rPr>
                  <w:rFonts w:ascii="Arial" w:hAnsi="Arial" w:cs="Arial"/>
                </w:rPr>
                <w:t>64</w:t>
              </w:r>
            </w:ins>
            <w:ins w:id="747" w:author="Naveen Premnath [2]" w:date="2024-10-22T00:38:00Z">
              <w:r w:rsidR="008F749E">
                <w:rPr>
                  <w:rFonts w:ascii="Arial" w:hAnsi="Arial" w:cs="Arial"/>
                </w:rPr>
                <w:t>4</w:t>
              </w:r>
            </w:ins>
            <w:del w:id="748" w:author="Naveen Premnath [2]" w:date="2024-09-16T23:43:00Z">
              <w:r w:rsidDel="006024C5">
                <w:rPr>
                  <w:rFonts w:ascii="Arial" w:hAnsi="Arial" w:cs="Arial"/>
                </w:rPr>
                <w:delText>445</w:delText>
              </w:r>
            </w:del>
          </w:p>
          <w:p w14:paraId="47EA0438" w14:textId="7442DFB3" w:rsidR="008C72D4" w:rsidRPr="00AA3DD8" w:rsidRDefault="00F46493" w:rsidP="006024C5">
            <w:pPr>
              <w:jc w:val="center"/>
              <w:rPr>
                <w:rFonts w:ascii="Arial" w:hAnsi="Arial" w:cs="Arial"/>
              </w:rPr>
            </w:pPr>
            <w:r>
              <w:rPr>
                <w:rFonts w:ascii="Arial" w:hAnsi="Arial" w:cs="Arial"/>
              </w:rPr>
              <w:t>[</w:t>
            </w:r>
            <w:del w:id="749" w:author="Naveen Premnath [2]" w:date="2024-09-16T23:44:00Z">
              <w:r w:rsidDel="006024C5">
                <w:rPr>
                  <w:rFonts w:ascii="Arial" w:hAnsi="Arial" w:cs="Arial"/>
                </w:rPr>
                <w:delText>3822</w:delText>
              </w:r>
            </w:del>
            <w:ins w:id="750" w:author="Naveen Premnath [2]" w:date="2024-09-16T23:44:00Z">
              <w:r w:rsidR="006024C5">
                <w:rPr>
                  <w:rFonts w:ascii="Arial" w:hAnsi="Arial" w:cs="Arial"/>
                </w:rPr>
                <w:t>399</w:t>
              </w:r>
            </w:ins>
            <w:ins w:id="751" w:author="Naveen Premnath [2]" w:date="2024-10-22T00:38:00Z">
              <w:r w:rsidR="008F749E">
                <w:rPr>
                  <w:rFonts w:ascii="Arial" w:hAnsi="Arial" w:cs="Arial"/>
                </w:rPr>
                <w:t>3</w:t>
              </w:r>
            </w:ins>
            <w:r>
              <w:rPr>
                <w:rFonts w:ascii="Arial" w:hAnsi="Arial" w:cs="Arial"/>
              </w:rPr>
              <w:t>-</w:t>
            </w:r>
            <w:del w:id="752" w:author="Naveen Premnath [2]" w:date="2024-09-16T23:45:00Z">
              <w:r w:rsidDel="006024C5">
                <w:rPr>
                  <w:rFonts w:ascii="Arial" w:hAnsi="Arial" w:cs="Arial"/>
                </w:rPr>
                <w:delText>5068</w:delText>
              </w:r>
            </w:del>
            <w:ins w:id="753" w:author="Naveen Premnath [2]" w:date="2024-09-16T23:45:00Z">
              <w:r w:rsidR="006024C5">
                <w:rPr>
                  <w:rFonts w:ascii="Arial" w:hAnsi="Arial" w:cs="Arial"/>
                </w:rPr>
                <w:t>5</w:t>
              </w:r>
            </w:ins>
            <w:ins w:id="754" w:author="Naveen Premnath [2]" w:date="2024-10-22T00:39:00Z">
              <w:r w:rsidR="008F749E">
                <w:rPr>
                  <w:rFonts w:ascii="Arial" w:hAnsi="Arial" w:cs="Arial"/>
                </w:rPr>
                <w:t>295</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7B0BA7F" w14:textId="7853B566" w:rsidR="008C72D4" w:rsidRPr="00AA3DD8" w:rsidRDefault="00F46493" w:rsidP="00FF3550">
            <w:pPr>
              <w:jc w:val="center"/>
              <w:rPr>
                <w:rFonts w:ascii="Arial" w:hAnsi="Arial" w:cs="Arial"/>
              </w:rPr>
            </w:pPr>
            <w:del w:id="755" w:author="Naveen Premnath [2]" w:date="2024-09-16T23:18:00Z">
              <w:r w:rsidDel="00FF3550">
                <w:rPr>
                  <w:rFonts w:ascii="Arial" w:hAnsi="Arial" w:cs="Arial"/>
                </w:rPr>
                <w:delText xml:space="preserve">3733 </w:delText>
              </w:r>
            </w:del>
            <w:ins w:id="756" w:author="Naveen Premnath [2]" w:date="2024-09-16T23:18:00Z">
              <w:r w:rsidR="005F11C7">
                <w:rPr>
                  <w:rFonts w:ascii="Arial" w:hAnsi="Arial" w:cs="Arial"/>
                </w:rPr>
                <w:t>3</w:t>
              </w:r>
            </w:ins>
            <w:ins w:id="757" w:author="Naveen Premnath [2]" w:date="2024-10-22T00:50:00Z">
              <w:r w:rsidR="005F11C7">
                <w:rPr>
                  <w:rFonts w:ascii="Arial" w:hAnsi="Arial" w:cs="Arial"/>
                </w:rPr>
                <w:t>806</w:t>
              </w:r>
            </w:ins>
            <w:ins w:id="758" w:author="Naveen Premnath [2]" w:date="2024-09-16T23:18:00Z">
              <w:r w:rsidR="00FF3550">
                <w:rPr>
                  <w:rFonts w:ascii="Arial" w:hAnsi="Arial" w:cs="Arial"/>
                </w:rPr>
                <w:t xml:space="preserve"> </w:t>
              </w:r>
            </w:ins>
            <w:r>
              <w:rPr>
                <w:rFonts w:ascii="Arial" w:hAnsi="Arial" w:cs="Arial"/>
              </w:rPr>
              <w:t>[</w:t>
            </w:r>
            <w:del w:id="759" w:author="Naveen Premnath [2]" w:date="2024-09-16T23:18:00Z">
              <w:r w:rsidDel="00FF3550">
                <w:rPr>
                  <w:rFonts w:ascii="Arial" w:hAnsi="Arial" w:cs="Arial"/>
                </w:rPr>
                <w:delText>3272</w:delText>
              </w:r>
            </w:del>
            <w:ins w:id="760" w:author="Naveen Premnath [2]" w:date="2024-09-16T23:18:00Z">
              <w:r w:rsidR="005F11C7">
                <w:rPr>
                  <w:rFonts w:ascii="Arial" w:hAnsi="Arial" w:cs="Arial"/>
                </w:rPr>
                <w:t>33</w:t>
              </w:r>
            </w:ins>
            <w:ins w:id="761" w:author="Naveen Premnath [2]" w:date="2024-10-22T00:51:00Z">
              <w:r w:rsidR="005F11C7">
                <w:rPr>
                  <w:rFonts w:ascii="Arial" w:hAnsi="Arial" w:cs="Arial"/>
                </w:rPr>
                <w:t>3</w:t>
              </w:r>
            </w:ins>
            <w:ins w:id="762" w:author="Naveen Premnath [2]" w:date="2024-09-16T23:18:00Z">
              <w:r w:rsidR="00FF3550">
                <w:rPr>
                  <w:rFonts w:ascii="Arial" w:hAnsi="Arial" w:cs="Arial"/>
                </w:rPr>
                <w:t>6</w:t>
              </w:r>
            </w:ins>
            <w:r>
              <w:rPr>
                <w:rFonts w:ascii="Arial" w:hAnsi="Arial" w:cs="Arial"/>
              </w:rPr>
              <w:t xml:space="preserve">- </w:t>
            </w:r>
            <w:del w:id="763" w:author="Naveen Premnath [2]" w:date="2024-09-16T23:19:00Z">
              <w:r w:rsidDel="00FF3550">
                <w:rPr>
                  <w:rFonts w:ascii="Arial" w:hAnsi="Arial" w:cs="Arial"/>
                </w:rPr>
                <w:delText>4193</w:delText>
              </w:r>
            </w:del>
            <w:ins w:id="764" w:author="Naveen Premnath [2]" w:date="2024-09-16T23:19:00Z">
              <w:r w:rsidR="00FF3550">
                <w:rPr>
                  <w:rFonts w:ascii="Arial" w:hAnsi="Arial" w:cs="Arial"/>
                </w:rPr>
                <w:t>42</w:t>
              </w:r>
            </w:ins>
            <w:ins w:id="765" w:author="Naveen Premnath [2]" w:date="2024-10-22T00:51:00Z">
              <w:r w:rsidR="005F11C7">
                <w:rPr>
                  <w:rFonts w:ascii="Arial" w:hAnsi="Arial" w:cs="Arial"/>
                </w:rPr>
                <w:t>75</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42BF2A6F" w14:textId="15799396" w:rsidR="00F46493" w:rsidRDefault="00F46493" w:rsidP="004C0BB5">
            <w:pPr>
              <w:jc w:val="center"/>
              <w:rPr>
                <w:rFonts w:ascii="Arial" w:hAnsi="Arial" w:cs="Arial"/>
              </w:rPr>
            </w:pPr>
            <w:r>
              <w:rPr>
                <w:rFonts w:ascii="Arial" w:hAnsi="Arial" w:cs="Arial"/>
              </w:rPr>
              <w:t>3445</w:t>
            </w:r>
          </w:p>
          <w:p w14:paraId="51EF9864" w14:textId="741F8EF9" w:rsidR="008C72D4" w:rsidRPr="00AA3DD8" w:rsidRDefault="00F46493" w:rsidP="004C0BB5">
            <w:pPr>
              <w:jc w:val="center"/>
              <w:rPr>
                <w:rFonts w:ascii="Arial" w:hAnsi="Arial" w:cs="Arial"/>
              </w:rPr>
            </w:pPr>
            <w:r>
              <w:rPr>
                <w:rFonts w:ascii="Arial" w:hAnsi="Arial" w:cs="Arial"/>
              </w:rPr>
              <w:t>[3006-3883</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6FB610B6" w14:textId="77777777" w:rsidR="008C72D4" w:rsidRPr="00AA3DD8" w:rsidRDefault="008C72D4" w:rsidP="004C0BB5">
            <w:pPr>
              <w:jc w:val="center"/>
              <w:rPr>
                <w:rFonts w:ascii="Arial" w:hAnsi="Arial" w:cs="Arial"/>
              </w:rPr>
            </w:pPr>
          </w:p>
        </w:tc>
      </w:tr>
      <w:tr w:rsidR="008C72D4" w:rsidRPr="00AA3DD8" w14:paraId="579C15FD" w14:textId="77777777" w:rsidTr="004C0BB5">
        <w:trPr>
          <w:trHeight w:val="440"/>
        </w:trPr>
        <w:tc>
          <w:tcPr>
            <w:tcW w:w="3690" w:type="dxa"/>
            <w:tcBorders>
              <w:top w:val="single" w:sz="4" w:space="0" w:color="auto"/>
              <w:left w:val="single" w:sz="4" w:space="0" w:color="auto"/>
              <w:bottom w:val="single" w:sz="4" w:space="0" w:color="auto"/>
              <w:right w:val="single" w:sz="4" w:space="0" w:color="auto"/>
            </w:tcBorders>
            <w:hideMark/>
          </w:tcPr>
          <w:p w14:paraId="02AA7BEC" w14:textId="28661E8B" w:rsidR="008C72D4" w:rsidRPr="006C7259" w:rsidRDefault="008C72D4" w:rsidP="00302D12">
            <w:pPr>
              <w:rPr>
                <w:rFonts w:ascii="Arial" w:hAnsi="Arial" w:cs="Arial"/>
              </w:rPr>
            </w:pPr>
            <w:r w:rsidRPr="006C7259">
              <w:rPr>
                <w:rFonts w:ascii="Arial" w:hAnsi="Arial" w:cs="Arial"/>
                <w:bCs/>
              </w:rPr>
              <w:t>Hom</w:t>
            </w:r>
            <w:r w:rsidR="008F1ADB" w:rsidRPr="006C7259">
              <w:rPr>
                <w:rFonts w:ascii="Arial" w:hAnsi="Arial" w:cs="Arial"/>
                <w:bCs/>
              </w:rPr>
              <w:t>e</w:t>
            </w:r>
            <w:r w:rsidRPr="006C7259">
              <w:rPr>
                <w:rFonts w:ascii="Arial" w:hAnsi="Arial" w:cs="Arial"/>
                <w:bCs/>
              </w:rPr>
              <w:t xml:space="preserve"> h</w:t>
            </w:r>
            <w:r w:rsidR="008F1ADB" w:rsidRPr="006C7259">
              <w:rPr>
                <w:rFonts w:ascii="Arial" w:hAnsi="Arial" w:cs="Arial"/>
                <w:bCs/>
              </w:rPr>
              <w:t>ea</w:t>
            </w:r>
            <w:r w:rsidRPr="006C7259">
              <w:rPr>
                <w:rFonts w:ascii="Arial" w:hAnsi="Arial" w:cs="Arial"/>
                <w:bCs/>
              </w:rPr>
              <w:t>lth agency Medicaid</w:t>
            </w:r>
            <w:r w:rsidR="008F1ADB" w:rsidRPr="006C7259">
              <w:rPr>
                <w:rFonts w:ascii="Arial" w:hAnsi="Arial" w:cs="Arial"/>
                <w:bCs/>
              </w:rPr>
              <w:t xml:space="preserve"> </w:t>
            </w:r>
            <w:r w:rsidR="004366D1" w:rsidRPr="006C7259">
              <w:rPr>
                <w:rFonts w:ascii="Arial" w:hAnsi="Arial" w:cs="Arial"/>
                <w:bCs/>
              </w:rPr>
              <w:t>expenditure</w:t>
            </w:r>
            <w:r w:rsidRPr="006C7259">
              <w:rPr>
                <w:rFonts w:ascii="Arial" w:hAnsi="Arial" w:cs="Arial"/>
                <w:bCs/>
              </w:rPr>
              <w:t xml:space="preserve"> (Mean)</w:t>
            </w:r>
            <w:r w:rsidR="00365D74" w:rsidRPr="006C7259">
              <w:rPr>
                <w:rFonts w:ascii="Arial" w:hAnsi="Arial" w:cs="Arial"/>
                <w:bCs/>
                <w:sz w:val="20"/>
                <w:szCs w:val="20"/>
              </w:rPr>
              <w:t xml:space="preserve"> [</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tcPr>
          <w:p w14:paraId="680E1A6C" w14:textId="3DE63399" w:rsidR="00FD6B77" w:rsidRDefault="008C72D4" w:rsidP="004C0BB5">
            <w:pPr>
              <w:jc w:val="center"/>
              <w:rPr>
                <w:rFonts w:ascii="Arial" w:hAnsi="Arial" w:cs="Arial"/>
              </w:rPr>
            </w:pPr>
            <w:del w:id="766" w:author="Naveen Premnath [2]" w:date="2024-09-16T23:56:00Z">
              <w:r w:rsidRPr="00AA3DD8" w:rsidDel="00F70E15">
                <w:rPr>
                  <w:rFonts w:ascii="Arial" w:hAnsi="Arial" w:cs="Arial"/>
                </w:rPr>
                <w:delText>1795</w:delText>
              </w:r>
            </w:del>
            <w:ins w:id="767" w:author="Naveen Premnath [2]" w:date="2024-09-16T23:56:00Z">
              <w:r w:rsidR="00F70E15" w:rsidRPr="00AA3DD8">
                <w:rPr>
                  <w:rFonts w:ascii="Arial" w:hAnsi="Arial" w:cs="Arial"/>
                </w:rPr>
                <w:t>1</w:t>
              </w:r>
              <w:r w:rsidR="00F70E15">
                <w:rPr>
                  <w:rFonts w:ascii="Arial" w:hAnsi="Arial" w:cs="Arial"/>
                </w:rPr>
                <w:t>9</w:t>
              </w:r>
            </w:ins>
            <w:ins w:id="768" w:author="Naveen Premnath [2]" w:date="2024-10-21T23:15:00Z">
              <w:r w:rsidR="001E11B4">
                <w:rPr>
                  <w:rFonts w:ascii="Arial" w:hAnsi="Arial" w:cs="Arial"/>
                </w:rPr>
                <w:t>24</w:t>
              </w:r>
            </w:ins>
          </w:p>
          <w:p w14:paraId="57E5C75A" w14:textId="44E6A2B5" w:rsidR="008C72D4" w:rsidRPr="00AA3DD8" w:rsidRDefault="00F46493" w:rsidP="00746D0A">
            <w:pPr>
              <w:jc w:val="center"/>
              <w:rPr>
                <w:rFonts w:ascii="Arial" w:hAnsi="Arial" w:cs="Arial"/>
              </w:rPr>
            </w:pPr>
            <w:r>
              <w:rPr>
                <w:rFonts w:ascii="Arial" w:hAnsi="Arial" w:cs="Arial"/>
              </w:rPr>
              <w:t>[</w:t>
            </w:r>
            <w:del w:id="769" w:author="Naveen Premnath [2]" w:date="2024-09-17T00:00:00Z">
              <w:r w:rsidDel="00F70E15">
                <w:rPr>
                  <w:rFonts w:ascii="Arial" w:hAnsi="Arial" w:cs="Arial"/>
                </w:rPr>
                <w:delText>1418</w:delText>
              </w:r>
            </w:del>
            <w:ins w:id="770" w:author="Naveen Premnath [2]" w:date="2024-09-17T00:00:00Z">
              <w:r w:rsidR="00F70E15">
                <w:rPr>
                  <w:rFonts w:ascii="Arial" w:hAnsi="Arial" w:cs="Arial"/>
                </w:rPr>
                <w:t>15</w:t>
              </w:r>
            </w:ins>
            <w:ins w:id="771" w:author="Naveen Premnath [2]" w:date="2024-10-22T00:26:00Z">
              <w:r w:rsidR="00C179E6">
                <w:rPr>
                  <w:rFonts w:ascii="Arial" w:hAnsi="Arial" w:cs="Arial"/>
                </w:rPr>
                <w:t>20</w:t>
              </w:r>
            </w:ins>
            <w:r>
              <w:rPr>
                <w:rFonts w:ascii="Arial" w:hAnsi="Arial" w:cs="Arial"/>
              </w:rPr>
              <w:t>-</w:t>
            </w:r>
            <w:del w:id="772" w:author="Naveen Premnath [2]" w:date="2024-09-17T00:03:00Z">
              <w:r w:rsidDel="00746D0A">
                <w:rPr>
                  <w:rFonts w:ascii="Arial" w:hAnsi="Arial" w:cs="Arial"/>
                </w:rPr>
                <w:delText>2174</w:delText>
              </w:r>
            </w:del>
            <w:ins w:id="773" w:author="Naveen Premnath [2]" w:date="2024-09-17T00:03:00Z">
              <w:r w:rsidR="00746D0A">
                <w:rPr>
                  <w:rFonts w:ascii="Arial" w:hAnsi="Arial" w:cs="Arial"/>
                </w:rPr>
                <w:t>23</w:t>
              </w:r>
            </w:ins>
            <w:ins w:id="774" w:author="Naveen Premnath [2]" w:date="2024-10-22T00:26:00Z">
              <w:r w:rsidR="00C179E6">
                <w:rPr>
                  <w:rFonts w:ascii="Arial" w:hAnsi="Arial" w:cs="Arial"/>
                </w:rPr>
                <w:t>31</w:t>
              </w:r>
            </w:ins>
            <w:r w:rsidR="004C0BB5">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0F7F37F" w14:textId="0F9627FA" w:rsidR="00F46493" w:rsidRDefault="00F46493" w:rsidP="004C0BB5">
            <w:pPr>
              <w:jc w:val="center"/>
              <w:rPr>
                <w:rFonts w:ascii="Arial" w:hAnsi="Arial" w:cs="Arial"/>
              </w:rPr>
            </w:pPr>
            <w:del w:id="775" w:author="Naveen Premnath [2]" w:date="2024-09-16T23:46:00Z">
              <w:r w:rsidDel="006024C5">
                <w:rPr>
                  <w:rFonts w:ascii="Arial" w:hAnsi="Arial" w:cs="Arial"/>
                </w:rPr>
                <w:delText>4071</w:delText>
              </w:r>
            </w:del>
            <w:ins w:id="776" w:author="Naveen Premnath [2]" w:date="2024-09-16T23:46:00Z">
              <w:r w:rsidR="008F749E">
                <w:rPr>
                  <w:rFonts w:ascii="Arial" w:hAnsi="Arial" w:cs="Arial"/>
                </w:rPr>
                <w:t>42</w:t>
              </w:r>
            </w:ins>
            <w:ins w:id="777" w:author="Naveen Premnath [2]" w:date="2024-10-22T00:41:00Z">
              <w:r w:rsidR="00C34C47">
                <w:rPr>
                  <w:rFonts w:ascii="Arial" w:hAnsi="Arial" w:cs="Arial"/>
                </w:rPr>
                <w:t>53</w:t>
              </w:r>
            </w:ins>
          </w:p>
          <w:p w14:paraId="251DA0A3" w14:textId="28ECC92A" w:rsidR="008C72D4" w:rsidRPr="00AA3DD8" w:rsidRDefault="00F46493" w:rsidP="006024C5">
            <w:pPr>
              <w:jc w:val="center"/>
              <w:rPr>
                <w:rFonts w:ascii="Arial" w:hAnsi="Arial" w:cs="Arial"/>
              </w:rPr>
            </w:pPr>
            <w:r>
              <w:rPr>
                <w:rFonts w:ascii="Arial" w:hAnsi="Arial" w:cs="Arial"/>
              </w:rPr>
              <w:t>[</w:t>
            </w:r>
            <w:del w:id="778" w:author="Naveen Premnath [2]" w:date="2024-09-16T23:46:00Z">
              <w:r w:rsidDel="006024C5">
                <w:rPr>
                  <w:rFonts w:ascii="Arial" w:hAnsi="Arial" w:cs="Arial"/>
                </w:rPr>
                <w:delText>3149</w:delText>
              </w:r>
            </w:del>
            <w:ins w:id="779" w:author="Naveen Premnath [2]" w:date="2024-09-16T23:46:00Z">
              <w:r w:rsidR="006024C5">
                <w:rPr>
                  <w:rFonts w:ascii="Arial" w:hAnsi="Arial" w:cs="Arial"/>
                </w:rPr>
                <w:t>329</w:t>
              </w:r>
            </w:ins>
            <w:ins w:id="780" w:author="Naveen Premnath [2]" w:date="2024-10-22T00:41:00Z">
              <w:r w:rsidR="00C34C47">
                <w:rPr>
                  <w:rFonts w:ascii="Arial" w:hAnsi="Arial" w:cs="Arial"/>
                </w:rPr>
                <w:t>0</w:t>
              </w:r>
            </w:ins>
            <w:r>
              <w:rPr>
                <w:rFonts w:ascii="Arial" w:hAnsi="Arial" w:cs="Arial"/>
              </w:rPr>
              <w:t>-</w:t>
            </w:r>
            <w:del w:id="781" w:author="Naveen Premnath [2]" w:date="2024-09-16T23:46:00Z">
              <w:r w:rsidDel="006024C5">
                <w:rPr>
                  <w:rFonts w:ascii="Arial" w:hAnsi="Arial" w:cs="Arial"/>
                </w:rPr>
                <w:delText>4994</w:delText>
              </w:r>
            </w:del>
            <w:ins w:id="782" w:author="Naveen Premnath [2]" w:date="2024-09-16T23:46:00Z">
              <w:r w:rsidR="006024C5">
                <w:rPr>
                  <w:rFonts w:ascii="Arial" w:hAnsi="Arial" w:cs="Arial"/>
                </w:rPr>
                <w:t>52</w:t>
              </w:r>
            </w:ins>
            <w:ins w:id="783" w:author="Naveen Premnath [2]" w:date="2024-10-22T00:42:00Z">
              <w:r w:rsidR="00C34C47">
                <w:rPr>
                  <w:rFonts w:ascii="Arial" w:hAnsi="Arial" w:cs="Arial"/>
                </w:rPr>
                <w:t>17</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16F9370" w14:textId="0D7ADF84" w:rsidR="004C0BB5" w:rsidRDefault="00F46493" w:rsidP="004C0BB5">
            <w:pPr>
              <w:jc w:val="center"/>
              <w:rPr>
                <w:rFonts w:ascii="Arial" w:hAnsi="Arial" w:cs="Arial"/>
              </w:rPr>
            </w:pPr>
            <w:del w:id="784" w:author="Naveen Premnath [2]" w:date="2024-09-16T23:19:00Z">
              <w:r w:rsidDel="00FF3550">
                <w:rPr>
                  <w:rFonts w:ascii="Arial" w:hAnsi="Arial" w:cs="Arial"/>
                </w:rPr>
                <w:delText xml:space="preserve">3962 </w:delText>
              </w:r>
            </w:del>
            <w:ins w:id="785" w:author="Naveen Premnath [2]" w:date="2024-09-16T23:19:00Z">
              <w:r w:rsidR="00FF3550">
                <w:rPr>
                  <w:rFonts w:ascii="Arial" w:hAnsi="Arial" w:cs="Arial"/>
                </w:rPr>
                <w:t>40</w:t>
              </w:r>
            </w:ins>
            <w:ins w:id="786" w:author="Naveen Premnath [2]" w:date="2024-10-22T00:51:00Z">
              <w:r w:rsidR="005F11C7">
                <w:rPr>
                  <w:rFonts w:ascii="Arial" w:hAnsi="Arial" w:cs="Arial"/>
                </w:rPr>
                <w:t>40</w:t>
              </w:r>
            </w:ins>
            <w:ins w:id="787" w:author="Naveen Premnath [2]" w:date="2024-09-16T23:19:00Z">
              <w:r w:rsidR="00FF3550">
                <w:rPr>
                  <w:rFonts w:ascii="Arial" w:hAnsi="Arial" w:cs="Arial"/>
                </w:rPr>
                <w:t xml:space="preserve"> </w:t>
              </w:r>
            </w:ins>
          </w:p>
          <w:p w14:paraId="7CA857FD" w14:textId="5E429EBA" w:rsidR="008C72D4" w:rsidRPr="00AA3DD8" w:rsidRDefault="00F46493" w:rsidP="004C0BB5">
            <w:pPr>
              <w:jc w:val="center"/>
              <w:rPr>
                <w:rFonts w:ascii="Arial" w:hAnsi="Arial" w:cs="Arial"/>
              </w:rPr>
            </w:pPr>
            <w:r>
              <w:rPr>
                <w:rFonts w:ascii="Arial" w:hAnsi="Arial" w:cs="Arial"/>
              </w:rPr>
              <w:t>[31</w:t>
            </w:r>
            <w:ins w:id="788" w:author="Naveen Premnath [2]" w:date="2024-10-22T00:52:00Z">
              <w:r w:rsidR="005F11C7">
                <w:rPr>
                  <w:rFonts w:ascii="Arial" w:hAnsi="Arial" w:cs="Arial"/>
                </w:rPr>
                <w:t>66</w:t>
              </w:r>
            </w:ins>
            <w:del w:id="789" w:author="Naveen Premnath [2]" w:date="2024-09-16T23:19:00Z">
              <w:r w:rsidDel="00FF3550">
                <w:rPr>
                  <w:rFonts w:ascii="Arial" w:hAnsi="Arial" w:cs="Arial"/>
                </w:rPr>
                <w:delText>0</w:delText>
              </w:r>
            </w:del>
            <w:del w:id="790" w:author="Naveen Premnath [2]" w:date="2024-10-22T00:51:00Z">
              <w:r w:rsidDel="005F11C7">
                <w:rPr>
                  <w:rFonts w:ascii="Arial" w:hAnsi="Arial" w:cs="Arial"/>
                </w:rPr>
                <w:delText>5</w:delText>
              </w:r>
            </w:del>
            <w:r>
              <w:rPr>
                <w:rFonts w:ascii="Arial" w:hAnsi="Arial" w:cs="Arial"/>
              </w:rPr>
              <w:t>- 4</w:t>
            </w:r>
            <w:del w:id="791" w:author="Naveen Premnath [2]" w:date="2024-10-22T00:52:00Z">
              <w:r w:rsidDel="005F11C7">
                <w:rPr>
                  <w:rFonts w:ascii="Arial" w:hAnsi="Arial" w:cs="Arial"/>
                </w:rPr>
                <w:delText>8</w:delText>
              </w:r>
            </w:del>
            <w:del w:id="792" w:author="Naveen Premnath [2]" w:date="2024-09-16T23:20:00Z">
              <w:r w:rsidDel="00FF3550">
                <w:rPr>
                  <w:rFonts w:ascii="Arial" w:hAnsi="Arial" w:cs="Arial"/>
                </w:rPr>
                <w:delText>1</w:delText>
              </w:r>
            </w:del>
            <w:r>
              <w:rPr>
                <w:rFonts w:ascii="Arial" w:hAnsi="Arial" w:cs="Arial"/>
              </w:rPr>
              <w:t>9</w:t>
            </w:r>
            <w:ins w:id="793" w:author="Naveen Premnath [2]" w:date="2024-10-22T00:52:00Z">
              <w:r w:rsidR="005F11C7">
                <w:rPr>
                  <w:rFonts w:ascii="Arial" w:hAnsi="Arial" w:cs="Arial"/>
                </w:rPr>
                <w:t>14</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144D435D" w14:textId="27C1940A" w:rsidR="00F46493" w:rsidRDefault="00F46493" w:rsidP="004C0BB5">
            <w:pPr>
              <w:jc w:val="center"/>
              <w:rPr>
                <w:rFonts w:ascii="Arial" w:hAnsi="Arial" w:cs="Arial"/>
              </w:rPr>
            </w:pPr>
            <w:r>
              <w:rPr>
                <w:rFonts w:ascii="Arial" w:hAnsi="Arial" w:cs="Arial"/>
              </w:rPr>
              <w:t>2612</w:t>
            </w:r>
          </w:p>
          <w:p w14:paraId="61448FC0" w14:textId="45B38DA1" w:rsidR="008C72D4" w:rsidRPr="00AA3DD8" w:rsidRDefault="00F46493" w:rsidP="004C0BB5">
            <w:pPr>
              <w:jc w:val="center"/>
              <w:rPr>
                <w:rFonts w:ascii="Arial" w:hAnsi="Arial" w:cs="Arial"/>
              </w:rPr>
            </w:pPr>
            <w:r>
              <w:rPr>
                <w:rFonts w:ascii="Arial" w:hAnsi="Arial" w:cs="Arial"/>
              </w:rPr>
              <w:t>[2001-3223</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1E4BA8EC" w14:textId="77777777" w:rsidR="008C72D4" w:rsidRPr="00AA3DD8" w:rsidRDefault="008C72D4" w:rsidP="004C0BB5">
            <w:pPr>
              <w:jc w:val="center"/>
              <w:rPr>
                <w:rFonts w:ascii="Arial" w:hAnsi="Arial" w:cs="Arial"/>
              </w:rPr>
            </w:pPr>
          </w:p>
        </w:tc>
      </w:tr>
      <w:tr w:rsidR="008C72D4" w:rsidRPr="00AA3DD8" w14:paraId="5AE3DD24"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1A0463DA" w14:textId="41C48F25" w:rsidR="008C72D4" w:rsidRPr="006C7259" w:rsidRDefault="008C72D4">
            <w:pPr>
              <w:rPr>
                <w:rFonts w:ascii="Arial" w:hAnsi="Arial" w:cs="Arial"/>
              </w:rPr>
            </w:pPr>
            <w:r w:rsidRPr="006C7259">
              <w:rPr>
                <w:rFonts w:ascii="Arial" w:hAnsi="Arial" w:cs="Arial"/>
                <w:bCs/>
              </w:rPr>
              <w:t>Hom</w:t>
            </w:r>
            <w:r w:rsidR="008F1ADB" w:rsidRPr="006C7259">
              <w:rPr>
                <w:rFonts w:ascii="Arial" w:hAnsi="Arial" w:cs="Arial"/>
                <w:bCs/>
              </w:rPr>
              <w:t>e</w:t>
            </w:r>
            <w:r w:rsidRPr="006C7259">
              <w:rPr>
                <w:rFonts w:ascii="Arial" w:hAnsi="Arial" w:cs="Arial"/>
                <w:bCs/>
              </w:rPr>
              <w:t xml:space="preserve"> h</w:t>
            </w:r>
            <w:r w:rsidR="008F1ADB" w:rsidRPr="006C7259">
              <w:rPr>
                <w:rFonts w:ascii="Arial" w:hAnsi="Arial" w:cs="Arial"/>
                <w:bCs/>
              </w:rPr>
              <w:t>ea</w:t>
            </w:r>
            <w:r w:rsidRPr="006C7259">
              <w:rPr>
                <w:rFonts w:ascii="Arial" w:hAnsi="Arial" w:cs="Arial"/>
                <w:bCs/>
              </w:rPr>
              <w:t>lth agency Private</w:t>
            </w:r>
            <w:r w:rsidR="008F1ADB" w:rsidRPr="006C7259">
              <w:rPr>
                <w:rFonts w:ascii="Arial" w:hAnsi="Arial" w:cs="Arial"/>
                <w:bCs/>
              </w:rPr>
              <w:t xml:space="preserve"> </w:t>
            </w:r>
            <w:r w:rsidR="004366D1" w:rsidRPr="006C7259">
              <w:rPr>
                <w:rFonts w:ascii="Arial" w:hAnsi="Arial" w:cs="Arial"/>
                <w:bCs/>
              </w:rPr>
              <w:t>expenditure</w:t>
            </w:r>
            <w:r w:rsidRPr="006C7259">
              <w:rPr>
                <w:rFonts w:ascii="Arial" w:hAnsi="Arial" w:cs="Arial"/>
                <w:bCs/>
              </w:rPr>
              <w:t xml:space="preserve">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334F7E0B" w14:textId="3986C75E" w:rsidR="00FD6B77" w:rsidRDefault="00F46493" w:rsidP="004C0BB5">
            <w:pPr>
              <w:jc w:val="center"/>
              <w:rPr>
                <w:rFonts w:ascii="Arial" w:hAnsi="Arial" w:cs="Arial"/>
              </w:rPr>
            </w:pPr>
            <w:r>
              <w:rPr>
                <w:rFonts w:ascii="Arial" w:hAnsi="Arial" w:cs="Arial"/>
              </w:rPr>
              <w:t>12</w:t>
            </w:r>
            <w:ins w:id="794" w:author="Naveen Premnath [2]" w:date="2024-10-22T00:26:00Z">
              <w:r w:rsidR="00C179E6">
                <w:rPr>
                  <w:rFonts w:ascii="Arial" w:hAnsi="Arial" w:cs="Arial"/>
                </w:rPr>
                <w:t>9</w:t>
              </w:r>
            </w:ins>
            <w:del w:id="795" w:author="Naveen Premnath [2]" w:date="2024-09-16T23:57:00Z">
              <w:r w:rsidDel="00F70E15">
                <w:rPr>
                  <w:rFonts w:ascii="Arial" w:hAnsi="Arial" w:cs="Arial"/>
                </w:rPr>
                <w:delText>0</w:delText>
              </w:r>
            </w:del>
          </w:p>
          <w:p w14:paraId="35776CFA" w14:textId="768BCDC8" w:rsidR="008C72D4" w:rsidRPr="00AA3DD8" w:rsidRDefault="00F46493" w:rsidP="004C0BB5">
            <w:pPr>
              <w:jc w:val="center"/>
              <w:rPr>
                <w:rFonts w:ascii="Arial" w:hAnsi="Arial" w:cs="Arial"/>
              </w:rPr>
            </w:pPr>
            <w:r>
              <w:rPr>
                <w:rFonts w:ascii="Arial" w:hAnsi="Arial" w:cs="Arial"/>
              </w:rPr>
              <w:t>[2</w:t>
            </w:r>
            <w:ins w:id="796" w:author="Naveen Premnath [2]" w:date="2024-09-16T23:57:00Z">
              <w:r w:rsidR="00F70E15">
                <w:rPr>
                  <w:rFonts w:ascii="Arial" w:hAnsi="Arial" w:cs="Arial"/>
                </w:rPr>
                <w:t>8</w:t>
              </w:r>
            </w:ins>
            <w:del w:id="797" w:author="Naveen Premnath [2]" w:date="2024-09-16T23:57:00Z">
              <w:r w:rsidDel="00F70E15">
                <w:rPr>
                  <w:rFonts w:ascii="Arial" w:hAnsi="Arial" w:cs="Arial"/>
                </w:rPr>
                <w:delText>6</w:delText>
              </w:r>
            </w:del>
            <w:r>
              <w:rPr>
                <w:rFonts w:ascii="Arial" w:hAnsi="Arial" w:cs="Arial"/>
              </w:rPr>
              <w:t>-2</w:t>
            </w:r>
            <w:ins w:id="798" w:author="Naveen Premnath [2]" w:date="2024-09-16T23:57:00Z">
              <w:r w:rsidR="00F70E15">
                <w:rPr>
                  <w:rFonts w:ascii="Arial" w:hAnsi="Arial" w:cs="Arial"/>
                </w:rPr>
                <w:t>2</w:t>
              </w:r>
            </w:ins>
            <w:ins w:id="799" w:author="Naveen Premnath [2]" w:date="2024-10-22T00:26:00Z">
              <w:r w:rsidR="00C179E6">
                <w:rPr>
                  <w:rFonts w:ascii="Arial" w:hAnsi="Arial" w:cs="Arial"/>
                </w:rPr>
                <w:t>9</w:t>
              </w:r>
            </w:ins>
            <w:del w:id="800" w:author="Naveen Premnath [2]" w:date="2024-09-16T23:57:00Z">
              <w:r w:rsidDel="00F70E15">
                <w:rPr>
                  <w:rFonts w:ascii="Arial" w:hAnsi="Arial" w:cs="Arial"/>
                </w:rPr>
                <w:delText>1</w:delText>
              </w:r>
            </w:del>
            <w:del w:id="801" w:author="Naveen Premnath [2]" w:date="2024-09-16T23:59:00Z">
              <w:r w:rsidDel="00F70E15">
                <w:rPr>
                  <w:rFonts w:ascii="Arial" w:hAnsi="Arial" w:cs="Arial"/>
                </w:rPr>
                <w:delText>4</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8FC1B0F" w14:textId="34E2CD02" w:rsidR="00FD6B77" w:rsidRDefault="00F46493" w:rsidP="004C0BB5">
            <w:pPr>
              <w:jc w:val="center"/>
              <w:rPr>
                <w:rFonts w:ascii="Arial" w:hAnsi="Arial" w:cs="Arial"/>
              </w:rPr>
            </w:pPr>
            <w:r>
              <w:rPr>
                <w:rFonts w:ascii="Arial" w:hAnsi="Arial" w:cs="Arial"/>
              </w:rPr>
              <w:t>2</w:t>
            </w:r>
            <w:ins w:id="802" w:author="Naveen Premnath [2]" w:date="2024-09-16T23:47:00Z">
              <w:r w:rsidR="006024C5">
                <w:rPr>
                  <w:rFonts w:ascii="Arial" w:hAnsi="Arial" w:cs="Arial"/>
                </w:rPr>
                <w:t>48</w:t>
              </w:r>
            </w:ins>
            <w:del w:id="803" w:author="Naveen Premnath [2]" w:date="2024-09-16T23:47:00Z">
              <w:r w:rsidDel="006024C5">
                <w:rPr>
                  <w:rFonts w:ascii="Arial" w:hAnsi="Arial" w:cs="Arial"/>
                </w:rPr>
                <w:delText>37</w:delText>
              </w:r>
            </w:del>
          </w:p>
          <w:p w14:paraId="419C70F0" w14:textId="1528EC7B" w:rsidR="008C72D4" w:rsidRPr="00AA3DD8" w:rsidRDefault="00F46493" w:rsidP="006024C5">
            <w:pPr>
              <w:jc w:val="center"/>
              <w:rPr>
                <w:rFonts w:ascii="Arial" w:hAnsi="Arial" w:cs="Arial"/>
              </w:rPr>
            </w:pPr>
            <w:r>
              <w:rPr>
                <w:rFonts w:ascii="Arial" w:hAnsi="Arial" w:cs="Arial"/>
              </w:rPr>
              <w:t>[</w:t>
            </w:r>
            <w:del w:id="804" w:author="Naveen Premnath [2]" w:date="2024-09-16T23:47:00Z">
              <w:r w:rsidDel="006024C5">
                <w:rPr>
                  <w:rFonts w:ascii="Arial" w:hAnsi="Arial" w:cs="Arial"/>
                </w:rPr>
                <w:delText>143</w:delText>
              </w:r>
            </w:del>
            <w:ins w:id="805" w:author="Naveen Premnath [2]" w:date="2024-09-16T23:47:00Z">
              <w:r w:rsidR="006024C5">
                <w:rPr>
                  <w:rFonts w:ascii="Arial" w:hAnsi="Arial" w:cs="Arial"/>
                </w:rPr>
                <w:t>1</w:t>
              </w:r>
            </w:ins>
            <w:ins w:id="806" w:author="Naveen Premnath [2]" w:date="2024-10-22T00:42:00Z">
              <w:r w:rsidR="00C34C47">
                <w:rPr>
                  <w:rFonts w:ascii="Arial" w:hAnsi="Arial" w:cs="Arial"/>
                </w:rPr>
                <w:t>49</w:t>
              </w:r>
            </w:ins>
            <w:r>
              <w:rPr>
                <w:rFonts w:ascii="Arial" w:hAnsi="Arial" w:cs="Arial"/>
              </w:rPr>
              <w:t>-</w:t>
            </w:r>
            <w:del w:id="807" w:author="Naveen Premnath [2]" w:date="2024-09-16T23:47:00Z">
              <w:r w:rsidDel="006024C5">
                <w:rPr>
                  <w:rFonts w:ascii="Arial" w:hAnsi="Arial" w:cs="Arial"/>
                </w:rPr>
                <w:delText>331</w:delText>
              </w:r>
            </w:del>
            <w:ins w:id="808" w:author="Naveen Premnath [2]" w:date="2024-09-16T23:47:00Z">
              <w:r w:rsidR="006024C5">
                <w:rPr>
                  <w:rFonts w:ascii="Arial" w:hAnsi="Arial" w:cs="Arial"/>
                </w:rPr>
                <w:t>346</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5F2C1C83" w14:textId="3374518D" w:rsidR="00F46493" w:rsidRDefault="00F46493" w:rsidP="004C0BB5">
            <w:pPr>
              <w:jc w:val="center"/>
              <w:rPr>
                <w:rFonts w:ascii="Arial" w:hAnsi="Arial" w:cs="Arial"/>
              </w:rPr>
            </w:pPr>
            <w:r>
              <w:rPr>
                <w:rFonts w:ascii="Arial" w:hAnsi="Arial" w:cs="Arial"/>
              </w:rPr>
              <w:t>18</w:t>
            </w:r>
            <w:ins w:id="809" w:author="Naveen Premnath [2]" w:date="2024-10-22T00:52:00Z">
              <w:r w:rsidR="005F11C7">
                <w:rPr>
                  <w:rFonts w:ascii="Arial" w:hAnsi="Arial" w:cs="Arial"/>
                </w:rPr>
                <w:t>4</w:t>
              </w:r>
            </w:ins>
            <w:del w:id="810" w:author="Naveen Premnath [2]" w:date="2024-09-16T23:20:00Z">
              <w:r w:rsidDel="00FF3550">
                <w:rPr>
                  <w:rFonts w:ascii="Arial" w:hAnsi="Arial" w:cs="Arial"/>
                </w:rPr>
                <w:delText>0</w:delText>
              </w:r>
            </w:del>
          </w:p>
          <w:p w14:paraId="29A570EB" w14:textId="6DCB5AD8" w:rsidR="008C72D4" w:rsidRPr="00AA3DD8" w:rsidRDefault="00F46493" w:rsidP="004C0BB5">
            <w:pPr>
              <w:jc w:val="center"/>
              <w:rPr>
                <w:rFonts w:ascii="Arial" w:hAnsi="Arial" w:cs="Arial"/>
              </w:rPr>
            </w:pPr>
            <w:r>
              <w:rPr>
                <w:rFonts w:ascii="Arial" w:hAnsi="Arial" w:cs="Arial"/>
              </w:rPr>
              <w:t>[9</w:t>
            </w:r>
            <w:ins w:id="811" w:author="Naveen Premnath [2]" w:date="2024-09-16T23:20:00Z">
              <w:r w:rsidR="00FF3550">
                <w:rPr>
                  <w:rFonts w:ascii="Arial" w:hAnsi="Arial" w:cs="Arial"/>
                </w:rPr>
                <w:t>5</w:t>
              </w:r>
            </w:ins>
            <w:del w:id="812" w:author="Naveen Premnath [2]" w:date="2024-09-16T23:20:00Z">
              <w:r w:rsidDel="00FF3550">
                <w:rPr>
                  <w:rFonts w:ascii="Arial" w:hAnsi="Arial" w:cs="Arial"/>
                </w:rPr>
                <w:delText>3</w:delText>
              </w:r>
            </w:del>
            <w:r>
              <w:rPr>
                <w:rFonts w:ascii="Arial" w:hAnsi="Arial" w:cs="Arial"/>
              </w:rPr>
              <w:t>-2</w:t>
            </w:r>
            <w:del w:id="813" w:author="Naveen Premnath [2]" w:date="2024-09-16T23:21:00Z">
              <w:r w:rsidDel="00FF3550">
                <w:rPr>
                  <w:rFonts w:ascii="Arial" w:hAnsi="Arial" w:cs="Arial"/>
                </w:rPr>
                <w:delText>6</w:delText>
              </w:r>
            </w:del>
            <w:r>
              <w:rPr>
                <w:rFonts w:ascii="Arial" w:hAnsi="Arial" w:cs="Arial"/>
              </w:rPr>
              <w:t>7</w:t>
            </w:r>
            <w:ins w:id="814" w:author="Naveen Premnath [2]" w:date="2024-10-22T00:52:00Z">
              <w:r w:rsidR="005F11C7">
                <w:rPr>
                  <w:rFonts w:ascii="Arial" w:hAnsi="Arial" w:cs="Arial"/>
                </w:rPr>
                <w:t>2</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9DEFED9" w14:textId="4ADC070C" w:rsidR="00FD6B77" w:rsidRDefault="00F46493" w:rsidP="004C0BB5">
            <w:pPr>
              <w:jc w:val="center"/>
              <w:rPr>
                <w:rFonts w:ascii="Arial" w:hAnsi="Arial" w:cs="Arial"/>
              </w:rPr>
            </w:pPr>
            <w:r>
              <w:rPr>
                <w:rFonts w:ascii="Arial" w:hAnsi="Arial" w:cs="Arial"/>
              </w:rPr>
              <w:t>146</w:t>
            </w:r>
          </w:p>
          <w:p w14:paraId="4AE9B705" w14:textId="3BF1C892" w:rsidR="008C72D4" w:rsidRPr="00AA3DD8" w:rsidRDefault="00F46493" w:rsidP="004C0BB5">
            <w:pPr>
              <w:jc w:val="center"/>
              <w:rPr>
                <w:rFonts w:ascii="Arial" w:hAnsi="Arial" w:cs="Arial"/>
              </w:rPr>
            </w:pPr>
            <w:r>
              <w:rPr>
                <w:rFonts w:ascii="Arial" w:hAnsi="Arial" w:cs="Arial"/>
              </w:rPr>
              <w:t>[75-217</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031F17E2" w14:textId="77777777" w:rsidR="008C72D4" w:rsidRPr="00AA3DD8" w:rsidRDefault="008C72D4" w:rsidP="004C0BB5">
            <w:pPr>
              <w:jc w:val="center"/>
              <w:rPr>
                <w:rFonts w:ascii="Arial" w:hAnsi="Arial" w:cs="Arial"/>
              </w:rPr>
            </w:pPr>
          </w:p>
        </w:tc>
      </w:tr>
      <w:tr w:rsidR="008C72D4" w:rsidRPr="00AA3DD8" w14:paraId="7877DA2E"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72A79614" w14:textId="475F1D02" w:rsidR="008C72D4" w:rsidRPr="006C7259" w:rsidRDefault="008C72D4">
            <w:pPr>
              <w:rPr>
                <w:rFonts w:ascii="Arial" w:hAnsi="Arial" w:cs="Arial"/>
              </w:rPr>
            </w:pPr>
            <w:r w:rsidRPr="006C7259">
              <w:rPr>
                <w:rFonts w:ascii="Arial" w:hAnsi="Arial" w:cs="Arial"/>
                <w:bCs/>
              </w:rPr>
              <w:lastRenderedPageBreak/>
              <w:t>Hom</w:t>
            </w:r>
            <w:r w:rsidR="008F1ADB" w:rsidRPr="006C7259">
              <w:rPr>
                <w:rFonts w:ascii="Arial" w:hAnsi="Arial" w:cs="Arial"/>
                <w:bCs/>
              </w:rPr>
              <w:t>e</w:t>
            </w:r>
            <w:r w:rsidRPr="006C7259">
              <w:rPr>
                <w:rFonts w:ascii="Arial" w:hAnsi="Arial" w:cs="Arial"/>
                <w:bCs/>
              </w:rPr>
              <w:t xml:space="preserve"> h</w:t>
            </w:r>
            <w:r w:rsidR="008F1ADB" w:rsidRPr="006C7259">
              <w:rPr>
                <w:rFonts w:ascii="Arial" w:hAnsi="Arial" w:cs="Arial"/>
                <w:bCs/>
              </w:rPr>
              <w:t>ea</w:t>
            </w:r>
            <w:r w:rsidRPr="006C7259">
              <w:rPr>
                <w:rFonts w:ascii="Arial" w:hAnsi="Arial" w:cs="Arial"/>
                <w:bCs/>
              </w:rPr>
              <w:t>lth agency VA/CHAMPVA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733E6522" w14:textId="168B1080" w:rsidR="00FD6B77" w:rsidRDefault="008C72D4" w:rsidP="004C0BB5">
            <w:pPr>
              <w:jc w:val="center"/>
              <w:rPr>
                <w:rFonts w:ascii="Arial" w:hAnsi="Arial" w:cs="Arial"/>
              </w:rPr>
            </w:pPr>
            <w:del w:id="815" w:author="Naveen Premnath [2]" w:date="2024-09-16T23:58:00Z">
              <w:r w:rsidRPr="00AA3DD8" w:rsidDel="00F70E15">
                <w:rPr>
                  <w:rFonts w:ascii="Arial" w:hAnsi="Arial" w:cs="Arial"/>
                </w:rPr>
                <w:delText>128</w:delText>
              </w:r>
            </w:del>
            <w:ins w:id="816" w:author="Naveen Premnath [2]" w:date="2024-09-16T23:58:00Z">
              <w:r w:rsidR="00F70E15" w:rsidRPr="00AA3DD8">
                <w:rPr>
                  <w:rFonts w:ascii="Arial" w:hAnsi="Arial" w:cs="Arial"/>
                </w:rPr>
                <w:t>1</w:t>
              </w:r>
              <w:r w:rsidR="00F70E15">
                <w:rPr>
                  <w:rFonts w:ascii="Arial" w:hAnsi="Arial" w:cs="Arial"/>
                </w:rPr>
                <w:t>3</w:t>
              </w:r>
            </w:ins>
            <w:ins w:id="817" w:author="Naveen Premnath [2]" w:date="2024-10-22T00:27:00Z">
              <w:r w:rsidR="00C179E6">
                <w:rPr>
                  <w:rFonts w:ascii="Arial" w:hAnsi="Arial" w:cs="Arial"/>
                </w:rPr>
                <w:t>7</w:t>
              </w:r>
            </w:ins>
          </w:p>
          <w:p w14:paraId="2235729B" w14:textId="6E17CE03" w:rsidR="008C72D4" w:rsidRPr="00AA3DD8" w:rsidRDefault="00F46493" w:rsidP="00F70E15">
            <w:pPr>
              <w:jc w:val="center"/>
              <w:rPr>
                <w:rFonts w:ascii="Arial" w:hAnsi="Arial" w:cs="Arial"/>
              </w:rPr>
            </w:pPr>
            <w:r>
              <w:rPr>
                <w:rFonts w:ascii="Arial" w:hAnsi="Arial" w:cs="Arial"/>
              </w:rPr>
              <w:t>[</w:t>
            </w:r>
            <w:del w:id="818" w:author="Naveen Premnath [2]" w:date="2024-09-16T23:58:00Z">
              <w:r w:rsidDel="00F70E15">
                <w:rPr>
                  <w:rFonts w:ascii="Arial" w:hAnsi="Arial" w:cs="Arial"/>
                </w:rPr>
                <w:delText>57</w:delText>
              </w:r>
            </w:del>
            <w:ins w:id="819" w:author="Naveen Premnath [2]" w:date="2024-09-16T23:58:00Z">
              <w:r w:rsidR="00F70E15">
                <w:rPr>
                  <w:rFonts w:ascii="Arial" w:hAnsi="Arial" w:cs="Arial"/>
                </w:rPr>
                <w:t>61</w:t>
              </w:r>
            </w:ins>
            <w:r>
              <w:rPr>
                <w:rFonts w:ascii="Arial" w:hAnsi="Arial" w:cs="Arial"/>
              </w:rPr>
              <w:t>-</w:t>
            </w:r>
            <w:del w:id="820" w:author="Naveen Premnath [2]" w:date="2024-09-16T23:59:00Z">
              <w:r w:rsidDel="00F70E15">
                <w:rPr>
                  <w:rFonts w:ascii="Arial" w:hAnsi="Arial" w:cs="Arial"/>
                </w:rPr>
                <w:delText>200</w:delText>
              </w:r>
            </w:del>
            <w:ins w:id="821" w:author="Naveen Premnath [2]" w:date="2024-09-16T23:59:00Z">
              <w:r w:rsidR="00F70E15">
                <w:rPr>
                  <w:rFonts w:ascii="Arial" w:hAnsi="Arial" w:cs="Arial"/>
                </w:rPr>
                <w:t>21</w:t>
              </w:r>
            </w:ins>
            <w:ins w:id="822" w:author="Naveen Premnath [2]" w:date="2024-10-22T00:27:00Z">
              <w:r w:rsidR="00C179E6">
                <w:rPr>
                  <w:rFonts w:ascii="Arial" w:hAnsi="Arial" w:cs="Arial"/>
                </w:rPr>
                <w:t>4</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B33E20E" w14:textId="320C23D1" w:rsidR="00FD6B77" w:rsidRDefault="00F46493" w:rsidP="004C0BB5">
            <w:pPr>
              <w:jc w:val="center"/>
              <w:rPr>
                <w:rFonts w:ascii="Arial" w:hAnsi="Arial" w:cs="Arial"/>
              </w:rPr>
            </w:pPr>
            <w:r>
              <w:rPr>
                <w:rFonts w:ascii="Arial" w:hAnsi="Arial" w:cs="Arial"/>
              </w:rPr>
              <w:t>1</w:t>
            </w:r>
            <w:ins w:id="823" w:author="Naveen Premnath [2]" w:date="2024-09-16T23:48:00Z">
              <w:r w:rsidR="006024C5">
                <w:rPr>
                  <w:rFonts w:ascii="Arial" w:hAnsi="Arial" w:cs="Arial"/>
                </w:rPr>
                <w:t>91</w:t>
              </w:r>
            </w:ins>
            <w:del w:id="824" w:author="Naveen Premnath [2]" w:date="2024-09-16T23:48:00Z">
              <w:r w:rsidDel="006024C5">
                <w:rPr>
                  <w:rFonts w:ascii="Arial" w:hAnsi="Arial" w:cs="Arial"/>
                </w:rPr>
                <w:delText>83</w:delText>
              </w:r>
            </w:del>
          </w:p>
          <w:p w14:paraId="777A692A" w14:textId="2FA293D4" w:rsidR="008C72D4" w:rsidRPr="00AA3DD8" w:rsidRDefault="00F46493" w:rsidP="004C0BB5">
            <w:pPr>
              <w:jc w:val="center"/>
              <w:rPr>
                <w:rFonts w:ascii="Arial" w:hAnsi="Arial" w:cs="Arial"/>
              </w:rPr>
            </w:pPr>
            <w:r>
              <w:rPr>
                <w:rFonts w:ascii="Arial" w:hAnsi="Arial" w:cs="Arial"/>
              </w:rPr>
              <w:t>[</w:t>
            </w:r>
            <w:ins w:id="825" w:author="Naveen Premnath [2]" w:date="2024-09-16T23:48:00Z">
              <w:r w:rsidR="006024C5">
                <w:rPr>
                  <w:rFonts w:ascii="Arial" w:hAnsi="Arial" w:cs="Arial"/>
                </w:rPr>
                <w:t>62</w:t>
              </w:r>
            </w:ins>
            <w:del w:id="826" w:author="Naveen Premnath [2]" w:date="2024-09-16T23:48:00Z">
              <w:r w:rsidDel="006024C5">
                <w:rPr>
                  <w:rFonts w:ascii="Arial" w:hAnsi="Arial" w:cs="Arial"/>
                </w:rPr>
                <w:delText>59</w:delText>
              </w:r>
            </w:del>
            <w:r>
              <w:rPr>
                <w:rFonts w:ascii="Arial" w:hAnsi="Arial" w:cs="Arial"/>
              </w:rPr>
              <w:t>-3</w:t>
            </w:r>
            <w:ins w:id="827" w:author="Naveen Premnath [2]" w:date="2024-09-16T23:49:00Z">
              <w:r w:rsidR="006024C5">
                <w:rPr>
                  <w:rFonts w:ascii="Arial" w:hAnsi="Arial" w:cs="Arial"/>
                </w:rPr>
                <w:t>20</w:t>
              </w:r>
            </w:ins>
            <w:del w:id="828" w:author="Naveen Premnath [2]" w:date="2024-09-16T23:49:00Z">
              <w:r w:rsidDel="006024C5">
                <w:rPr>
                  <w:rFonts w:ascii="Arial" w:hAnsi="Arial" w:cs="Arial"/>
                </w:rPr>
                <w:delText>06</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10E3978D" w14:textId="3180F21A" w:rsidR="00FD6B77" w:rsidRDefault="00F46493" w:rsidP="004C0BB5">
            <w:pPr>
              <w:jc w:val="center"/>
              <w:rPr>
                <w:rFonts w:ascii="Arial" w:hAnsi="Arial" w:cs="Arial"/>
              </w:rPr>
            </w:pPr>
            <w:del w:id="829" w:author="Naveen Premnath [2]" w:date="2024-09-16T23:21:00Z">
              <w:r w:rsidDel="00FF3550">
                <w:rPr>
                  <w:rFonts w:ascii="Arial" w:hAnsi="Arial" w:cs="Arial"/>
                </w:rPr>
                <w:delText>315</w:delText>
              </w:r>
            </w:del>
            <w:ins w:id="830" w:author="Naveen Premnath [2]" w:date="2024-09-16T23:21:00Z">
              <w:r w:rsidR="00FF3550">
                <w:rPr>
                  <w:rFonts w:ascii="Arial" w:hAnsi="Arial" w:cs="Arial"/>
                </w:rPr>
                <w:t>32</w:t>
              </w:r>
            </w:ins>
            <w:ins w:id="831" w:author="Naveen Premnath [2]" w:date="2024-10-22T00:53:00Z">
              <w:r w:rsidR="005F11C7">
                <w:rPr>
                  <w:rFonts w:ascii="Arial" w:hAnsi="Arial" w:cs="Arial"/>
                </w:rPr>
                <w:t>1</w:t>
              </w:r>
            </w:ins>
          </w:p>
          <w:p w14:paraId="2E216DB0" w14:textId="46740C50" w:rsidR="008C72D4" w:rsidRPr="00AA3DD8" w:rsidRDefault="00F46493" w:rsidP="004C0BB5">
            <w:pPr>
              <w:jc w:val="center"/>
              <w:rPr>
                <w:rFonts w:ascii="Arial" w:hAnsi="Arial" w:cs="Arial"/>
              </w:rPr>
            </w:pPr>
            <w:r>
              <w:rPr>
                <w:rFonts w:ascii="Arial" w:hAnsi="Arial" w:cs="Arial"/>
              </w:rPr>
              <w:t>[1</w:t>
            </w:r>
            <w:ins w:id="832" w:author="Naveen Premnath [2]" w:date="2024-09-16T23:21:00Z">
              <w:r w:rsidR="00FF3550">
                <w:rPr>
                  <w:rFonts w:ascii="Arial" w:hAnsi="Arial" w:cs="Arial"/>
                </w:rPr>
                <w:t>62</w:t>
              </w:r>
            </w:ins>
            <w:del w:id="833" w:author="Naveen Premnath [2]" w:date="2024-09-16T23:21:00Z">
              <w:r w:rsidDel="00FF3550">
                <w:rPr>
                  <w:rFonts w:ascii="Arial" w:hAnsi="Arial" w:cs="Arial"/>
                </w:rPr>
                <w:delText>59</w:delText>
              </w:r>
            </w:del>
            <w:r>
              <w:rPr>
                <w:rFonts w:ascii="Arial" w:hAnsi="Arial" w:cs="Arial"/>
              </w:rPr>
              <w:t>-4</w:t>
            </w:r>
            <w:del w:id="834" w:author="Naveen Premnath [2]" w:date="2024-10-22T00:53:00Z">
              <w:r w:rsidDel="005F11C7">
                <w:rPr>
                  <w:rFonts w:ascii="Arial" w:hAnsi="Arial" w:cs="Arial"/>
                </w:rPr>
                <w:delText>7</w:delText>
              </w:r>
            </w:del>
            <w:ins w:id="835" w:author="Naveen Premnath [2]" w:date="2024-09-16T23:21:00Z">
              <w:r w:rsidR="00FF3550">
                <w:rPr>
                  <w:rFonts w:ascii="Arial" w:hAnsi="Arial" w:cs="Arial"/>
                </w:rPr>
                <w:t>8</w:t>
              </w:r>
            </w:ins>
            <w:r>
              <w:rPr>
                <w:rFonts w:ascii="Arial" w:hAnsi="Arial" w:cs="Arial"/>
              </w:rPr>
              <w:t>0</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242B4613" w14:textId="6F023452" w:rsidR="00FD6B77" w:rsidRDefault="00F46493" w:rsidP="004C0BB5">
            <w:pPr>
              <w:jc w:val="center"/>
              <w:rPr>
                <w:rFonts w:ascii="Arial" w:hAnsi="Arial" w:cs="Arial"/>
              </w:rPr>
            </w:pPr>
            <w:r>
              <w:rPr>
                <w:rFonts w:ascii="Arial" w:hAnsi="Arial" w:cs="Arial"/>
              </w:rPr>
              <w:t>172</w:t>
            </w:r>
          </w:p>
          <w:p w14:paraId="5379D579" w14:textId="7BC17D9D" w:rsidR="008C72D4" w:rsidRPr="00AA3DD8" w:rsidRDefault="00F46493" w:rsidP="004C0BB5">
            <w:pPr>
              <w:jc w:val="center"/>
              <w:rPr>
                <w:rFonts w:ascii="Arial" w:hAnsi="Arial" w:cs="Arial"/>
              </w:rPr>
            </w:pPr>
            <w:r>
              <w:rPr>
                <w:rFonts w:ascii="Arial" w:hAnsi="Arial" w:cs="Arial"/>
              </w:rPr>
              <w:t>[85-2</w:t>
            </w:r>
            <w:r w:rsidR="008C72D4" w:rsidRPr="00AA3DD8">
              <w:rPr>
                <w:rFonts w:ascii="Arial" w:hAnsi="Arial" w:cs="Arial"/>
              </w:rPr>
              <w:t>6</w:t>
            </w:r>
            <w:r>
              <w:rPr>
                <w:rFonts w:ascii="Arial" w:hAnsi="Arial" w:cs="Arial"/>
              </w:rPr>
              <w:t>0</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03FF6950" w14:textId="77777777" w:rsidR="008C72D4" w:rsidRPr="00AA3DD8" w:rsidRDefault="008C72D4" w:rsidP="004C0BB5">
            <w:pPr>
              <w:jc w:val="center"/>
              <w:rPr>
                <w:rFonts w:ascii="Arial" w:hAnsi="Arial" w:cs="Arial"/>
              </w:rPr>
            </w:pPr>
          </w:p>
        </w:tc>
      </w:tr>
      <w:tr w:rsidR="008C72D4" w:rsidRPr="00AA3DD8" w14:paraId="437628F5"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8FA18CA" w14:textId="284F8B90" w:rsidR="008C72D4" w:rsidRPr="006C7259" w:rsidRDefault="008C72D4">
            <w:pPr>
              <w:rPr>
                <w:rFonts w:ascii="Arial" w:hAnsi="Arial" w:cs="Arial"/>
              </w:rPr>
            </w:pPr>
            <w:r w:rsidRPr="006C7259">
              <w:rPr>
                <w:rFonts w:ascii="Arial" w:hAnsi="Arial" w:cs="Arial"/>
                <w:bCs/>
              </w:rPr>
              <w:t>Hom</w:t>
            </w:r>
            <w:r w:rsidR="00302D12" w:rsidRPr="006C7259">
              <w:rPr>
                <w:rFonts w:ascii="Arial" w:hAnsi="Arial" w:cs="Arial"/>
                <w:bCs/>
              </w:rPr>
              <w:t>e</w:t>
            </w:r>
            <w:r w:rsidRPr="006C7259">
              <w:rPr>
                <w:rFonts w:ascii="Arial" w:hAnsi="Arial" w:cs="Arial"/>
                <w:bCs/>
              </w:rPr>
              <w:t xml:space="preserve"> h</w:t>
            </w:r>
            <w:r w:rsidR="00302D12" w:rsidRPr="006C7259">
              <w:rPr>
                <w:rFonts w:ascii="Arial" w:hAnsi="Arial" w:cs="Arial"/>
                <w:bCs/>
              </w:rPr>
              <w:t>ea</w:t>
            </w:r>
            <w:r w:rsidRPr="006C7259">
              <w:rPr>
                <w:rFonts w:ascii="Arial" w:hAnsi="Arial" w:cs="Arial"/>
                <w:bCs/>
              </w:rPr>
              <w:t>lth agency other comb</w:t>
            </w:r>
            <w:r w:rsidR="00302D12" w:rsidRPr="006C7259">
              <w:rPr>
                <w:rFonts w:ascii="Arial" w:hAnsi="Arial" w:cs="Arial"/>
                <w:bCs/>
              </w:rPr>
              <w:t xml:space="preserve">ined </w:t>
            </w:r>
            <w:r w:rsidRPr="006C7259">
              <w:rPr>
                <w:rFonts w:ascii="Arial" w:hAnsi="Arial" w:cs="Arial"/>
                <w:bCs/>
              </w:rPr>
              <w:t>(Mean)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4FADFBEE" w14:textId="1B62A183" w:rsidR="00FD6B77" w:rsidRDefault="00F46493" w:rsidP="004C0BB5">
            <w:pPr>
              <w:jc w:val="center"/>
              <w:rPr>
                <w:rFonts w:ascii="Arial" w:hAnsi="Arial" w:cs="Arial"/>
              </w:rPr>
            </w:pPr>
            <w:r>
              <w:rPr>
                <w:rFonts w:ascii="Arial" w:hAnsi="Arial" w:cs="Arial"/>
              </w:rPr>
              <w:t>2</w:t>
            </w:r>
            <w:ins w:id="836" w:author="Naveen Premnath [2]" w:date="2024-09-17T00:07:00Z">
              <w:r w:rsidR="00C179E6">
                <w:rPr>
                  <w:rFonts w:ascii="Arial" w:hAnsi="Arial" w:cs="Arial"/>
                </w:rPr>
                <w:t>2</w:t>
              </w:r>
            </w:ins>
            <w:ins w:id="837" w:author="Naveen Premnath [2]" w:date="2024-10-22T00:27:00Z">
              <w:r w:rsidR="00C179E6">
                <w:rPr>
                  <w:rFonts w:ascii="Arial" w:hAnsi="Arial" w:cs="Arial"/>
                </w:rPr>
                <w:t>5</w:t>
              </w:r>
            </w:ins>
            <w:del w:id="838" w:author="Naveen Premnath [2]" w:date="2024-09-17T00:07:00Z">
              <w:r w:rsidDel="00746D0A">
                <w:rPr>
                  <w:rFonts w:ascii="Arial" w:hAnsi="Arial" w:cs="Arial"/>
                </w:rPr>
                <w:delText>10</w:delText>
              </w:r>
            </w:del>
          </w:p>
          <w:p w14:paraId="1D95BD73" w14:textId="569E5550" w:rsidR="008C72D4" w:rsidRPr="00AA3DD8" w:rsidRDefault="00F46493" w:rsidP="00746D0A">
            <w:pPr>
              <w:jc w:val="center"/>
              <w:rPr>
                <w:rFonts w:ascii="Arial" w:hAnsi="Arial" w:cs="Arial"/>
              </w:rPr>
            </w:pPr>
            <w:r>
              <w:rPr>
                <w:rFonts w:ascii="Arial" w:hAnsi="Arial" w:cs="Arial"/>
              </w:rPr>
              <w:t>[</w:t>
            </w:r>
            <w:del w:id="839" w:author="Naveen Premnath [2]" w:date="2024-09-17T00:08:00Z">
              <w:r w:rsidDel="00746D0A">
                <w:rPr>
                  <w:rFonts w:ascii="Arial" w:hAnsi="Arial" w:cs="Arial"/>
                </w:rPr>
                <w:delText>149</w:delText>
              </w:r>
            </w:del>
            <w:ins w:id="840" w:author="Naveen Premnath [2]" w:date="2024-09-17T00:08:00Z">
              <w:r w:rsidR="00746D0A">
                <w:rPr>
                  <w:rFonts w:ascii="Arial" w:hAnsi="Arial" w:cs="Arial"/>
                </w:rPr>
                <w:t>1</w:t>
              </w:r>
            </w:ins>
            <w:ins w:id="841" w:author="Naveen Premnath [2]" w:date="2024-10-22T00:27:00Z">
              <w:r w:rsidR="00C179E6">
                <w:rPr>
                  <w:rFonts w:ascii="Arial" w:hAnsi="Arial" w:cs="Arial"/>
                </w:rPr>
                <w:t>60</w:t>
              </w:r>
            </w:ins>
            <w:r>
              <w:rPr>
                <w:rFonts w:ascii="Arial" w:hAnsi="Arial" w:cs="Arial"/>
              </w:rPr>
              <w:t>-</w:t>
            </w:r>
            <w:del w:id="842" w:author="Naveen Premnath [2]" w:date="2024-09-17T00:08:00Z">
              <w:r w:rsidDel="00746D0A">
                <w:rPr>
                  <w:rFonts w:ascii="Arial" w:hAnsi="Arial" w:cs="Arial"/>
                </w:rPr>
                <w:delText>271</w:delText>
              </w:r>
            </w:del>
            <w:ins w:id="843" w:author="Naveen Premnath [2]" w:date="2024-09-17T00:08:00Z">
              <w:r w:rsidR="00746D0A">
                <w:rPr>
                  <w:rFonts w:ascii="Arial" w:hAnsi="Arial" w:cs="Arial"/>
                </w:rPr>
                <w:t>2</w:t>
              </w:r>
            </w:ins>
            <w:ins w:id="844" w:author="Naveen Premnath [2]" w:date="2024-10-22T00:27:00Z">
              <w:r w:rsidR="00C179E6">
                <w:rPr>
                  <w:rFonts w:ascii="Arial" w:hAnsi="Arial" w:cs="Arial"/>
                </w:rPr>
                <w:t>91</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2109AAAC" w14:textId="649FF962" w:rsidR="00F46493" w:rsidRDefault="00F46493" w:rsidP="004C0BB5">
            <w:pPr>
              <w:jc w:val="center"/>
              <w:rPr>
                <w:rFonts w:ascii="Arial" w:hAnsi="Arial" w:cs="Arial"/>
              </w:rPr>
            </w:pPr>
            <w:del w:id="845" w:author="Naveen Premnath [2]" w:date="2024-09-16T23:49:00Z">
              <w:r w:rsidDel="006024C5">
                <w:rPr>
                  <w:rFonts w:ascii="Arial" w:hAnsi="Arial" w:cs="Arial"/>
                </w:rPr>
                <w:delText>770</w:delText>
              </w:r>
            </w:del>
            <w:ins w:id="846" w:author="Naveen Premnath [2]" w:date="2024-09-16T23:49:00Z">
              <w:r w:rsidR="006024C5">
                <w:rPr>
                  <w:rFonts w:ascii="Arial" w:hAnsi="Arial" w:cs="Arial"/>
                </w:rPr>
                <w:t>80</w:t>
              </w:r>
            </w:ins>
            <w:ins w:id="847" w:author="Naveen Premnath [2]" w:date="2024-10-22T00:42:00Z">
              <w:r w:rsidR="00C34C47">
                <w:rPr>
                  <w:rFonts w:ascii="Arial" w:hAnsi="Arial" w:cs="Arial"/>
                </w:rPr>
                <w:t>4</w:t>
              </w:r>
            </w:ins>
          </w:p>
          <w:p w14:paraId="1491A3DF" w14:textId="40BD8238" w:rsidR="008C72D4" w:rsidRPr="00AA3DD8" w:rsidRDefault="00F46493" w:rsidP="006024C5">
            <w:pPr>
              <w:jc w:val="center"/>
              <w:rPr>
                <w:rFonts w:ascii="Arial" w:hAnsi="Arial" w:cs="Arial"/>
              </w:rPr>
            </w:pPr>
            <w:r>
              <w:rPr>
                <w:rFonts w:ascii="Arial" w:hAnsi="Arial" w:cs="Arial"/>
              </w:rPr>
              <w:t>[</w:t>
            </w:r>
            <w:del w:id="848" w:author="Naveen Premnath [2]" w:date="2024-09-16T23:49:00Z">
              <w:r w:rsidDel="006024C5">
                <w:rPr>
                  <w:rFonts w:ascii="Arial" w:hAnsi="Arial" w:cs="Arial"/>
                </w:rPr>
                <w:delText>369</w:delText>
              </w:r>
            </w:del>
            <w:ins w:id="849" w:author="Naveen Premnath [2]" w:date="2024-09-16T23:49:00Z">
              <w:r w:rsidR="006024C5">
                <w:rPr>
                  <w:rFonts w:ascii="Arial" w:hAnsi="Arial" w:cs="Arial"/>
                </w:rPr>
                <w:t>386</w:t>
              </w:r>
            </w:ins>
            <w:r>
              <w:rPr>
                <w:rFonts w:ascii="Arial" w:hAnsi="Arial" w:cs="Arial"/>
              </w:rPr>
              <w:t>-</w:t>
            </w:r>
            <w:del w:id="850" w:author="Naveen Premnath [2]" w:date="2024-09-16T23:51:00Z">
              <w:r w:rsidDel="006024C5">
                <w:rPr>
                  <w:rFonts w:ascii="Arial" w:hAnsi="Arial" w:cs="Arial"/>
                </w:rPr>
                <w:delText>1171</w:delText>
              </w:r>
            </w:del>
            <w:ins w:id="851" w:author="Naveen Premnath [2]" w:date="2024-09-16T23:51:00Z">
              <w:r w:rsidR="006024C5">
                <w:rPr>
                  <w:rFonts w:ascii="Arial" w:hAnsi="Arial" w:cs="Arial"/>
                </w:rPr>
                <w:t>122</w:t>
              </w:r>
            </w:ins>
            <w:ins w:id="852" w:author="Naveen Premnath [2]" w:date="2024-10-22T00:44:00Z">
              <w:r w:rsidR="00C34C47">
                <w:rPr>
                  <w:rFonts w:ascii="Arial" w:hAnsi="Arial" w:cs="Arial"/>
                </w:rPr>
                <w:t>3</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2F55890F" w14:textId="67713438" w:rsidR="00FD6B77" w:rsidRDefault="00F46493" w:rsidP="004C0BB5">
            <w:pPr>
              <w:jc w:val="center"/>
              <w:rPr>
                <w:rFonts w:ascii="Arial" w:hAnsi="Arial" w:cs="Arial"/>
              </w:rPr>
            </w:pPr>
            <w:r>
              <w:rPr>
                <w:rFonts w:ascii="Arial" w:hAnsi="Arial" w:cs="Arial"/>
              </w:rPr>
              <w:t>7</w:t>
            </w:r>
            <w:ins w:id="853" w:author="Naveen Premnath [2]" w:date="2024-09-16T23:21:00Z">
              <w:r w:rsidR="00FF3550">
                <w:rPr>
                  <w:rFonts w:ascii="Arial" w:hAnsi="Arial" w:cs="Arial"/>
                </w:rPr>
                <w:t>1</w:t>
              </w:r>
            </w:ins>
            <w:del w:id="854" w:author="Naveen Premnath [2]" w:date="2024-09-16T23:21:00Z">
              <w:r w:rsidDel="00FF3550">
                <w:rPr>
                  <w:rFonts w:ascii="Arial" w:hAnsi="Arial" w:cs="Arial"/>
                </w:rPr>
                <w:delText>0</w:delText>
              </w:r>
            </w:del>
          </w:p>
          <w:p w14:paraId="3248533E" w14:textId="627D376C" w:rsidR="008C72D4" w:rsidRPr="00AA3DD8" w:rsidRDefault="00F46493" w:rsidP="004C0BB5">
            <w:pPr>
              <w:jc w:val="center"/>
              <w:rPr>
                <w:rFonts w:ascii="Arial" w:hAnsi="Arial" w:cs="Arial"/>
              </w:rPr>
            </w:pPr>
            <w:r>
              <w:rPr>
                <w:rFonts w:ascii="Arial" w:hAnsi="Arial" w:cs="Arial"/>
              </w:rPr>
              <w:t>[4</w:t>
            </w:r>
            <w:ins w:id="855" w:author="Naveen Premnath [2]" w:date="2024-09-16T23:22:00Z">
              <w:r w:rsidR="00FF3550">
                <w:rPr>
                  <w:rFonts w:ascii="Arial" w:hAnsi="Arial" w:cs="Arial"/>
                </w:rPr>
                <w:t>8</w:t>
              </w:r>
            </w:ins>
            <w:del w:id="856" w:author="Naveen Premnath [2]" w:date="2024-09-16T23:22:00Z">
              <w:r w:rsidDel="00FF3550">
                <w:rPr>
                  <w:rFonts w:ascii="Arial" w:hAnsi="Arial" w:cs="Arial"/>
                </w:rPr>
                <w:delText>7</w:delText>
              </w:r>
            </w:del>
            <w:r>
              <w:rPr>
                <w:rFonts w:ascii="Arial" w:hAnsi="Arial" w:cs="Arial"/>
              </w:rPr>
              <w:t>-9</w:t>
            </w:r>
            <w:ins w:id="857" w:author="Naveen Premnath [2]" w:date="2024-09-16T23:22:00Z">
              <w:r w:rsidR="00FF3550">
                <w:rPr>
                  <w:rFonts w:ascii="Arial" w:hAnsi="Arial" w:cs="Arial"/>
                </w:rPr>
                <w:t>5</w:t>
              </w:r>
            </w:ins>
            <w:del w:id="858" w:author="Naveen Premnath [2]" w:date="2024-09-16T23:22:00Z">
              <w:r w:rsidDel="00FF3550">
                <w:rPr>
                  <w:rFonts w:ascii="Arial" w:hAnsi="Arial" w:cs="Arial"/>
                </w:rPr>
                <w:delText>3</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A0B826E" w14:textId="2D4416FE" w:rsidR="00F46493" w:rsidRDefault="00F46493" w:rsidP="004C0BB5">
            <w:pPr>
              <w:jc w:val="center"/>
              <w:rPr>
                <w:rFonts w:ascii="Arial" w:hAnsi="Arial" w:cs="Arial"/>
              </w:rPr>
            </w:pPr>
            <w:r>
              <w:rPr>
                <w:rFonts w:ascii="Arial" w:hAnsi="Arial" w:cs="Arial"/>
              </w:rPr>
              <w:t>522</w:t>
            </w:r>
          </w:p>
          <w:p w14:paraId="1BAE31F7" w14:textId="5B5BF752" w:rsidR="008C72D4" w:rsidRPr="00AA3DD8" w:rsidRDefault="00F46493" w:rsidP="004C0BB5">
            <w:pPr>
              <w:jc w:val="center"/>
              <w:rPr>
                <w:rFonts w:ascii="Arial" w:hAnsi="Arial" w:cs="Arial"/>
              </w:rPr>
            </w:pPr>
            <w:r>
              <w:rPr>
                <w:rFonts w:ascii="Arial" w:hAnsi="Arial" w:cs="Arial"/>
              </w:rPr>
              <w:t>[397-647</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04BF8C4D" w14:textId="77777777" w:rsidR="008C72D4" w:rsidRPr="00AA3DD8" w:rsidRDefault="008C72D4" w:rsidP="004C0BB5">
            <w:pPr>
              <w:jc w:val="center"/>
              <w:rPr>
                <w:rFonts w:ascii="Arial" w:hAnsi="Arial" w:cs="Arial"/>
              </w:rPr>
            </w:pPr>
          </w:p>
        </w:tc>
      </w:tr>
      <w:tr w:rsidR="008C72D4" w:rsidRPr="00AA3DD8" w14:paraId="007B3E4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70E27AE" w14:textId="2FAD4160" w:rsidR="008C72D4" w:rsidRPr="006C7259" w:rsidRDefault="008C72D4">
            <w:pPr>
              <w:rPr>
                <w:rFonts w:ascii="Arial" w:hAnsi="Arial" w:cs="Arial"/>
              </w:rPr>
            </w:pPr>
            <w:r w:rsidRPr="006C7259">
              <w:rPr>
                <w:rFonts w:ascii="Arial" w:hAnsi="Arial" w:cs="Arial"/>
                <w:bCs/>
              </w:rPr>
              <w:t xml:space="preserve">Non Agency visit </w:t>
            </w:r>
            <w:r w:rsidR="004366D1" w:rsidRPr="006C7259">
              <w:rPr>
                <w:rFonts w:ascii="Arial" w:hAnsi="Arial" w:cs="Arial"/>
                <w:bCs/>
              </w:rPr>
              <w:t>expenditure</w:t>
            </w:r>
            <w:r w:rsidRPr="006C7259">
              <w:rPr>
                <w:rFonts w:ascii="Arial" w:hAnsi="Arial" w:cs="Arial"/>
                <w:bCs/>
              </w:rPr>
              <w:t xml:space="preserve">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65150E88" w14:textId="1786D18A" w:rsidR="008C72D4" w:rsidRPr="00AA3DD8" w:rsidRDefault="00F46493" w:rsidP="004C0BB5">
            <w:pPr>
              <w:jc w:val="center"/>
              <w:rPr>
                <w:rFonts w:ascii="Arial" w:hAnsi="Arial" w:cs="Arial"/>
              </w:rPr>
            </w:pPr>
            <w:del w:id="859" w:author="Naveen Premnath [2]" w:date="2024-09-17T00:08:00Z">
              <w:r w:rsidDel="00746D0A">
                <w:rPr>
                  <w:rFonts w:ascii="Arial" w:hAnsi="Arial" w:cs="Arial"/>
                </w:rPr>
                <w:delText>546</w:delText>
              </w:r>
            </w:del>
            <w:ins w:id="860" w:author="Naveen Premnath [2]" w:date="2024-09-17T00:08:00Z">
              <w:r w:rsidR="00746D0A">
                <w:rPr>
                  <w:rFonts w:ascii="Arial" w:hAnsi="Arial" w:cs="Arial"/>
                </w:rPr>
                <w:t>58</w:t>
              </w:r>
            </w:ins>
            <w:ins w:id="861" w:author="Naveen Premnath [2]" w:date="2024-10-22T00:27:00Z">
              <w:r w:rsidR="00C179E6">
                <w:rPr>
                  <w:rFonts w:ascii="Arial" w:hAnsi="Arial" w:cs="Arial"/>
                </w:rPr>
                <w:t>5</w:t>
              </w:r>
            </w:ins>
          </w:p>
          <w:p w14:paraId="73DB6CD1" w14:textId="526D11AC" w:rsidR="008C72D4" w:rsidRPr="00AA3DD8" w:rsidRDefault="00F46493" w:rsidP="00C179E6">
            <w:pPr>
              <w:jc w:val="center"/>
              <w:rPr>
                <w:rFonts w:ascii="Arial" w:hAnsi="Arial" w:cs="Arial"/>
              </w:rPr>
            </w:pPr>
            <w:r>
              <w:rPr>
                <w:rFonts w:ascii="Arial" w:hAnsi="Arial" w:cs="Arial"/>
              </w:rPr>
              <w:t>[</w:t>
            </w:r>
            <w:del w:id="862" w:author="Naveen Premnath [2]" w:date="2024-09-17T00:08:00Z">
              <w:r w:rsidDel="00746D0A">
                <w:rPr>
                  <w:rFonts w:ascii="Arial" w:hAnsi="Arial" w:cs="Arial"/>
                </w:rPr>
                <w:delText>184</w:delText>
              </w:r>
            </w:del>
            <w:ins w:id="863" w:author="Naveen Premnath [2]" w:date="2024-09-17T00:08:00Z">
              <w:r w:rsidR="00746D0A">
                <w:rPr>
                  <w:rFonts w:ascii="Arial" w:hAnsi="Arial" w:cs="Arial"/>
                </w:rPr>
                <w:t>19</w:t>
              </w:r>
            </w:ins>
            <w:ins w:id="864" w:author="Naveen Premnath [2]" w:date="2024-10-22T00:27:00Z">
              <w:r w:rsidR="00C179E6">
                <w:rPr>
                  <w:rFonts w:ascii="Arial" w:hAnsi="Arial" w:cs="Arial"/>
                </w:rPr>
                <w:t>7</w:t>
              </w:r>
            </w:ins>
            <w:r>
              <w:rPr>
                <w:rFonts w:ascii="Arial" w:hAnsi="Arial" w:cs="Arial"/>
              </w:rPr>
              <w:t>-</w:t>
            </w:r>
            <w:del w:id="865" w:author="Naveen Premnath [2]" w:date="2024-09-17T00:09:00Z">
              <w:r w:rsidDel="00746D0A">
                <w:rPr>
                  <w:rFonts w:ascii="Arial" w:hAnsi="Arial" w:cs="Arial"/>
                </w:rPr>
                <w:delText>907</w:delText>
              </w:r>
            </w:del>
            <w:ins w:id="866" w:author="Naveen Premnath [2]" w:date="2024-09-17T00:09:00Z">
              <w:r w:rsidR="00746D0A">
                <w:rPr>
                  <w:rFonts w:ascii="Arial" w:hAnsi="Arial" w:cs="Arial"/>
                </w:rPr>
                <w:t>9</w:t>
              </w:r>
            </w:ins>
            <w:ins w:id="867" w:author="Naveen Premnath [2]" w:date="2024-10-22T00:27:00Z">
              <w:r w:rsidR="00C179E6">
                <w:rPr>
                  <w:rFonts w:ascii="Arial" w:hAnsi="Arial" w:cs="Arial"/>
                </w:rPr>
                <w:t>72</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41ADE72" w14:textId="2AFF3759" w:rsidR="00FD6B77" w:rsidRDefault="00F46493" w:rsidP="004C0BB5">
            <w:pPr>
              <w:jc w:val="center"/>
              <w:rPr>
                <w:rFonts w:ascii="Arial" w:hAnsi="Arial" w:cs="Arial"/>
              </w:rPr>
            </w:pPr>
            <w:r w:rsidRPr="006024C5">
              <w:rPr>
                <w:rFonts w:ascii="Arial" w:hAnsi="Arial" w:cs="Arial"/>
                <w:rPrChange w:id="868" w:author="Naveen Premnath [2]" w:date="2024-09-16T23:51:00Z">
                  <w:rPr>
                    <w:rFonts w:ascii="Arial" w:hAnsi="Arial" w:cs="Arial"/>
                    <w:highlight w:val="yellow"/>
                  </w:rPr>
                </w:rPrChange>
              </w:rPr>
              <w:t>5</w:t>
            </w:r>
            <w:ins w:id="869" w:author="Naveen Premnath [2]" w:date="2024-09-16T23:51:00Z">
              <w:r w:rsidR="006024C5" w:rsidRPr="006024C5">
                <w:rPr>
                  <w:rFonts w:ascii="Arial" w:hAnsi="Arial" w:cs="Arial"/>
                  <w:rPrChange w:id="870" w:author="Naveen Premnath [2]" w:date="2024-09-16T23:51:00Z">
                    <w:rPr>
                      <w:rFonts w:ascii="Arial" w:hAnsi="Arial" w:cs="Arial"/>
                      <w:highlight w:val="yellow"/>
                    </w:rPr>
                  </w:rPrChange>
                </w:rPr>
                <w:t>9</w:t>
              </w:r>
            </w:ins>
            <w:del w:id="871" w:author="Naveen Premnath [2]" w:date="2024-09-16T23:51:00Z">
              <w:r w:rsidRPr="006024C5" w:rsidDel="006024C5">
                <w:rPr>
                  <w:rFonts w:ascii="Arial" w:hAnsi="Arial" w:cs="Arial"/>
                  <w:rPrChange w:id="872" w:author="Naveen Premnath [2]" w:date="2024-09-16T23:51:00Z">
                    <w:rPr>
                      <w:rFonts w:ascii="Arial" w:hAnsi="Arial" w:cs="Arial"/>
                      <w:highlight w:val="yellow"/>
                    </w:rPr>
                  </w:rPrChange>
                </w:rPr>
                <w:delText>6</w:delText>
              </w:r>
            </w:del>
          </w:p>
          <w:p w14:paraId="43EA7FF7" w14:textId="06DF36CC" w:rsidR="008C72D4" w:rsidRPr="00AA3DD8" w:rsidRDefault="00F46493" w:rsidP="00F70E15">
            <w:pPr>
              <w:jc w:val="center"/>
              <w:rPr>
                <w:rFonts w:ascii="Arial" w:hAnsi="Arial" w:cs="Arial"/>
              </w:rPr>
            </w:pPr>
            <w:r>
              <w:rPr>
                <w:rFonts w:ascii="Arial" w:hAnsi="Arial" w:cs="Arial"/>
              </w:rPr>
              <w:t>[3</w:t>
            </w:r>
            <w:ins w:id="873" w:author="Naveen Premnath [2]" w:date="2024-09-16T23:52:00Z">
              <w:r w:rsidR="00F70E15">
                <w:rPr>
                  <w:rFonts w:ascii="Arial" w:hAnsi="Arial" w:cs="Arial"/>
                </w:rPr>
                <w:t>6</w:t>
              </w:r>
            </w:ins>
            <w:del w:id="874" w:author="Naveen Premnath [2]" w:date="2024-09-16T23:52:00Z">
              <w:r w:rsidDel="00F70E15">
                <w:rPr>
                  <w:rFonts w:ascii="Arial" w:hAnsi="Arial" w:cs="Arial"/>
                </w:rPr>
                <w:delText>4</w:delText>
              </w:r>
            </w:del>
            <w:r>
              <w:rPr>
                <w:rFonts w:ascii="Arial" w:hAnsi="Arial" w:cs="Arial"/>
              </w:rPr>
              <w:t>-</w:t>
            </w:r>
            <w:del w:id="875" w:author="Naveen Premnath [2]" w:date="2024-09-16T23:52:00Z">
              <w:r w:rsidDel="00F70E15">
                <w:rPr>
                  <w:rFonts w:ascii="Arial" w:hAnsi="Arial" w:cs="Arial"/>
                </w:rPr>
                <w:delText>79</w:delText>
              </w:r>
            </w:del>
            <w:ins w:id="876" w:author="Naveen Premnath [2]" w:date="2024-09-16T23:52:00Z">
              <w:r w:rsidR="00F70E15">
                <w:rPr>
                  <w:rFonts w:ascii="Arial" w:hAnsi="Arial" w:cs="Arial"/>
                </w:rPr>
                <w:t>83</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40AF6782" w14:textId="301D90D3" w:rsidR="00F46493" w:rsidDel="00FF3550" w:rsidRDefault="00F46493" w:rsidP="00FF3550">
            <w:pPr>
              <w:jc w:val="center"/>
              <w:rPr>
                <w:del w:id="877" w:author="Naveen Premnath [2]" w:date="2024-09-16T23:22:00Z"/>
                <w:rFonts w:ascii="Arial" w:hAnsi="Arial" w:cs="Arial"/>
              </w:rPr>
            </w:pPr>
            <w:r>
              <w:rPr>
                <w:rFonts w:ascii="Arial" w:hAnsi="Arial" w:cs="Arial"/>
              </w:rPr>
              <w:t>18</w:t>
            </w:r>
            <w:ins w:id="878" w:author="Naveen Premnath [2]" w:date="2024-10-22T00:53:00Z">
              <w:r w:rsidR="005F11C7">
                <w:rPr>
                  <w:rFonts w:ascii="Arial" w:hAnsi="Arial" w:cs="Arial"/>
                </w:rPr>
                <w:t>6</w:t>
              </w:r>
            </w:ins>
            <w:del w:id="879" w:author="Naveen Premnath [2]" w:date="2024-09-16T23:22:00Z">
              <w:r w:rsidDel="00FF3550">
                <w:rPr>
                  <w:rFonts w:ascii="Arial" w:hAnsi="Arial" w:cs="Arial"/>
                </w:rPr>
                <w:delText>2</w:delText>
              </w:r>
            </w:del>
            <w:ins w:id="880" w:author="Naveen Premnath [2]" w:date="2024-09-16T23:22:00Z">
              <w:r w:rsidR="00FF3550" w:rsidDel="00FF3550">
                <w:rPr>
                  <w:rFonts w:ascii="Arial" w:hAnsi="Arial" w:cs="Arial"/>
                </w:rPr>
                <w:t xml:space="preserve"> </w:t>
              </w:r>
            </w:ins>
          </w:p>
          <w:p w14:paraId="163C1241" w14:textId="1FEE400D" w:rsidR="008C72D4" w:rsidRPr="00AA3DD8" w:rsidRDefault="00F46493" w:rsidP="00FF3550">
            <w:pPr>
              <w:jc w:val="center"/>
              <w:rPr>
                <w:rFonts w:ascii="Arial" w:hAnsi="Arial" w:cs="Arial"/>
              </w:rPr>
            </w:pPr>
            <w:r>
              <w:rPr>
                <w:rFonts w:ascii="Arial" w:hAnsi="Arial" w:cs="Arial"/>
              </w:rPr>
              <w:t>[10</w:t>
            </w:r>
            <w:ins w:id="881" w:author="Naveen Premnath [2]" w:date="2024-09-16T23:22:00Z">
              <w:r w:rsidR="00FF3550">
                <w:rPr>
                  <w:rFonts w:ascii="Arial" w:hAnsi="Arial" w:cs="Arial"/>
                </w:rPr>
                <w:t>8</w:t>
              </w:r>
            </w:ins>
            <w:del w:id="882" w:author="Naveen Premnath [2]" w:date="2024-09-16T23:22:00Z">
              <w:r w:rsidDel="00FF3550">
                <w:rPr>
                  <w:rFonts w:ascii="Arial" w:hAnsi="Arial" w:cs="Arial"/>
                </w:rPr>
                <w:delText>6</w:delText>
              </w:r>
            </w:del>
            <w:r>
              <w:rPr>
                <w:rFonts w:ascii="Arial" w:hAnsi="Arial" w:cs="Arial"/>
              </w:rPr>
              <w:t>-2</w:t>
            </w:r>
            <w:ins w:id="883" w:author="Naveen Premnath [2]" w:date="2024-09-16T23:22:00Z">
              <w:r w:rsidR="005F11C7">
                <w:rPr>
                  <w:rFonts w:ascii="Arial" w:hAnsi="Arial" w:cs="Arial"/>
                </w:rPr>
                <w:t>6</w:t>
              </w:r>
            </w:ins>
            <w:ins w:id="884" w:author="Naveen Premnath [2]" w:date="2024-10-22T00:54:00Z">
              <w:r w:rsidR="005F11C7">
                <w:rPr>
                  <w:rFonts w:ascii="Arial" w:hAnsi="Arial" w:cs="Arial"/>
                </w:rPr>
                <w:t>4</w:t>
              </w:r>
            </w:ins>
            <w:del w:id="885" w:author="Naveen Premnath [2]" w:date="2024-09-16T23:22:00Z">
              <w:r w:rsidDel="00FF3550">
                <w:rPr>
                  <w:rFonts w:ascii="Arial" w:hAnsi="Arial" w:cs="Arial"/>
                </w:rPr>
                <w:delText>5</w:delText>
              </w:r>
              <w:r w:rsidR="008C72D4" w:rsidRPr="00AA3DD8" w:rsidDel="00FF3550">
                <w:rPr>
                  <w:rFonts w:ascii="Arial" w:hAnsi="Arial" w:cs="Arial"/>
                </w:rPr>
                <w:delText>9</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2720F90E" w14:textId="2832DB27" w:rsidR="00F46493" w:rsidRDefault="00F46493" w:rsidP="004C0BB5">
            <w:pPr>
              <w:jc w:val="center"/>
              <w:rPr>
                <w:rFonts w:ascii="Arial" w:hAnsi="Arial" w:cs="Arial"/>
              </w:rPr>
            </w:pPr>
            <w:r>
              <w:rPr>
                <w:rFonts w:ascii="Arial" w:hAnsi="Arial" w:cs="Arial"/>
              </w:rPr>
              <w:t>418</w:t>
            </w:r>
          </w:p>
          <w:p w14:paraId="19951431" w14:textId="3FEB0B7F" w:rsidR="008C72D4" w:rsidRPr="00AA3DD8" w:rsidRDefault="00F46493" w:rsidP="004C0BB5">
            <w:pPr>
              <w:jc w:val="center"/>
              <w:rPr>
                <w:rFonts w:ascii="Arial" w:hAnsi="Arial" w:cs="Arial"/>
              </w:rPr>
            </w:pPr>
            <w:r>
              <w:rPr>
                <w:rFonts w:ascii="Arial" w:hAnsi="Arial" w:cs="Arial"/>
              </w:rPr>
              <w:t>[298-53</w:t>
            </w:r>
            <w:r w:rsidR="008C72D4" w:rsidRPr="00AA3DD8">
              <w:rPr>
                <w:rFonts w:ascii="Arial" w:hAnsi="Arial" w:cs="Arial"/>
              </w:rPr>
              <w:t>7]</w:t>
            </w:r>
          </w:p>
        </w:tc>
        <w:tc>
          <w:tcPr>
            <w:tcW w:w="1260" w:type="dxa"/>
            <w:tcBorders>
              <w:top w:val="single" w:sz="4" w:space="0" w:color="auto"/>
              <w:left w:val="single" w:sz="4" w:space="0" w:color="auto"/>
              <w:bottom w:val="single" w:sz="4" w:space="0" w:color="auto"/>
              <w:right w:val="single" w:sz="4" w:space="0" w:color="auto"/>
            </w:tcBorders>
          </w:tcPr>
          <w:p w14:paraId="073467B5" w14:textId="77777777" w:rsidR="008C72D4" w:rsidRPr="00AA3DD8" w:rsidRDefault="008C72D4" w:rsidP="004C0BB5">
            <w:pPr>
              <w:jc w:val="center"/>
              <w:rPr>
                <w:rFonts w:ascii="Arial" w:hAnsi="Arial" w:cs="Arial"/>
              </w:rPr>
            </w:pPr>
          </w:p>
        </w:tc>
      </w:tr>
      <w:tr w:rsidR="008C72D4" w:rsidRPr="00AA3DD8" w14:paraId="02E77591"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13120EFB" w14:textId="66AB8FDE" w:rsidR="008C72D4" w:rsidRPr="006C7259" w:rsidRDefault="008C72D4">
            <w:pPr>
              <w:rPr>
                <w:rFonts w:ascii="Arial" w:hAnsi="Arial" w:cs="Arial"/>
              </w:rPr>
            </w:pPr>
            <w:r w:rsidRPr="006C7259">
              <w:rPr>
                <w:rFonts w:ascii="Arial" w:hAnsi="Arial" w:cs="Arial"/>
                <w:bCs/>
              </w:rPr>
              <w:t xml:space="preserve">Non Agency </w:t>
            </w:r>
            <w:r w:rsidR="004366D1" w:rsidRPr="006C7259">
              <w:rPr>
                <w:rFonts w:ascii="Arial" w:hAnsi="Arial" w:cs="Arial"/>
                <w:bCs/>
              </w:rPr>
              <w:t>out of pocket expenditure</w:t>
            </w:r>
            <w:r w:rsidR="004366D1" w:rsidRPr="006C7259" w:rsidDel="004366D1">
              <w:rPr>
                <w:rFonts w:ascii="Arial" w:hAnsi="Arial" w:cs="Arial"/>
                <w:bCs/>
              </w:rPr>
              <w:t xml:space="preserve"> </w:t>
            </w:r>
            <w:r w:rsidRPr="006C7259">
              <w:rPr>
                <w:rFonts w:ascii="Arial" w:hAnsi="Arial" w:cs="Arial"/>
                <w:bCs/>
              </w:rPr>
              <w:t xml:space="preserve">(Mean)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06F23564" w14:textId="661D5765" w:rsidR="00FD6B77" w:rsidRDefault="00F46493" w:rsidP="004C0BB5">
            <w:pPr>
              <w:jc w:val="center"/>
              <w:rPr>
                <w:rFonts w:ascii="Arial" w:hAnsi="Arial" w:cs="Arial"/>
              </w:rPr>
            </w:pPr>
            <w:del w:id="886" w:author="Naveen Premnath [2]" w:date="2024-09-17T00:09:00Z">
              <w:r w:rsidDel="00746D0A">
                <w:rPr>
                  <w:rFonts w:ascii="Arial" w:hAnsi="Arial" w:cs="Arial"/>
                </w:rPr>
                <w:delText>488</w:delText>
              </w:r>
            </w:del>
            <w:ins w:id="887" w:author="Naveen Premnath [2]" w:date="2024-09-17T00:09:00Z">
              <w:r w:rsidR="00746D0A">
                <w:rPr>
                  <w:rFonts w:ascii="Arial" w:hAnsi="Arial" w:cs="Arial"/>
                </w:rPr>
                <w:t>5</w:t>
              </w:r>
            </w:ins>
            <w:ins w:id="888" w:author="Naveen Premnath [2]" w:date="2024-10-22T00:28:00Z">
              <w:r w:rsidR="00C179E6">
                <w:rPr>
                  <w:rFonts w:ascii="Arial" w:hAnsi="Arial" w:cs="Arial"/>
                </w:rPr>
                <w:t>23</w:t>
              </w:r>
            </w:ins>
          </w:p>
          <w:p w14:paraId="36D56217" w14:textId="56EEEAC4" w:rsidR="008C72D4" w:rsidRPr="00AA3DD8" w:rsidRDefault="00F46493" w:rsidP="00746D0A">
            <w:pPr>
              <w:jc w:val="center"/>
              <w:rPr>
                <w:rFonts w:ascii="Arial" w:hAnsi="Arial" w:cs="Arial"/>
              </w:rPr>
            </w:pPr>
            <w:r>
              <w:rPr>
                <w:rFonts w:ascii="Arial" w:hAnsi="Arial" w:cs="Arial"/>
              </w:rPr>
              <w:t>[13</w:t>
            </w:r>
            <w:ins w:id="889" w:author="Naveen Premnath [2]" w:date="2024-10-22T00:28:00Z">
              <w:r w:rsidR="00C179E6">
                <w:rPr>
                  <w:rFonts w:ascii="Arial" w:hAnsi="Arial" w:cs="Arial"/>
                </w:rPr>
                <w:t>9</w:t>
              </w:r>
            </w:ins>
            <w:del w:id="890" w:author="Naveen Premnath [2]" w:date="2024-09-17T00:09:00Z">
              <w:r w:rsidDel="00746D0A">
                <w:rPr>
                  <w:rFonts w:ascii="Arial" w:hAnsi="Arial" w:cs="Arial"/>
                </w:rPr>
                <w:delText>0</w:delText>
              </w:r>
            </w:del>
            <w:r>
              <w:rPr>
                <w:rFonts w:ascii="Arial" w:hAnsi="Arial" w:cs="Arial"/>
              </w:rPr>
              <w:t>-</w:t>
            </w:r>
            <w:del w:id="891" w:author="Naveen Premnath [2]" w:date="2024-09-17T00:09:00Z">
              <w:r w:rsidDel="00746D0A">
                <w:rPr>
                  <w:rFonts w:ascii="Arial" w:hAnsi="Arial" w:cs="Arial"/>
                </w:rPr>
                <w:delText>847</w:delText>
              </w:r>
            </w:del>
            <w:ins w:id="892" w:author="Naveen Premnath [2]" w:date="2024-09-17T00:09:00Z">
              <w:r w:rsidR="00746D0A">
                <w:rPr>
                  <w:rFonts w:ascii="Arial" w:hAnsi="Arial" w:cs="Arial"/>
                </w:rPr>
                <w:t>90</w:t>
              </w:r>
            </w:ins>
            <w:ins w:id="893" w:author="Naveen Premnath [2]" w:date="2024-10-22T00:28:00Z">
              <w:r w:rsidR="00C179E6">
                <w:rPr>
                  <w:rFonts w:ascii="Arial" w:hAnsi="Arial" w:cs="Arial"/>
                </w:rPr>
                <w:t>8</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5E4FE50" w14:textId="06785C2D" w:rsidR="00FD6B77" w:rsidRDefault="008C72D4" w:rsidP="004C0BB5">
            <w:pPr>
              <w:jc w:val="center"/>
              <w:rPr>
                <w:rFonts w:ascii="Arial" w:hAnsi="Arial" w:cs="Arial"/>
              </w:rPr>
            </w:pPr>
            <w:r w:rsidRPr="006024C5">
              <w:rPr>
                <w:rFonts w:ascii="Arial" w:hAnsi="Arial" w:cs="Arial"/>
                <w:rPrChange w:id="894" w:author="Naveen Premnath [2]" w:date="2024-09-16T23:51:00Z">
                  <w:rPr>
                    <w:rFonts w:ascii="Arial" w:hAnsi="Arial" w:cs="Arial"/>
                    <w:highlight w:val="yellow"/>
                  </w:rPr>
                </w:rPrChange>
              </w:rPr>
              <w:t>4</w:t>
            </w:r>
            <w:ins w:id="895" w:author="Naveen Premnath [2]" w:date="2024-09-16T23:52:00Z">
              <w:r w:rsidR="00F70E15">
                <w:rPr>
                  <w:rFonts w:ascii="Arial" w:hAnsi="Arial" w:cs="Arial"/>
                </w:rPr>
                <w:t>7</w:t>
              </w:r>
            </w:ins>
            <w:del w:id="896" w:author="Naveen Premnath [2]" w:date="2024-09-16T23:52:00Z">
              <w:r w:rsidRPr="006024C5" w:rsidDel="00F70E15">
                <w:rPr>
                  <w:rFonts w:ascii="Arial" w:hAnsi="Arial" w:cs="Arial"/>
                  <w:rPrChange w:id="897" w:author="Naveen Premnath [2]" w:date="2024-09-16T23:51:00Z">
                    <w:rPr>
                      <w:rFonts w:ascii="Arial" w:hAnsi="Arial" w:cs="Arial"/>
                      <w:highlight w:val="yellow"/>
                    </w:rPr>
                  </w:rPrChange>
                </w:rPr>
                <w:delText>5</w:delText>
              </w:r>
            </w:del>
          </w:p>
          <w:p w14:paraId="3320E675" w14:textId="3D9BA60C" w:rsidR="008C72D4" w:rsidRPr="00AA3DD8" w:rsidRDefault="00F46493" w:rsidP="004C0BB5">
            <w:pPr>
              <w:jc w:val="center"/>
              <w:rPr>
                <w:rFonts w:ascii="Arial" w:hAnsi="Arial" w:cs="Arial"/>
              </w:rPr>
            </w:pPr>
            <w:r>
              <w:rPr>
                <w:rFonts w:ascii="Arial" w:hAnsi="Arial" w:cs="Arial"/>
              </w:rPr>
              <w:t>[2</w:t>
            </w:r>
            <w:ins w:id="898" w:author="Naveen Premnath [2]" w:date="2024-09-16T23:52:00Z">
              <w:r w:rsidR="00F70E15">
                <w:rPr>
                  <w:rFonts w:ascii="Arial" w:hAnsi="Arial" w:cs="Arial"/>
                </w:rPr>
                <w:t>5</w:t>
              </w:r>
            </w:ins>
            <w:del w:id="899" w:author="Naveen Premnath [2]" w:date="2024-09-16T23:52:00Z">
              <w:r w:rsidDel="00F70E15">
                <w:rPr>
                  <w:rFonts w:ascii="Arial" w:hAnsi="Arial" w:cs="Arial"/>
                </w:rPr>
                <w:delText>4</w:delText>
              </w:r>
            </w:del>
            <w:r>
              <w:rPr>
                <w:rFonts w:ascii="Arial" w:hAnsi="Arial" w:cs="Arial"/>
              </w:rPr>
              <w:t>-</w:t>
            </w:r>
            <w:del w:id="900" w:author="Naveen Premnath [2]" w:date="2024-09-16T23:54:00Z">
              <w:r w:rsidDel="00F70E15">
                <w:rPr>
                  <w:rFonts w:ascii="Arial" w:hAnsi="Arial" w:cs="Arial"/>
                </w:rPr>
                <w:delText>6</w:delText>
              </w:r>
            </w:del>
            <w:r>
              <w:rPr>
                <w:rFonts w:ascii="Arial" w:hAnsi="Arial" w:cs="Arial"/>
              </w:rPr>
              <w:t>7</w:t>
            </w:r>
            <w:ins w:id="901" w:author="Naveen Premnath [2]" w:date="2024-09-16T23:54:00Z">
              <w:r w:rsidR="00F70E15">
                <w:rPr>
                  <w:rFonts w:ascii="Arial" w:hAnsi="Arial" w:cs="Arial"/>
                </w:rPr>
                <w:t>0</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7A472E44" w14:textId="6BBBD068" w:rsidR="00F46493" w:rsidRDefault="00F46493" w:rsidP="004C0BB5">
            <w:pPr>
              <w:jc w:val="center"/>
              <w:rPr>
                <w:rFonts w:ascii="Arial" w:hAnsi="Arial" w:cs="Arial"/>
              </w:rPr>
            </w:pPr>
            <w:r>
              <w:rPr>
                <w:rFonts w:ascii="Arial" w:hAnsi="Arial" w:cs="Arial"/>
              </w:rPr>
              <w:t>15</w:t>
            </w:r>
            <w:ins w:id="902" w:author="Naveen Premnath [2]" w:date="2024-09-16T23:23:00Z">
              <w:r w:rsidR="00FF3550">
                <w:rPr>
                  <w:rFonts w:ascii="Arial" w:hAnsi="Arial" w:cs="Arial"/>
                </w:rPr>
                <w:t>7</w:t>
              </w:r>
            </w:ins>
            <w:del w:id="903" w:author="Naveen Premnath [2]" w:date="2024-09-16T23:23:00Z">
              <w:r w:rsidDel="00FF3550">
                <w:rPr>
                  <w:rFonts w:ascii="Arial" w:hAnsi="Arial" w:cs="Arial"/>
                </w:rPr>
                <w:delText>4</w:delText>
              </w:r>
            </w:del>
          </w:p>
          <w:p w14:paraId="1035ED6D" w14:textId="11AE19BB" w:rsidR="008C72D4" w:rsidRPr="00AA3DD8" w:rsidRDefault="00F46493" w:rsidP="004C0BB5">
            <w:pPr>
              <w:jc w:val="center"/>
              <w:rPr>
                <w:rFonts w:ascii="Arial" w:hAnsi="Arial" w:cs="Arial"/>
              </w:rPr>
            </w:pPr>
            <w:r>
              <w:rPr>
                <w:rFonts w:ascii="Arial" w:hAnsi="Arial" w:cs="Arial"/>
              </w:rPr>
              <w:t>[9</w:t>
            </w:r>
            <w:ins w:id="904" w:author="Naveen Premnath [2]" w:date="2024-09-16T23:23:00Z">
              <w:r w:rsidR="00FF3550">
                <w:rPr>
                  <w:rFonts w:ascii="Arial" w:hAnsi="Arial" w:cs="Arial"/>
                </w:rPr>
                <w:t>2</w:t>
              </w:r>
            </w:ins>
            <w:del w:id="905" w:author="Naveen Premnath [2]" w:date="2024-09-16T23:23:00Z">
              <w:r w:rsidDel="00FF3550">
                <w:rPr>
                  <w:rFonts w:ascii="Arial" w:hAnsi="Arial" w:cs="Arial"/>
                </w:rPr>
                <w:delText>0</w:delText>
              </w:r>
            </w:del>
            <w:r>
              <w:rPr>
                <w:rFonts w:ascii="Arial" w:hAnsi="Arial" w:cs="Arial"/>
              </w:rPr>
              <w:t>-2</w:t>
            </w:r>
            <w:ins w:id="906" w:author="Naveen Premnath [2]" w:date="2024-09-16T23:23:00Z">
              <w:r w:rsidR="00FF3550">
                <w:rPr>
                  <w:rFonts w:ascii="Arial" w:hAnsi="Arial" w:cs="Arial"/>
                </w:rPr>
                <w:t>22</w:t>
              </w:r>
            </w:ins>
            <w:del w:id="907" w:author="Naveen Premnath [2]" w:date="2024-09-16T23:23:00Z">
              <w:r w:rsidDel="00FF3550">
                <w:rPr>
                  <w:rFonts w:ascii="Arial" w:hAnsi="Arial" w:cs="Arial"/>
                </w:rPr>
                <w:delText>18</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52BEAFA1" w14:textId="3CB5EE8A" w:rsidR="004C0BD6" w:rsidRDefault="004C0BD6" w:rsidP="004C0BB5">
            <w:pPr>
              <w:jc w:val="center"/>
              <w:rPr>
                <w:rFonts w:ascii="Arial" w:hAnsi="Arial" w:cs="Arial"/>
              </w:rPr>
            </w:pPr>
            <w:r>
              <w:rPr>
                <w:rFonts w:ascii="Arial" w:hAnsi="Arial" w:cs="Arial"/>
              </w:rPr>
              <w:t>274</w:t>
            </w:r>
          </w:p>
          <w:p w14:paraId="7FE216AE" w14:textId="043569ED" w:rsidR="008C72D4" w:rsidRPr="00AA3DD8" w:rsidRDefault="004C0BD6" w:rsidP="004C0BB5">
            <w:pPr>
              <w:jc w:val="center"/>
              <w:rPr>
                <w:rFonts w:ascii="Arial" w:hAnsi="Arial" w:cs="Arial"/>
              </w:rPr>
            </w:pPr>
            <w:r>
              <w:rPr>
                <w:rFonts w:ascii="Arial" w:hAnsi="Arial" w:cs="Arial"/>
              </w:rPr>
              <w:t>[186-363</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1F8D183C" w14:textId="77777777" w:rsidR="008C72D4" w:rsidRPr="00AA3DD8" w:rsidRDefault="008C72D4" w:rsidP="004C0BB5">
            <w:pPr>
              <w:jc w:val="center"/>
              <w:rPr>
                <w:rFonts w:ascii="Arial" w:hAnsi="Arial" w:cs="Arial"/>
              </w:rPr>
            </w:pPr>
          </w:p>
        </w:tc>
      </w:tr>
      <w:tr w:rsidR="008C72D4" w:rsidRPr="00AA3DD8" w14:paraId="0F4A2A23"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0495DEE5" w14:textId="2DCCD4BA" w:rsidR="008C72D4" w:rsidRPr="006C7259" w:rsidRDefault="008C72D4">
            <w:pPr>
              <w:rPr>
                <w:rFonts w:ascii="Arial" w:hAnsi="Arial" w:cs="Arial"/>
              </w:rPr>
            </w:pPr>
            <w:r w:rsidRPr="006C7259">
              <w:rPr>
                <w:rFonts w:ascii="Arial" w:hAnsi="Arial" w:cs="Arial"/>
                <w:bCs/>
              </w:rPr>
              <w:t xml:space="preserve">Non Agency </w:t>
            </w:r>
            <w:r w:rsidR="00302D12" w:rsidRPr="006C7259">
              <w:rPr>
                <w:rFonts w:ascii="Arial" w:hAnsi="Arial" w:cs="Arial"/>
                <w:bCs/>
              </w:rPr>
              <w:t xml:space="preserve">Medicare </w:t>
            </w:r>
            <w:r w:rsidR="004366D1" w:rsidRPr="006C7259">
              <w:rPr>
                <w:rFonts w:ascii="Arial" w:hAnsi="Arial" w:cs="Arial"/>
                <w:bCs/>
              </w:rPr>
              <w:t>expenditure</w:t>
            </w:r>
            <w:r w:rsidR="00302D12" w:rsidRPr="006C7259">
              <w:rPr>
                <w:rFonts w:ascii="Arial" w:hAnsi="Arial" w:cs="Arial"/>
                <w:bCs/>
              </w:rPr>
              <w:t xml:space="preserve"> </w:t>
            </w:r>
            <w:r w:rsidRPr="006C7259">
              <w:rPr>
                <w:rFonts w:ascii="Arial" w:hAnsi="Arial" w:cs="Arial"/>
                <w:bCs/>
              </w:rPr>
              <w:t xml:space="preserve">(Mean)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0494B8E9"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7925E374" w14:textId="2A8CED0A" w:rsidR="00FD6B77" w:rsidRDefault="004C0BD6" w:rsidP="004C0BB5">
            <w:pPr>
              <w:jc w:val="center"/>
              <w:rPr>
                <w:rFonts w:ascii="Arial" w:hAnsi="Arial" w:cs="Arial"/>
              </w:rPr>
            </w:pPr>
            <w:r>
              <w:rPr>
                <w:rFonts w:ascii="Arial" w:hAnsi="Arial" w:cs="Arial"/>
              </w:rPr>
              <w:t>1</w:t>
            </w:r>
          </w:p>
          <w:p w14:paraId="58867237" w14:textId="7B7EBCC0" w:rsidR="008C72D4" w:rsidRPr="00AA3DD8" w:rsidRDefault="00302D12" w:rsidP="004C0BB5">
            <w:pPr>
              <w:jc w:val="center"/>
              <w:rPr>
                <w:rFonts w:ascii="Arial" w:hAnsi="Arial" w:cs="Arial"/>
              </w:rPr>
            </w:pPr>
            <w:r>
              <w:rPr>
                <w:rFonts w:ascii="Arial" w:hAnsi="Arial" w:cs="Arial"/>
              </w:rPr>
              <w:t>[</w:t>
            </w:r>
            <w:r w:rsidR="007900FC">
              <w:rPr>
                <w:rFonts w:ascii="Arial" w:hAnsi="Arial" w:cs="Arial"/>
              </w:rPr>
              <w:t>0</w:t>
            </w:r>
            <w:r w:rsidR="004C0BD6">
              <w:rPr>
                <w:rFonts w:ascii="Arial" w:hAnsi="Arial" w:cs="Arial"/>
              </w:rPr>
              <w:t>– 3</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02B7391" w14:textId="7B6E685A" w:rsidR="00FD6B77" w:rsidRDefault="004C0BD6" w:rsidP="004C0BB5">
            <w:pPr>
              <w:jc w:val="center"/>
              <w:rPr>
                <w:rFonts w:ascii="Arial" w:hAnsi="Arial" w:cs="Arial"/>
              </w:rPr>
            </w:pPr>
            <w:r>
              <w:rPr>
                <w:rFonts w:ascii="Arial" w:hAnsi="Arial" w:cs="Arial"/>
              </w:rPr>
              <w:t>8</w:t>
            </w:r>
          </w:p>
          <w:p w14:paraId="38D87FAD" w14:textId="5CEAC7A1" w:rsidR="008C72D4" w:rsidRPr="00AA3DD8" w:rsidRDefault="004C0BD6" w:rsidP="004C0BB5">
            <w:pPr>
              <w:jc w:val="center"/>
              <w:rPr>
                <w:rFonts w:ascii="Arial" w:hAnsi="Arial" w:cs="Arial"/>
              </w:rPr>
            </w:pPr>
            <w:r>
              <w:rPr>
                <w:rFonts w:ascii="Arial" w:hAnsi="Arial" w:cs="Arial"/>
              </w:rPr>
              <w:t>[2</w:t>
            </w:r>
            <w:r w:rsidR="008C72D4" w:rsidRPr="00AA3DD8">
              <w:rPr>
                <w:rFonts w:ascii="Arial" w:hAnsi="Arial" w:cs="Arial"/>
              </w:rPr>
              <w:t>-15]</w:t>
            </w:r>
          </w:p>
        </w:tc>
        <w:tc>
          <w:tcPr>
            <w:tcW w:w="1710" w:type="dxa"/>
            <w:tcBorders>
              <w:top w:val="single" w:sz="4" w:space="0" w:color="auto"/>
              <w:left w:val="single" w:sz="4" w:space="0" w:color="auto"/>
              <w:bottom w:val="single" w:sz="4" w:space="0" w:color="auto"/>
              <w:right w:val="single" w:sz="4" w:space="0" w:color="auto"/>
            </w:tcBorders>
            <w:hideMark/>
          </w:tcPr>
          <w:p w14:paraId="32D02CA6" w14:textId="7D601AB1" w:rsidR="00FD6B77" w:rsidRDefault="004C0BD6" w:rsidP="004C0BB5">
            <w:pPr>
              <w:jc w:val="center"/>
              <w:rPr>
                <w:rFonts w:ascii="Arial" w:hAnsi="Arial" w:cs="Arial"/>
              </w:rPr>
            </w:pPr>
            <w:r>
              <w:rPr>
                <w:rFonts w:ascii="Arial" w:hAnsi="Arial" w:cs="Arial"/>
              </w:rPr>
              <w:t>10</w:t>
            </w:r>
          </w:p>
          <w:p w14:paraId="64A6DEAC" w14:textId="558C08E2" w:rsidR="008C72D4" w:rsidRPr="00AA3DD8" w:rsidRDefault="004C0BD6" w:rsidP="004C0BB5">
            <w:pPr>
              <w:jc w:val="center"/>
              <w:rPr>
                <w:rFonts w:ascii="Arial" w:hAnsi="Arial" w:cs="Arial"/>
              </w:rPr>
            </w:pPr>
            <w:r>
              <w:rPr>
                <w:rFonts w:ascii="Arial" w:hAnsi="Arial" w:cs="Arial"/>
              </w:rPr>
              <w:t>[0-19</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70B9499E" w14:textId="77777777" w:rsidR="008C72D4" w:rsidRPr="00AA3DD8" w:rsidRDefault="008C72D4" w:rsidP="004C0BB5">
            <w:pPr>
              <w:jc w:val="center"/>
              <w:rPr>
                <w:rFonts w:ascii="Arial" w:hAnsi="Arial" w:cs="Arial"/>
              </w:rPr>
            </w:pPr>
          </w:p>
        </w:tc>
      </w:tr>
      <w:tr w:rsidR="008C72D4" w:rsidRPr="00AA3DD8" w14:paraId="4BE20609"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B3F3E62" w14:textId="44CA20C1" w:rsidR="008C72D4" w:rsidRPr="006C7259" w:rsidRDefault="008C72D4">
            <w:pPr>
              <w:rPr>
                <w:rFonts w:ascii="Arial" w:hAnsi="Arial" w:cs="Arial"/>
              </w:rPr>
            </w:pPr>
            <w:r w:rsidRPr="006C7259">
              <w:rPr>
                <w:rFonts w:ascii="Arial" w:hAnsi="Arial" w:cs="Arial"/>
                <w:bCs/>
              </w:rPr>
              <w:t>Non Agency Medicaid</w:t>
            </w:r>
            <w:r w:rsidR="00302D12" w:rsidRPr="006C7259">
              <w:rPr>
                <w:rFonts w:ascii="Arial" w:hAnsi="Arial" w:cs="Arial"/>
                <w:bCs/>
              </w:rPr>
              <w:t xml:space="preserve"> </w:t>
            </w:r>
            <w:r w:rsidR="004366D1" w:rsidRPr="006C7259">
              <w:rPr>
                <w:rFonts w:ascii="Arial" w:hAnsi="Arial" w:cs="Arial"/>
                <w:bCs/>
              </w:rPr>
              <w:t>expenditure</w:t>
            </w:r>
            <w:r w:rsidRPr="006C7259">
              <w:rPr>
                <w:rFonts w:ascii="Arial" w:hAnsi="Arial" w:cs="Arial"/>
                <w:bCs/>
              </w:rPr>
              <w:t xml:space="preserve">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1BA1CF6D" w14:textId="28450556" w:rsidR="00FD6B77" w:rsidRDefault="004C0BD6" w:rsidP="004C0BB5">
            <w:pPr>
              <w:jc w:val="center"/>
              <w:rPr>
                <w:rFonts w:ascii="Arial" w:hAnsi="Arial" w:cs="Arial"/>
              </w:rPr>
            </w:pPr>
            <w:r>
              <w:rPr>
                <w:rFonts w:ascii="Arial" w:hAnsi="Arial" w:cs="Arial"/>
              </w:rPr>
              <w:t>2</w:t>
            </w:r>
            <w:ins w:id="908" w:author="Naveen Premnath [2]" w:date="2024-09-17T00:09:00Z">
              <w:r w:rsidR="00746D0A">
                <w:rPr>
                  <w:rFonts w:ascii="Arial" w:hAnsi="Arial" w:cs="Arial"/>
                </w:rPr>
                <w:t>9</w:t>
              </w:r>
            </w:ins>
            <w:del w:id="909" w:author="Naveen Premnath [2]" w:date="2024-09-17T00:09:00Z">
              <w:r w:rsidDel="00746D0A">
                <w:rPr>
                  <w:rFonts w:ascii="Arial" w:hAnsi="Arial" w:cs="Arial"/>
                </w:rPr>
                <w:delText>7</w:delText>
              </w:r>
            </w:del>
          </w:p>
          <w:p w14:paraId="3448FBE3" w14:textId="5B72C427" w:rsidR="008C72D4" w:rsidRPr="00AA3DD8" w:rsidRDefault="004C0BD6" w:rsidP="004C0BB5">
            <w:pPr>
              <w:jc w:val="center"/>
              <w:rPr>
                <w:rFonts w:ascii="Arial" w:hAnsi="Arial" w:cs="Arial"/>
              </w:rPr>
            </w:pPr>
            <w:r>
              <w:rPr>
                <w:rFonts w:ascii="Arial" w:hAnsi="Arial" w:cs="Arial"/>
              </w:rPr>
              <w:t>[1</w:t>
            </w:r>
            <w:ins w:id="910" w:author="Naveen Premnath [2]" w:date="2024-09-17T00:10:00Z">
              <w:r w:rsidR="00746D0A">
                <w:rPr>
                  <w:rFonts w:ascii="Arial" w:hAnsi="Arial" w:cs="Arial"/>
                </w:rPr>
                <w:t>2</w:t>
              </w:r>
            </w:ins>
            <w:del w:id="911" w:author="Naveen Premnath [2]" w:date="2024-09-17T00:10:00Z">
              <w:r w:rsidDel="00746D0A">
                <w:rPr>
                  <w:rFonts w:ascii="Arial" w:hAnsi="Arial" w:cs="Arial"/>
                </w:rPr>
                <w:delText>1</w:delText>
              </w:r>
            </w:del>
            <w:r w:rsidR="008C72D4" w:rsidRPr="00AA3DD8">
              <w:rPr>
                <w:rFonts w:ascii="Arial" w:hAnsi="Arial" w:cs="Arial"/>
              </w:rPr>
              <w:t>-4</w:t>
            </w:r>
            <w:ins w:id="912" w:author="Naveen Premnath [2]" w:date="2024-09-17T00:10:00Z">
              <w:r w:rsidR="00746D0A">
                <w:rPr>
                  <w:rFonts w:ascii="Arial" w:hAnsi="Arial" w:cs="Arial"/>
                </w:rPr>
                <w:t>5</w:t>
              </w:r>
            </w:ins>
            <w:del w:id="913" w:author="Naveen Premnath [2]" w:date="2024-09-17T00:10:00Z">
              <w:r w:rsidR="008C72D4" w:rsidRPr="00AA3DD8" w:rsidDel="00746D0A">
                <w:rPr>
                  <w:rFonts w:ascii="Arial" w:hAnsi="Arial" w:cs="Arial"/>
                </w:rPr>
                <w:delText>2</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EF3F579"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1A2E3034" w14:textId="6834EBB6" w:rsidR="004C0BD6" w:rsidRDefault="004C0BD6" w:rsidP="004C0BB5">
            <w:pPr>
              <w:jc w:val="center"/>
              <w:rPr>
                <w:rFonts w:ascii="Arial" w:hAnsi="Arial" w:cs="Arial"/>
              </w:rPr>
            </w:pPr>
            <w:r>
              <w:rPr>
                <w:rFonts w:ascii="Arial" w:hAnsi="Arial" w:cs="Arial"/>
              </w:rPr>
              <w:t>20</w:t>
            </w:r>
          </w:p>
          <w:p w14:paraId="201D2423" w14:textId="0C180074" w:rsidR="008C72D4" w:rsidRPr="00AA3DD8" w:rsidRDefault="004C0BD6" w:rsidP="004C0BB5">
            <w:pPr>
              <w:jc w:val="center"/>
              <w:rPr>
                <w:rFonts w:ascii="Arial" w:hAnsi="Arial" w:cs="Arial"/>
              </w:rPr>
            </w:pPr>
            <w:r>
              <w:rPr>
                <w:rFonts w:ascii="Arial" w:hAnsi="Arial" w:cs="Arial"/>
              </w:rPr>
              <w:t>[3-3</w:t>
            </w:r>
            <w:ins w:id="914" w:author="Naveen Premnath [2]" w:date="2024-09-16T23:25:00Z">
              <w:r w:rsidR="00FF3550">
                <w:rPr>
                  <w:rFonts w:ascii="Arial" w:hAnsi="Arial" w:cs="Arial"/>
                </w:rPr>
                <w:t>7</w:t>
              </w:r>
            </w:ins>
            <w:del w:id="915" w:author="Naveen Premnath [2]" w:date="2024-09-16T23:25:00Z">
              <w:r w:rsidDel="00FF3550">
                <w:rPr>
                  <w:rFonts w:ascii="Arial" w:hAnsi="Arial" w:cs="Arial"/>
                </w:rPr>
                <w:delText>6</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04ED3108" w14:textId="00D65EB9" w:rsidR="00FD6B77" w:rsidRDefault="004C0BD6" w:rsidP="004C0BB5">
            <w:pPr>
              <w:jc w:val="center"/>
              <w:rPr>
                <w:rFonts w:ascii="Arial" w:hAnsi="Arial" w:cs="Arial"/>
              </w:rPr>
            </w:pPr>
            <w:r>
              <w:rPr>
                <w:rFonts w:ascii="Arial" w:hAnsi="Arial" w:cs="Arial"/>
              </w:rPr>
              <w:t>109</w:t>
            </w:r>
          </w:p>
          <w:p w14:paraId="19000BE3" w14:textId="5B2F6392" w:rsidR="008C72D4" w:rsidRPr="00AA3DD8" w:rsidRDefault="004C0BD6" w:rsidP="004C0BB5">
            <w:pPr>
              <w:jc w:val="center"/>
              <w:rPr>
                <w:rFonts w:ascii="Arial" w:hAnsi="Arial" w:cs="Arial"/>
              </w:rPr>
            </w:pPr>
            <w:r>
              <w:rPr>
                <w:rFonts w:ascii="Arial" w:hAnsi="Arial" w:cs="Arial"/>
              </w:rPr>
              <w:t>[31-186</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31D4CDA5" w14:textId="77777777" w:rsidR="008C72D4" w:rsidRPr="00AA3DD8" w:rsidRDefault="008C72D4" w:rsidP="004C0BB5">
            <w:pPr>
              <w:jc w:val="center"/>
              <w:rPr>
                <w:rFonts w:ascii="Arial" w:hAnsi="Arial" w:cs="Arial"/>
              </w:rPr>
            </w:pPr>
          </w:p>
        </w:tc>
      </w:tr>
      <w:tr w:rsidR="008C72D4" w:rsidRPr="00AA3DD8" w14:paraId="648886E1"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390E71F8" w14:textId="37449781" w:rsidR="008C72D4" w:rsidRPr="006C7259" w:rsidRDefault="008C72D4">
            <w:pPr>
              <w:rPr>
                <w:rFonts w:ascii="Arial" w:hAnsi="Arial" w:cs="Arial"/>
              </w:rPr>
            </w:pPr>
            <w:r w:rsidRPr="006C7259">
              <w:rPr>
                <w:rFonts w:ascii="Arial" w:hAnsi="Arial" w:cs="Arial"/>
                <w:bCs/>
              </w:rPr>
              <w:t>Non Agency Private</w:t>
            </w:r>
            <w:r w:rsidR="00302D12" w:rsidRPr="006C7259">
              <w:rPr>
                <w:rFonts w:ascii="Arial" w:hAnsi="Arial" w:cs="Arial"/>
                <w:bCs/>
              </w:rPr>
              <w:t xml:space="preserve"> </w:t>
            </w:r>
            <w:r w:rsidR="004366D1" w:rsidRPr="006C7259">
              <w:rPr>
                <w:rFonts w:ascii="Arial" w:hAnsi="Arial" w:cs="Arial"/>
                <w:bCs/>
              </w:rPr>
              <w:t>expenditure</w:t>
            </w:r>
            <w:r w:rsidRPr="006C7259">
              <w:rPr>
                <w:rFonts w:ascii="Arial" w:hAnsi="Arial" w:cs="Arial"/>
                <w:bCs/>
              </w:rPr>
              <w:t xml:space="preserve"> (Mean)</w:t>
            </w:r>
            <w:r w:rsidR="00365D74" w:rsidRPr="006C7259">
              <w:rPr>
                <w:rFonts w:ascii="Arial" w:hAnsi="Arial" w:cs="Arial"/>
                <w:bCs/>
              </w:rPr>
              <w:t xml:space="preserve"> </w:t>
            </w:r>
            <w:r w:rsidR="00365D74" w:rsidRPr="006C7259">
              <w:rPr>
                <w:rFonts w:ascii="Arial" w:hAnsi="Arial" w:cs="Arial"/>
                <w:bCs/>
                <w:sz w:val="20"/>
                <w:szCs w:val="20"/>
              </w:rPr>
              <w:t>[</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2FFE081A" w14:textId="00DA5ED7" w:rsidR="00FD6B77" w:rsidRDefault="004C0BD6" w:rsidP="004C0BB5">
            <w:pPr>
              <w:jc w:val="center"/>
              <w:rPr>
                <w:rFonts w:ascii="Arial" w:hAnsi="Arial" w:cs="Arial"/>
              </w:rPr>
            </w:pPr>
            <w:del w:id="916" w:author="Naveen Premnath [2]" w:date="2024-09-17T00:10:00Z">
              <w:r w:rsidDel="00746D0A">
                <w:rPr>
                  <w:rFonts w:ascii="Arial" w:hAnsi="Arial" w:cs="Arial"/>
                </w:rPr>
                <w:delText>9</w:delText>
              </w:r>
            </w:del>
            <w:ins w:id="917" w:author="Naveen Premnath [2]" w:date="2024-09-17T00:10:00Z">
              <w:r w:rsidR="00746D0A">
                <w:rPr>
                  <w:rFonts w:ascii="Arial" w:hAnsi="Arial" w:cs="Arial"/>
                </w:rPr>
                <w:t>10</w:t>
              </w:r>
            </w:ins>
          </w:p>
          <w:p w14:paraId="7A3703BE" w14:textId="69D90BA8" w:rsidR="008C72D4" w:rsidRPr="00AA3DD8" w:rsidRDefault="004C0BD6" w:rsidP="00746D0A">
            <w:pPr>
              <w:jc w:val="center"/>
              <w:rPr>
                <w:rFonts w:ascii="Arial" w:hAnsi="Arial" w:cs="Arial"/>
              </w:rPr>
            </w:pPr>
            <w:r>
              <w:rPr>
                <w:rFonts w:ascii="Arial" w:hAnsi="Arial" w:cs="Arial"/>
              </w:rPr>
              <w:t>[0-</w:t>
            </w:r>
            <w:del w:id="918" w:author="Naveen Premnath [2]" w:date="2024-09-17T00:10:00Z">
              <w:r w:rsidDel="00746D0A">
                <w:rPr>
                  <w:rFonts w:ascii="Arial" w:hAnsi="Arial" w:cs="Arial"/>
                </w:rPr>
                <w:delText>1</w:delText>
              </w:r>
              <w:r w:rsidR="008C72D4" w:rsidRPr="00AA3DD8" w:rsidDel="00746D0A">
                <w:rPr>
                  <w:rFonts w:ascii="Arial" w:hAnsi="Arial" w:cs="Arial"/>
                </w:rPr>
                <w:delText>9</w:delText>
              </w:r>
            </w:del>
            <w:ins w:id="919" w:author="Naveen Premnath [2]" w:date="2024-09-17T00:10:00Z">
              <w:r w:rsidR="00746D0A">
                <w:rPr>
                  <w:rFonts w:ascii="Arial" w:hAnsi="Arial" w:cs="Arial"/>
                </w:rPr>
                <w:t>20</w:t>
              </w:r>
            </w:ins>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32D9A5B9" w14:textId="51439476" w:rsidR="00FD6B77" w:rsidRDefault="004C0BD6" w:rsidP="004C0BB5">
            <w:pPr>
              <w:jc w:val="center"/>
              <w:rPr>
                <w:rFonts w:ascii="Arial" w:hAnsi="Arial" w:cs="Arial"/>
              </w:rPr>
            </w:pPr>
            <w:r>
              <w:rPr>
                <w:rFonts w:ascii="Arial" w:hAnsi="Arial" w:cs="Arial"/>
              </w:rPr>
              <w:t>3</w:t>
            </w:r>
          </w:p>
          <w:p w14:paraId="2B978942" w14:textId="5AA0E568" w:rsidR="008C72D4" w:rsidRPr="00AA3DD8" w:rsidRDefault="004C0BD6" w:rsidP="004C0BB5">
            <w:pPr>
              <w:jc w:val="center"/>
              <w:rPr>
                <w:rFonts w:ascii="Arial" w:hAnsi="Arial" w:cs="Arial"/>
              </w:rPr>
            </w:pPr>
            <w:r>
              <w:rPr>
                <w:rFonts w:ascii="Arial" w:hAnsi="Arial" w:cs="Arial"/>
              </w:rPr>
              <w:t>[4-6</w:t>
            </w:r>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46F94F8B" w14:textId="28A34990" w:rsidR="00FD6B77" w:rsidRDefault="008C72D4" w:rsidP="004C0BB5">
            <w:pPr>
              <w:jc w:val="center"/>
              <w:rPr>
                <w:rFonts w:ascii="Arial" w:hAnsi="Arial" w:cs="Arial"/>
              </w:rPr>
            </w:pPr>
            <w:r w:rsidRPr="00AA3DD8">
              <w:rPr>
                <w:rFonts w:ascii="Arial" w:hAnsi="Arial" w:cs="Arial"/>
              </w:rPr>
              <w:t>0.5</w:t>
            </w:r>
          </w:p>
          <w:p w14:paraId="6F797EEB" w14:textId="702B44BF" w:rsidR="008C72D4" w:rsidRPr="00AA3DD8" w:rsidRDefault="008C72D4" w:rsidP="004C0BB5">
            <w:pPr>
              <w:jc w:val="center"/>
              <w:rPr>
                <w:rFonts w:ascii="Arial" w:hAnsi="Arial" w:cs="Arial"/>
              </w:rPr>
            </w:pPr>
            <w:r w:rsidRPr="00AA3DD8">
              <w:rPr>
                <w:rFonts w:ascii="Arial" w:hAnsi="Arial" w:cs="Arial"/>
              </w:rPr>
              <w:t>[0.2-0.7]</w:t>
            </w:r>
          </w:p>
        </w:tc>
        <w:tc>
          <w:tcPr>
            <w:tcW w:w="1710" w:type="dxa"/>
            <w:tcBorders>
              <w:top w:val="single" w:sz="4" w:space="0" w:color="auto"/>
              <w:left w:val="single" w:sz="4" w:space="0" w:color="auto"/>
              <w:bottom w:val="single" w:sz="4" w:space="0" w:color="auto"/>
              <w:right w:val="single" w:sz="4" w:space="0" w:color="auto"/>
            </w:tcBorders>
            <w:hideMark/>
          </w:tcPr>
          <w:p w14:paraId="710C7CA6" w14:textId="1B49D2DC" w:rsidR="00FD6B77" w:rsidRDefault="008C72D4" w:rsidP="004C0BB5">
            <w:pPr>
              <w:jc w:val="center"/>
              <w:rPr>
                <w:rFonts w:ascii="Arial" w:hAnsi="Arial" w:cs="Arial"/>
              </w:rPr>
            </w:pPr>
            <w:r w:rsidRPr="00AA3DD8">
              <w:rPr>
                <w:rFonts w:ascii="Arial" w:hAnsi="Arial" w:cs="Arial"/>
              </w:rPr>
              <w:t>8</w:t>
            </w:r>
          </w:p>
          <w:p w14:paraId="2306E453" w14:textId="4D62746D" w:rsidR="008C72D4" w:rsidRPr="00AA3DD8" w:rsidRDefault="004C0BD6" w:rsidP="004C0BB5">
            <w:pPr>
              <w:jc w:val="center"/>
              <w:rPr>
                <w:rFonts w:ascii="Arial" w:hAnsi="Arial" w:cs="Arial"/>
              </w:rPr>
            </w:pPr>
            <w:r>
              <w:rPr>
                <w:rFonts w:ascii="Arial" w:hAnsi="Arial" w:cs="Arial"/>
              </w:rPr>
              <w:t>[3-13</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5A720DCE" w14:textId="77777777" w:rsidR="008C72D4" w:rsidRPr="00AA3DD8" w:rsidRDefault="008C72D4" w:rsidP="004C0BB5">
            <w:pPr>
              <w:jc w:val="center"/>
              <w:rPr>
                <w:rFonts w:ascii="Arial" w:hAnsi="Arial" w:cs="Arial"/>
              </w:rPr>
            </w:pPr>
          </w:p>
        </w:tc>
      </w:tr>
      <w:tr w:rsidR="008C72D4" w:rsidRPr="00AA3DD8" w14:paraId="3A0A0CD6"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64AB46EB" w14:textId="7797859F" w:rsidR="008C72D4" w:rsidRPr="006C7259" w:rsidRDefault="008C72D4">
            <w:pPr>
              <w:rPr>
                <w:rFonts w:ascii="Arial" w:hAnsi="Arial" w:cs="Arial"/>
              </w:rPr>
            </w:pPr>
            <w:r w:rsidRPr="006C7259">
              <w:rPr>
                <w:rFonts w:ascii="Arial" w:hAnsi="Arial" w:cs="Arial"/>
                <w:bCs/>
              </w:rPr>
              <w:t xml:space="preserve">Non Agency VA </w:t>
            </w:r>
            <w:r w:rsidR="004366D1" w:rsidRPr="006C7259">
              <w:rPr>
                <w:rFonts w:ascii="Arial" w:hAnsi="Arial" w:cs="Arial"/>
                <w:bCs/>
              </w:rPr>
              <w:t>expenditure</w:t>
            </w:r>
            <w:r w:rsidR="00302D12" w:rsidRPr="006C7259">
              <w:rPr>
                <w:rFonts w:ascii="Arial" w:hAnsi="Arial" w:cs="Arial"/>
                <w:bCs/>
              </w:rPr>
              <w:t xml:space="preserve"> </w:t>
            </w:r>
            <w:r w:rsidRPr="006C7259">
              <w:rPr>
                <w:rFonts w:ascii="Arial" w:hAnsi="Arial" w:cs="Arial"/>
                <w:bCs/>
              </w:rPr>
              <w:t>(Mean)</w:t>
            </w:r>
            <w:r w:rsidR="00365D74" w:rsidRPr="006C7259">
              <w:rPr>
                <w:rFonts w:ascii="Arial" w:hAnsi="Arial" w:cs="Arial"/>
                <w:bCs/>
                <w:sz w:val="20"/>
                <w:szCs w:val="20"/>
              </w:rPr>
              <w:t xml:space="preserve"> [</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19CC95C4"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589A455C"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3163CD5D"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36D75A75" w14:textId="7A2B0893" w:rsidR="00FD6B77" w:rsidRDefault="004C0BD6" w:rsidP="004C0BB5">
            <w:pPr>
              <w:jc w:val="center"/>
              <w:rPr>
                <w:rFonts w:ascii="Arial" w:hAnsi="Arial" w:cs="Arial"/>
              </w:rPr>
            </w:pPr>
            <w:r>
              <w:rPr>
                <w:rFonts w:ascii="Arial" w:hAnsi="Arial" w:cs="Arial"/>
              </w:rPr>
              <w:t>3</w:t>
            </w:r>
          </w:p>
          <w:p w14:paraId="5CCA34B0" w14:textId="4711448A" w:rsidR="008C72D4" w:rsidRPr="00AA3DD8" w:rsidRDefault="004C0BD6" w:rsidP="004C0BB5">
            <w:pPr>
              <w:jc w:val="center"/>
              <w:rPr>
                <w:rFonts w:ascii="Arial" w:hAnsi="Arial" w:cs="Arial"/>
              </w:rPr>
            </w:pPr>
            <w:r>
              <w:rPr>
                <w:rFonts w:ascii="Arial" w:hAnsi="Arial" w:cs="Arial"/>
              </w:rPr>
              <w:t>[0-7</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54541DDA" w14:textId="77777777" w:rsidR="008C72D4" w:rsidRPr="00AA3DD8" w:rsidRDefault="008C72D4" w:rsidP="004C0BB5">
            <w:pPr>
              <w:jc w:val="center"/>
              <w:rPr>
                <w:rFonts w:ascii="Arial" w:hAnsi="Arial" w:cs="Arial"/>
              </w:rPr>
            </w:pPr>
          </w:p>
        </w:tc>
      </w:tr>
      <w:tr w:rsidR="008C72D4" w:rsidRPr="00AA3DD8" w14:paraId="7B9D4C5F" w14:textId="77777777" w:rsidTr="004C0BB5">
        <w:trPr>
          <w:trHeight w:val="492"/>
        </w:trPr>
        <w:tc>
          <w:tcPr>
            <w:tcW w:w="3690" w:type="dxa"/>
            <w:tcBorders>
              <w:top w:val="single" w:sz="4" w:space="0" w:color="auto"/>
              <w:left w:val="single" w:sz="4" w:space="0" w:color="auto"/>
              <w:bottom w:val="single" w:sz="4" w:space="0" w:color="auto"/>
              <w:right w:val="single" w:sz="4" w:space="0" w:color="auto"/>
            </w:tcBorders>
            <w:hideMark/>
          </w:tcPr>
          <w:p w14:paraId="2E9B4303" w14:textId="26B8A2D4" w:rsidR="008C72D4" w:rsidRPr="006C7259" w:rsidRDefault="00302D12">
            <w:r w:rsidRPr="006C7259">
              <w:rPr>
                <w:rFonts w:ascii="Arial" w:hAnsi="Arial" w:cs="Arial"/>
                <w:bCs/>
              </w:rPr>
              <w:t xml:space="preserve">Non Agency other combined </w:t>
            </w:r>
            <w:r w:rsidR="004366D1" w:rsidRPr="006C7259">
              <w:rPr>
                <w:rFonts w:ascii="Arial" w:hAnsi="Arial" w:cs="Arial"/>
                <w:bCs/>
              </w:rPr>
              <w:t>expenditure</w:t>
            </w:r>
            <w:r w:rsidRPr="006C7259">
              <w:rPr>
                <w:rFonts w:ascii="Arial" w:hAnsi="Arial" w:cs="Arial"/>
                <w:bCs/>
              </w:rPr>
              <w:t xml:space="preserve"> </w:t>
            </w:r>
            <w:r w:rsidR="008C72D4" w:rsidRPr="006C7259">
              <w:rPr>
                <w:rFonts w:ascii="Arial" w:hAnsi="Arial" w:cs="Arial"/>
                <w:bCs/>
              </w:rPr>
              <w:t>(Mean)</w:t>
            </w:r>
            <w:r w:rsidR="00365D74" w:rsidRPr="006C7259">
              <w:rPr>
                <w:rFonts w:ascii="Arial" w:hAnsi="Arial" w:cs="Arial"/>
                <w:bCs/>
                <w:sz w:val="20"/>
                <w:szCs w:val="20"/>
              </w:rPr>
              <w:t xml:space="preserve"> [</w:t>
            </w:r>
            <w:r w:rsidR="004C0BD6" w:rsidRPr="006C7259">
              <w:rPr>
                <w:rFonts w:ascii="Arial" w:hAnsi="Arial" w:cs="Arial"/>
                <w:bCs/>
                <w:sz w:val="20"/>
                <w:szCs w:val="20"/>
              </w:rPr>
              <w:t>+/-</w:t>
            </w:r>
            <w:r w:rsidR="00365D74" w:rsidRPr="006C7259">
              <w:rPr>
                <w:rFonts w:ascii="Arial" w:hAnsi="Arial" w:cs="Arial"/>
                <w:bCs/>
                <w:sz w:val="20"/>
                <w:szCs w:val="20"/>
              </w:rPr>
              <w:t>SD]</w:t>
            </w:r>
          </w:p>
        </w:tc>
        <w:tc>
          <w:tcPr>
            <w:tcW w:w="1530" w:type="dxa"/>
            <w:tcBorders>
              <w:top w:val="single" w:sz="4" w:space="0" w:color="auto"/>
              <w:left w:val="single" w:sz="4" w:space="0" w:color="auto"/>
              <w:bottom w:val="single" w:sz="4" w:space="0" w:color="auto"/>
              <w:right w:val="single" w:sz="4" w:space="0" w:color="auto"/>
            </w:tcBorders>
            <w:hideMark/>
          </w:tcPr>
          <w:p w14:paraId="1E05D05B" w14:textId="51F4CA27" w:rsidR="00FD6B77" w:rsidRDefault="004C0BD6" w:rsidP="004C0BB5">
            <w:pPr>
              <w:jc w:val="center"/>
              <w:rPr>
                <w:rFonts w:ascii="Arial" w:hAnsi="Arial" w:cs="Arial"/>
              </w:rPr>
            </w:pPr>
            <w:r>
              <w:rPr>
                <w:rFonts w:ascii="Arial" w:hAnsi="Arial" w:cs="Arial"/>
              </w:rPr>
              <w:t>2</w:t>
            </w:r>
            <w:ins w:id="920" w:author="Naveen Premnath [2]" w:date="2024-10-22T00:28:00Z">
              <w:r w:rsidR="00C179E6">
                <w:rPr>
                  <w:rFonts w:ascii="Arial" w:hAnsi="Arial" w:cs="Arial"/>
                </w:rPr>
                <w:t>4</w:t>
              </w:r>
            </w:ins>
            <w:del w:id="921" w:author="Naveen Premnath [2]" w:date="2024-09-17T00:10:00Z">
              <w:r w:rsidDel="00746D0A">
                <w:rPr>
                  <w:rFonts w:ascii="Arial" w:hAnsi="Arial" w:cs="Arial"/>
                </w:rPr>
                <w:delText>2</w:delText>
              </w:r>
            </w:del>
          </w:p>
          <w:p w14:paraId="156698B1" w14:textId="3E209B10" w:rsidR="008C72D4" w:rsidRPr="00AA3DD8" w:rsidRDefault="008C72D4" w:rsidP="004C0BB5">
            <w:pPr>
              <w:jc w:val="center"/>
              <w:rPr>
                <w:rFonts w:ascii="Arial" w:hAnsi="Arial" w:cs="Arial"/>
              </w:rPr>
            </w:pPr>
            <w:r w:rsidRPr="00AA3DD8">
              <w:rPr>
                <w:rFonts w:ascii="Arial" w:hAnsi="Arial" w:cs="Arial"/>
              </w:rPr>
              <w:t>[6-</w:t>
            </w:r>
            <w:ins w:id="922" w:author="Naveen Premnath [2]" w:date="2024-10-22T00:28:00Z">
              <w:r w:rsidR="00C179E6">
                <w:rPr>
                  <w:rFonts w:ascii="Arial" w:hAnsi="Arial" w:cs="Arial"/>
                </w:rPr>
                <w:t>40</w:t>
              </w:r>
            </w:ins>
            <w:del w:id="923" w:author="Naveen Premnath [2]" w:date="2024-10-22T00:28:00Z">
              <w:r w:rsidRPr="00AA3DD8" w:rsidDel="00C179E6">
                <w:rPr>
                  <w:rFonts w:ascii="Arial" w:hAnsi="Arial" w:cs="Arial"/>
                </w:rPr>
                <w:delText>3</w:delText>
              </w:r>
            </w:del>
            <w:del w:id="924" w:author="Naveen Premnath [2]" w:date="2024-09-17T00:11:00Z">
              <w:r w:rsidRPr="00AA3DD8" w:rsidDel="00746D0A">
                <w:rPr>
                  <w:rFonts w:ascii="Arial" w:hAnsi="Arial" w:cs="Arial"/>
                </w:rPr>
                <w:delText>7</w:delText>
              </w:r>
            </w:del>
            <w:r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627BD030" w14:textId="543F6C1E" w:rsidR="00FD6B77" w:rsidRDefault="004C0BD6" w:rsidP="004C0BB5">
            <w:pPr>
              <w:jc w:val="center"/>
              <w:rPr>
                <w:rFonts w:ascii="Arial" w:hAnsi="Arial" w:cs="Arial"/>
              </w:rPr>
            </w:pPr>
            <w:r>
              <w:rPr>
                <w:rFonts w:ascii="Arial" w:hAnsi="Arial" w:cs="Arial"/>
              </w:rPr>
              <w:t>8</w:t>
            </w:r>
          </w:p>
          <w:p w14:paraId="1BFC8689" w14:textId="3C8E598C" w:rsidR="008C72D4" w:rsidRPr="00AA3DD8" w:rsidRDefault="004C0BD6" w:rsidP="004C0BB5">
            <w:pPr>
              <w:jc w:val="center"/>
              <w:rPr>
                <w:rFonts w:ascii="Arial" w:hAnsi="Arial" w:cs="Arial"/>
              </w:rPr>
            </w:pPr>
            <w:r>
              <w:rPr>
                <w:rFonts w:ascii="Arial" w:hAnsi="Arial" w:cs="Arial"/>
              </w:rPr>
              <w:t>[0-1</w:t>
            </w:r>
            <w:ins w:id="925" w:author="Naveen Premnath [2]" w:date="2024-09-16T23:54:00Z">
              <w:r w:rsidR="00F70E15">
                <w:rPr>
                  <w:rFonts w:ascii="Arial" w:hAnsi="Arial" w:cs="Arial"/>
                </w:rPr>
                <w:t>6</w:t>
              </w:r>
            </w:ins>
            <w:del w:id="926" w:author="Naveen Premnath [2]" w:date="2024-09-16T23:54:00Z">
              <w:r w:rsidDel="00F70E15">
                <w:rPr>
                  <w:rFonts w:ascii="Arial" w:hAnsi="Arial" w:cs="Arial"/>
                </w:rPr>
                <w:delText>5</w:delText>
              </w:r>
            </w:del>
            <w:r w:rsidR="008C72D4" w:rsidRPr="00AA3DD8">
              <w:rPr>
                <w:rFonts w:ascii="Arial" w:hAnsi="Arial" w:cs="Arial"/>
              </w:rPr>
              <w:t>]</w:t>
            </w:r>
          </w:p>
        </w:tc>
        <w:tc>
          <w:tcPr>
            <w:tcW w:w="1710" w:type="dxa"/>
            <w:tcBorders>
              <w:top w:val="single" w:sz="4" w:space="0" w:color="auto"/>
              <w:left w:val="single" w:sz="4" w:space="0" w:color="auto"/>
              <w:bottom w:val="single" w:sz="4" w:space="0" w:color="auto"/>
              <w:right w:val="single" w:sz="4" w:space="0" w:color="auto"/>
            </w:tcBorders>
            <w:hideMark/>
          </w:tcPr>
          <w:p w14:paraId="41C1ED24" w14:textId="77777777" w:rsidR="008C72D4" w:rsidRPr="00AA3DD8" w:rsidRDefault="008C72D4" w:rsidP="004C0BB5">
            <w:pPr>
              <w:jc w:val="center"/>
              <w:rPr>
                <w:rFonts w:ascii="Arial" w:hAnsi="Arial" w:cs="Arial"/>
              </w:rPr>
            </w:pPr>
            <w:r w:rsidRPr="00AA3DD8">
              <w:rPr>
                <w:rFonts w:ascii="Arial" w:hAnsi="Arial" w:cs="Arial"/>
              </w:rPr>
              <w:t>0</w:t>
            </w:r>
          </w:p>
        </w:tc>
        <w:tc>
          <w:tcPr>
            <w:tcW w:w="1710" w:type="dxa"/>
            <w:tcBorders>
              <w:top w:val="single" w:sz="4" w:space="0" w:color="auto"/>
              <w:left w:val="single" w:sz="4" w:space="0" w:color="auto"/>
              <w:bottom w:val="single" w:sz="4" w:space="0" w:color="auto"/>
              <w:right w:val="single" w:sz="4" w:space="0" w:color="auto"/>
            </w:tcBorders>
            <w:hideMark/>
          </w:tcPr>
          <w:p w14:paraId="4204CDD1" w14:textId="2023AA3F" w:rsidR="00FD6B77" w:rsidRDefault="00F7183F" w:rsidP="004C0BB5">
            <w:pPr>
              <w:jc w:val="center"/>
              <w:rPr>
                <w:rFonts w:ascii="Arial" w:hAnsi="Arial" w:cs="Arial"/>
              </w:rPr>
            </w:pPr>
            <w:r>
              <w:rPr>
                <w:rFonts w:ascii="Arial" w:hAnsi="Arial" w:cs="Arial"/>
              </w:rPr>
              <w:t>12</w:t>
            </w:r>
          </w:p>
          <w:p w14:paraId="47B360D5" w14:textId="23B7ABB8" w:rsidR="008C72D4" w:rsidRPr="00AA3DD8" w:rsidRDefault="00F7183F" w:rsidP="004C0BB5">
            <w:pPr>
              <w:jc w:val="center"/>
              <w:rPr>
                <w:rFonts w:ascii="Arial" w:hAnsi="Arial" w:cs="Arial"/>
              </w:rPr>
            </w:pPr>
            <w:r>
              <w:rPr>
                <w:rFonts w:ascii="Arial" w:hAnsi="Arial" w:cs="Arial"/>
              </w:rPr>
              <w:t>[0-25</w:t>
            </w:r>
            <w:r w:rsidR="008C72D4" w:rsidRPr="00AA3DD8">
              <w:rPr>
                <w:rFonts w:ascii="Arial" w:hAnsi="Arial" w:cs="Arial"/>
              </w:rPr>
              <w:t>]</w:t>
            </w:r>
          </w:p>
        </w:tc>
        <w:tc>
          <w:tcPr>
            <w:tcW w:w="1260" w:type="dxa"/>
            <w:tcBorders>
              <w:top w:val="single" w:sz="4" w:space="0" w:color="auto"/>
              <w:left w:val="single" w:sz="4" w:space="0" w:color="auto"/>
              <w:bottom w:val="single" w:sz="4" w:space="0" w:color="auto"/>
              <w:right w:val="single" w:sz="4" w:space="0" w:color="auto"/>
            </w:tcBorders>
          </w:tcPr>
          <w:p w14:paraId="4796B4A7" w14:textId="77777777" w:rsidR="008C72D4" w:rsidRPr="00AA3DD8" w:rsidRDefault="008C72D4" w:rsidP="004C0BB5">
            <w:pPr>
              <w:jc w:val="center"/>
              <w:rPr>
                <w:rFonts w:ascii="Arial" w:hAnsi="Arial" w:cs="Arial"/>
              </w:rPr>
            </w:pPr>
          </w:p>
        </w:tc>
      </w:tr>
    </w:tbl>
    <w:p w14:paraId="37860087" w14:textId="37E202DF" w:rsidR="0052247E" w:rsidRDefault="0052247E" w:rsidP="008C72D4">
      <w:pPr>
        <w:rPr>
          <w:rFonts w:ascii="Arial" w:hAnsi="Arial" w:cs="Arial"/>
        </w:rPr>
        <w:sectPr w:rsidR="0052247E" w:rsidSect="0066112A">
          <w:pgSz w:w="15840" w:h="12240" w:orient="landscape"/>
          <w:pgMar w:top="1440" w:right="1440" w:bottom="1440" w:left="1440" w:header="720" w:footer="720" w:gutter="0"/>
          <w:cols w:space="720"/>
          <w:docGrid w:linePitch="360"/>
        </w:sectPr>
      </w:pPr>
    </w:p>
    <w:p w14:paraId="5C4EB72E" w14:textId="1A49FE9F" w:rsidR="0052247E" w:rsidRDefault="009627A7" w:rsidP="008C72D4">
      <w:pPr>
        <w:rPr>
          <w:rFonts w:ascii="Arial" w:hAnsi="Arial" w:cs="Arial"/>
          <w:b/>
          <w:kern w:val="2"/>
          <w14:ligatures w14:val="standardContextual"/>
        </w:rPr>
      </w:pPr>
      <w:r>
        <w:rPr>
          <w:rFonts w:ascii="Arial" w:hAnsi="Arial" w:cs="Arial"/>
          <w:b/>
          <w:kern w:val="2"/>
          <w14:ligatures w14:val="standardContextual"/>
        </w:rPr>
        <w:lastRenderedPageBreak/>
        <w:t>Table 3. Multivari</w:t>
      </w:r>
      <w:r w:rsidR="008E0D77">
        <w:rPr>
          <w:rFonts w:ascii="Arial" w:hAnsi="Arial" w:cs="Arial"/>
          <w:b/>
          <w:kern w:val="2"/>
          <w14:ligatures w14:val="standardContextual"/>
        </w:rPr>
        <w:t>able logistic regression analyse</w:t>
      </w:r>
      <w:r>
        <w:rPr>
          <w:rFonts w:ascii="Arial" w:hAnsi="Arial" w:cs="Arial"/>
          <w:b/>
          <w:kern w:val="2"/>
          <w14:ligatures w14:val="standardContextual"/>
        </w:rPr>
        <w:t>s</w:t>
      </w:r>
      <w:r w:rsidR="00835045">
        <w:rPr>
          <w:rFonts w:ascii="Arial" w:hAnsi="Arial" w:cs="Arial"/>
          <w:b/>
          <w:kern w:val="2"/>
          <w14:ligatures w14:val="standardContextual"/>
        </w:rPr>
        <w:t xml:space="preserve"> for </w:t>
      </w:r>
      <w:r w:rsidR="008E0D77">
        <w:rPr>
          <w:rFonts w:ascii="Arial" w:hAnsi="Arial" w:cs="Arial"/>
          <w:b/>
          <w:kern w:val="2"/>
          <w14:ligatures w14:val="standardContextual"/>
        </w:rPr>
        <w:t xml:space="preserve">(1) </w:t>
      </w:r>
      <w:r w:rsidR="00835045">
        <w:rPr>
          <w:rFonts w:ascii="Arial" w:hAnsi="Arial" w:cs="Arial"/>
          <w:b/>
          <w:kern w:val="2"/>
          <w14:ligatures w14:val="standardContextual"/>
        </w:rPr>
        <w:t xml:space="preserve">eligibility </w:t>
      </w:r>
      <w:r w:rsidR="008E0D77">
        <w:rPr>
          <w:rFonts w:ascii="Arial" w:hAnsi="Arial" w:cs="Arial"/>
          <w:b/>
          <w:kern w:val="2"/>
          <w14:ligatures w14:val="standardContextual"/>
        </w:rPr>
        <w:t xml:space="preserve">of home health care services among cancer survivors, (2) </w:t>
      </w:r>
      <w:r w:rsidR="00835045">
        <w:rPr>
          <w:rFonts w:ascii="Arial" w:hAnsi="Arial" w:cs="Arial"/>
          <w:b/>
          <w:kern w:val="2"/>
          <w14:ligatures w14:val="standardContextual"/>
        </w:rPr>
        <w:t>receipt of home health care</w:t>
      </w:r>
      <w:r w:rsidR="008E0D77">
        <w:rPr>
          <w:rFonts w:ascii="Arial" w:hAnsi="Arial" w:cs="Arial"/>
          <w:b/>
          <w:kern w:val="2"/>
          <w14:ligatures w14:val="standardContextual"/>
        </w:rPr>
        <w:t xml:space="preserve"> services among cancer survivors, and (3) receipt of home health care services among cancer survivors eligible for home health care services.</w:t>
      </w:r>
    </w:p>
    <w:p w14:paraId="23B9CA9E" w14:textId="77777777" w:rsidR="008E0D77" w:rsidRPr="00AA3DD8" w:rsidRDefault="008E0D77" w:rsidP="008C72D4">
      <w:pPr>
        <w:rPr>
          <w:rFonts w:ascii="Arial" w:hAnsi="Arial" w:cs="Arial"/>
          <w:b/>
          <w:kern w:val="2"/>
          <w14:ligatures w14:val="standardContextual"/>
        </w:rPr>
      </w:pPr>
    </w:p>
    <w:tbl>
      <w:tblPr>
        <w:tblStyle w:val="TableGrid"/>
        <w:tblW w:w="11155" w:type="dxa"/>
        <w:tblInd w:w="0" w:type="dxa"/>
        <w:tblLayout w:type="fixed"/>
        <w:tblLook w:val="04A0" w:firstRow="1" w:lastRow="0" w:firstColumn="1" w:lastColumn="0" w:noHBand="0" w:noVBand="1"/>
        <w:tblPrChange w:id="927" w:author="Naveen Premnath [2]" w:date="2024-09-29T16:14:00Z">
          <w:tblPr>
            <w:tblStyle w:val="TableGrid"/>
            <w:tblW w:w="9445" w:type="dxa"/>
            <w:tblInd w:w="0" w:type="dxa"/>
            <w:tblLayout w:type="fixed"/>
            <w:tblLook w:val="04A0" w:firstRow="1" w:lastRow="0" w:firstColumn="1" w:lastColumn="0" w:noHBand="0" w:noVBand="1"/>
          </w:tblPr>
        </w:tblPrChange>
      </w:tblPr>
      <w:tblGrid>
        <w:gridCol w:w="6205"/>
        <w:gridCol w:w="1530"/>
        <w:gridCol w:w="1710"/>
        <w:gridCol w:w="1710"/>
        <w:tblGridChange w:id="928">
          <w:tblGrid>
            <w:gridCol w:w="6205"/>
            <w:gridCol w:w="1530"/>
            <w:gridCol w:w="1710"/>
            <w:gridCol w:w="1710"/>
          </w:tblGrid>
        </w:tblGridChange>
      </w:tblGrid>
      <w:tr w:rsidR="004E2F42" w:rsidRPr="00AA3DD8" w14:paraId="7F4432AA" w14:textId="77777777" w:rsidTr="004E2F42">
        <w:trPr>
          <w:trHeight w:val="377"/>
          <w:trPrChange w:id="929" w:author="Naveen Premnath [2]" w:date="2024-09-29T16:14:00Z">
            <w:trPr>
              <w:trHeight w:val="377"/>
            </w:trPr>
          </w:trPrChange>
        </w:trPr>
        <w:tc>
          <w:tcPr>
            <w:tcW w:w="6205" w:type="dxa"/>
            <w:tcBorders>
              <w:top w:val="single" w:sz="4" w:space="0" w:color="auto"/>
              <w:left w:val="single" w:sz="4" w:space="0" w:color="auto"/>
              <w:bottom w:val="single" w:sz="4" w:space="0" w:color="auto"/>
              <w:right w:val="single" w:sz="4" w:space="0" w:color="auto"/>
            </w:tcBorders>
            <w:hideMark/>
            <w:tcPrChange w:id="930"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25D93EE1" w14:textId="77777777" w:rsidR="004E2F42" w:rsidRPr="004C0BB5" w:rsidRDefault="004E2F42">
            <w:pPr>
              <w:rPr>
                <w:rFonts w:ascii="Arial" w:hAnsi="Arial" w:cs="Arial"/>
                <w:b/>
                <w:color w:val="000000"/>
              </w:rPr>
            </w:pPr>
            <w:commentRangeStart w:id="931"/>
            <w:r w:rsidRPr="004C0BB5">
              <w:rPr>
                <w:rFonts w:ascii="Arial" w:hAnsi="Arial" w:cs="Arial"/>
                <w:b/>
                <w:color w:val="000000"/>
              </w:rPr>
              <w:t>Variables</w:t>
            </w:r>
          </w:p>
        </w:tc>
        <w:tc>
          <w:tcPr>
            <w:tcW w:w="1530" w:type="dxa"/>
            <w:tcBorders>
              <w:top w:val="single" w:sz="4" w:space="0" w:color="auto"/>
              <w:left w:val="single" w:sz="4" w:space="0" w:color="auto"/>
              <w:bottom w:val="single" w:sz="4" w:space="0" w:color="auto"/>
              <w:right w:val="single" w:sz="4" w:space="0" w:color="auto"/>
            </w:tcBorders>
            <w:hideMark/>
            <w:tcPrChange w:id="932"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1A4E0945" w14:textId="1F53808A" w:rsidR="004E2F42" w:rsidRPr="004C0BB5" w:rsidRDefault="004E2F42">
            <w:pPr>
              <w:rPr>
                <w:rFonts w:ascii="Arial" w:hAnsi="Arial" w:cs="Arial"/>
                <w:b/>
                <w:color w:val="000000"/>
              </w:rPr>
            </w:pPr>
            <w:r w:rsidRPr="004C0BB5">
              <w:rPr>
                <w:rFonts w:ascii="Arial" w:hAnsi="Arial" w:cs="Arial"/>
                <w:b/>
              </w:rPr>
              <w:t xml:space="preserve">Odds </w:t>
            </w:r>
            <w:commentRangeStart w:id="933"/>
            <w:commentRangeStart w:id="934"/>
            <w:r w:rsidRPr="004C0BB5">
              <w:rPr>
                <w:rFonts w:ascii="Arial" w:hAnsi="Arial" w:cs="Arial"/>
                <w:b/>
              </w:rPr>
              <w:t>Ratio</w:t>
            </w:r>
            <w:commentRangeEnd w:id="933"/>
            <w:r w:rsidRPr="004C0BB5">
              <w:rPr>
                <w:rStyle w:val="CommentReference"/>
                <w:rFonts w:ascii="Arial" w:hAnsi="Arial" w:cs="Arial"/>
                <w:b/>
                <w:color w:val="000000"/>
                <w:sz w:val="22"/>
                <w:szCs w:val="22"/>
              </w:rPr>
              <w:commentReference w:id="933"/>
            </w:r>
            <w:commentRangeEnd w:id="934"/>
            <w:r w:rsidR="00DF3E89" w:rsidRPr="004C0BB5">
              <w:rPr>
                <w:rStyle w:val="CommentReference"/>
                <w:rFonts w:ascii="Arial" w:hAnsi="Arial" w:cs="Arial"/>
                <w:b/>
                <w:color w:val="000000"/>
                <w:sz w:val="22"/>
                <w:szCs w:val="22"/>
              </w:rPr>
              <w:commentReference w:id="934"/>
            </w:r>
            <w:commentRangeEnd w:id="931"/>
            <w:r w:rsidR="008E47FC" w:rsidRPr="004C0BB5">
              <w:rPr>
                <w:rStyle w:val="CommentReference"/>
                <w:rFonts w:ascii="Arial" w:hAnsi="Arial" w:cs="Arial"/>
                <w:b/>
                <w:color w:val="000000"/>
                <w:sz w:val="22"/>
                <w:szCs w:val="22"/>
              </w:rPr>
              <w:commentReference w:id="931"/>
            </w:r>
          </w:p>
        </w:tc>
        <w:tc>
          <w:tcPr>
            <w:tcW w:w="1710" w:type="dxa"/>
            <w:tcBorders>
              <w:top w:val="single" w:sz="4" w:space="0" w:color="auto"/>
              <w:left w:val="single" w:sz="4" w:space="0" w:color="auto"/>
              <w:bottom w:val="single" w:sz="4" w:space="0" w:color="auto"/>
              <w:right w:val="single" w:sz="4" w:space="0" w:color="auto"/>
            </w:tcBorders>
            <w:tcPrChange w:id="935"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32F619A" w14:textId="6E454E28" w:rsidR="004E2F42" w:rsidRPr="004C0BB5" w:rsidRDefault="004E2F42">
            <w:pPr>
              <w:jc w:val="center"/>
              <w:rPr>
                <w:rFonts w:ascii="Arial" w:hAnsi="Arial" w:cs="Arial"/>
                <w:b/>
                <w:color w:val="000000"/>
              </w:rPr>
            </w:pPr>
            <w:ins w:id="936" w:author="Naveen Premnath [2]" w:date="2024-09-29T16:14:00Z">
              <w:r>
                <w:rPr>
                  <w:rFonts w:ascii="Arial" w:hAnsi="Arial" w:cs="Arial"/>
                  <w:b/>
                  <w:color w:val="000000"/>
                </w:rPr>
                <w:t>95% Confidence Interval</w:t>
              </w:r>
            </w:ins>
          </w:p>
        </w:tc>
        <w:tc>
          <w:tcPr>
            <w:tcW w:w="1710" w:type="dxa"/>
            <w:tcBorders>
              <w:top w:val="single" w:sz="4" w:space="0" w:color="auto"/>
              <w:left w:val="single" w:sz="4" w:space="0" w:color="auto"/>
              <w:bottom w:val="single" w:sz="4" w:space="0" w:color="auto"/>
              <w:right w:val="single" w:sz="4" w:space="0" w:color="auto"/>
            </w:tcBorders>
            <w:hideMark/>
            <w:tcPrChange w:id="937"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597052F6" w14:textId="7003F733" w:rsidR="004E2F42" w:rsidRPr="004C0BB5" w:rsidRDefault="004E2F42">
            <w:pPr>
              <w:jc w:val="center"/>
              <w:rPr>
                <w:rFonts w:ascii="Arial" w:hAnsi="Arial" w:cs="Arial"/>
                <w:b/>
                <w:color w:val="000000"/>
              </w:rPr>
            </w:pPr>
            <w:r w:rsidRPr="004C0BB5">
              <w:rPr>
                <w:rFonts w:ascii="Arial" w:hAnsi="Arial" w:cs="Arial"/>
                <w:b/>
                <w:color w:val="000000"/>
              </w:rPr>
              <w:t>P value</w:t>
            </w:r>
          </w:p>
        </w:tc>
      </w:tr>
      <w:tr w:rsidR="00D52C9A" w:rsidRPr="00AA3DD8" w14:paraId="72ECE199" w14:textId="77777777" w:rsidTr="00CB624F">
        <w:trPr>
          <w:trHeight w:val="377"/>
        </w:trPr>
        <w:tc>
          <w:tcPr>
            <w:tcW w:w="11155" w:type="dxa"/>
            <w:gridSpan w:val="4"/>
            <w:tcBorders>
              <w:top w:val="single" w:sz="4" w:space="0" w:color="auto"/>
              <w:left w:val="single" w:sz="4" w:space="0" w:color="auto"/>
              <w:bottom w:val="single" w:sz="4" w:space="0" w:color="auto"/>
              <w:right w:val="single" w:sz="4" w:space="0" w:color="auto"/>
            </w:tcBorders>
          </w:tcPr>
          <w:p w14:paraId="3DCD0116" w14:textId="2BC04E74" w:rsidR="00D52C9A" w:rsidRDefault="00D52C9A" w:rsidP="004C0BB5">
            <w:pPr>
              <w:rPr>
                <w:rFonts w:ascii="Arial" w:hAnsi="Arial" w:cs="Arial"/>
                <w:b/>
              </w:rPr>
            </w:pPr>
          </w:p>
          <w:p w14:paraId="11187929" w14:textId="760520EC" w:rsidR="00D52C9A" w:rsidRPr="004C0BB5" w:rsidRDefault="00D52C9A" w:rsidP="004C0BB5">
            <w:pPr>
              <w:rPr>
                <w:rFonts w:ascii="Arial" w:hAnsi="Arial" w:cs="Arial"/>
                <w:b/>
                <w:color w:val="000000"/>
              </w:rPr>
            </w:pPr>
            <w:r>
              <w:rPr>
                <w:rFonts w:ascii="Arial" w:hAnsi="Arial" w:cs="Arial"/>
                <w:b/>
              </w:rPr>
              <w:t>Eligibility of home health care services among cancer survivors</w:t>
            </w:r>
          </w:p>
        </w:tc>
      </w:tr>
      <w:tr w:rsidR="004E2F42" w:rsidRPr="00AA3DD8" w14:paraId="5BF6FBE7"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38"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7658B20B" w14:textId="44CB050A" w:rsidR="004E2F42" w:rsidRPr="00AA3DD8" w:rsidRDefault="004E2F42">
            <w:pPr>
              <w:rPr>
                <w:rFonts w:ascii="Arial" w:hAnsi="Arial" w:cs="Arial"/>
                <w:color w:val="000000"/>
              </w:rPr>
            </w:pPr>
            <w:r w:rsidRPr="00AA3DD8">
              <w:rPr>
                <w:rFonts w:ascii="Arial" w:hAnsi="Arial" w:cs="Arial"/>
              </w:rPr>
              <w:t>Age</w:t>
            </w:r>
            <w:r>
              <w:rPr>
                <w:rFonts w:ascii="Arial" w:hAnsi="Arial" w:cs="Arial"/>
              </w:rPr>
              <w:t xml:space="preserve"> (per year)</w:t>
            </w:r>
          </w:p>
        </w:tc>
        <w:tc>
          <w:tcPr>
            <w:tcW w:w="1530" w:type="dxa"/>
            <w:tcBorders>
              <w:top w:val="single" w:sz="4" w:space="0" w:color="auto"/>
              <w:left w:val="single" w:sz="4" w:space="0" w:color="auto"/>
              <w:bottom w:val="single" w:sz="4" w:space="0" w:color="auto"/>
              <w:right w:val="single" w:sz="4" w:space="0" w:color="auto"/>
            </w:tcBorders>
            <w:vAlign w:val="bottom"/>
            <w:hideMark/>
            <w:tcPrChange w:id="939"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43B34DCD" w14:textId="0AE49FF4" w:rsidR="004E2F42" w:rsidRPr="00AA3DD8" w:rsidRDefault="004E2F42">
            <w:pPr>
              <w:rPr>
                <w:rFonts w:ascii="Arial" w:hAnsi="Arial" w:cs="Arial"/>
                <w:color w:val="000000"/>
              </w:rPr>
            </w:pPr>
            <w:r>
              <w:rPr>
                <w:rFonts w:ascii="Arial" w:hAnsi="Arial" w:cs="Arial"/>
                <w:color w:val="000000"/>
              </w:rPr>
              <w:t>0.97</w:t>
            </w:r>
          </w:p>
        </w:tc>
        <w:tc>
          <w:tcPr>
            <w:tcW w:w="1710" w:type="dxa"/>
            <w:tcBorders>
              <w:top w:val="single" w:sz="4" w:space="0" w:color="auto"/>
              <w:left w:val="single" w:sz="4" w:space="0" w:color="auto"/>
              <w:bottom w:val="single" w:sz="4" w:space="0" w:color="auto"/>
              <w:right w:val="single" w:sz="4" w:space="0" w:color="auto"/>
            </w:tcBorders>
            <w:tcPrChange w:id="940"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23EB3A0B" w14:textId="7EE10B82" w:rsidR="004E2F42" w:rsidRPr="00AA3DD8" w:rsidRDefault="004E2F42">
            <w:pPr>
              <w:jc w:val="center"/>
              <w:rPr>
                <w:rFonts w:ascii="Arial" w:hAnsi="Arial" w:cs="Arial"/>
                <w:color w:val="000000"/>
              </w:rPr>
            </w:pPr>
            <w:ins w:id="941" w:author="Naveen Premnath [2]" w:date="2024-09-29T16:15:00Z">
              <w:r>
                <w:rPr>
                  <w:rFonts w:ascii="Arial" w:hAnsi="Arial" w:cs="Arial"/>
                  <w:color w:val="000000"/>
                </w:rPr>
                <w:t>[</w:t>
              </w:r>
            </w:ins>
            <w:ins w:id="942" w:author="Naveen Premnath [2]" w:date="2024-09-29T16:14:00Z">
              <w:r>
                <w:rPr>
                  <w:rFonts w:ascii="Arial" w:hAnsi="Arial" w:cs="Arial"/>
                  <w:color w:val="000000"/>
                </w:rPr>
                <w:t>0.97-0.98</w:t>
              </w:r>
            </w:ins>
            <w:ins w:id="943" w:author="Naveen Premnath [2]" w:date="2024-09-29T16:15: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44"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6C16CF49" w14:textId="73306DA5"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4FDECA0D"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45"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2D2AB4EB" w14:textId="77777777" w:rsidR="004E2F42" w:rsidRPr="00AA3DD8" w:rsidRDefault="004E2F42">
            <w:pPr>
              <w:rPr>
                <w:rFonts w:ascii="Arial" w:hAnsi="Arial" w:cs="Arial"/>
                <w:color w:val="000000"/>
              </w:rPr>
            </w:pPr>
            <w:r w:rsidRPr="00AA3DD8">
              <w:rPr>
                <w:rFonts w:ascii="Arial" w:hAnsi="Arial" w:cs="Arial"/>
              </w:rPr>
              <w:t>Sex-  female</w:t>
            </w:r>
          </w:p>
        </w:tc>
        <w:tc>
          <w:tcPr>
            <w:tcW w:w="1530" w:type="dxa"/>
            <w:tcBorders>
              <w:top w:val="single" w:sz="4" w:space="0" w:color="auto"/>
              <w:left w:val="single" w:sz="4" w:space="0" w:color="auto"/>
              <w:bottom w:val="single" w:sz="4" w:space="0" w:color="auto"/>
              <w:right w:val="single" w:sz="4" w:space="0" w:color="auto"/>
            </w:tcBorders>
            <w:vAlign w:val="bottom"/>
            <w:hideMark/>
            <w:tcPrChange w:id="946"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5A6B79B4" w14:textId="77777777" w:rsidR="004E2F42" w:rsidRPr="00AA3DD8" w:rsidRDefault="004E2F42">
            <w:pPr>
              <w:rPr>
                <w:rFonts w:ascii="Arial" w:hAnsi="Arial" w:cs="Arial"/>
                <w:color w:val="000000"/>
              </w:rPr>
            </w:pPr>
            <w:r w:rsidRPr="00AA3DD8">
              <w:rPr>
                <w:rFonts w:ascii="Arial" w:hAnsi="Arial" w:cs="Arial"/>
                <w:color w:val="000000"/>
              </w:rPr>
              <w:t>1.25</w:t>
            </w:r>
          </w:p>
        </w:tc>
        <w:tc>
          <w:tcPr>
            <w:tcW w:w="1710" w:type="dxa"/>
            <w:tcBorders>
              <w:top w:val="single" w:sz="4" w:space="0" w:color="auto"/>
              <w:left w:val="single" w:sz="4" w:space="0" w:color="auto"/>
              <w:bottom w:val="single" w:sz="4" w:space="0" w:color="auto"/>
              <w:right w:val="single" w:sz="4" w:space="0" w:color="auto"/>
            </w:tcBorders>
            <w:tcPrChange w:id="94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3971948E" w14:textId="07DF51E7" w:rsidR="004E2F42" w:rsidRPr="00AA3DD8" w:rsidRDefault="004E2F42" w:rsidP="004E2F42">
            <w:pPr>
              <w:jc w:val="center"/>
              <w:rPr>
                <w:rFonts w:ascii="Arial" w:hAnsi="Arial" w:cs="Arial"/>
                <w:color w:val="000000"/>
              </w:rPr>
            </w:pPr>
            <w:ins w:id="948" w:author="Naveen Premnath [2]" w:date="2024-09-29T16:16:00Z">
              <w:r>
                <w:rPr>
                  <w:rFonts w:ascii="Arial" w:hAnsi="Arial" w:cs="Arial"/>
                  <w:color w:val="000000"/>
                </w:rPr>
                <w:t>[</w:t>
              </w:r>
              <w:r w:rsidRPr="004E2F42">
                <w:rPr>
                  <w:rFonts w:ascii="Arial" w:hAnsi="Arial" w:cs="Arial"/>
                  <w:color w:val="000000"/>
                </w:rPr>
                <w:t>1.11</w:t>
              </w:r>
              <w:r>
                <w:rPr>
                  <w:rFonts w:ascii="Arial" w:hAnsi="Arial" w:cs="Arial"/>
                  <w:color w:val="000000"/>
                </w:rPr>
                <w:t>-</w:t>
              </w:r>
              <w:r w:rsidRPr="004E2F42">
                <w:rPr>
                  <w:rFonts w:ascii="Arial" w:hAnsi="Arial" w:cs="Arial"/>
                  <w:color w:val="000000"/>
                </w:rPr>
                <w:t>1.41</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49"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038743B7" w14:textId="121E8F71"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0FA1214A"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50"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30FA4438" w14:textId="7C47E16B" w:rsidR="004E2F42" w:rsidRPr="00AA3DD8" w:rsidRDefault="004E2F42">
            <w:pPr>
              <w:rPr>
                <w:rFonts w:ascii="Arial" w:hAnsi="Arial" w:cs="Arial"/>
              </w:rPr>
            </w:pPr>
            <w:r w:rsidRPr="00AA3DD8">
              <w:rPr>
                <w:rFonts w:ascii="Arial" w:hAnsi="Arial" w:cs="Arial"/>
              </w:rPr>
              <w:t>Race</w:t>
            </w:r>
            <w:r>
              <w:rPr>
                <w:rFonts w:ascii="Arial" w:hAnsi="Arial" w:cs="Arial"/>
              </w:rPr>
              <w:t xml:space="preserve"> (Ref- Non- Hispanic White)</w:t>
            </w:r>
          </w:p>
        </w:tc>
        <w:tc>
          <w:tcPr>
            <w:tcW w:w="1530" w:type="dxa"/>
            <w:tcBorders>
              <w:top w:val="single" w:sz="4" w:space="0" w:color="auto"/>
              <w:left w:val="single" w:sz="4" w:space="0" w:color="auto"/>
              <w:bottom w:val="single" w:sz="4" w:space="0" w:color="auto"/>
              <w:right w:val="single" w:sz="4" w:space="0" w:color="auto"/>
            </w:tcBorders>
            <w:vAlign w:val="bottom"/>
            <w:tcPrChange w:id="951"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tcPr>
            </w:tcPrChange>
          </w:tcPr>
          <w:p w14:paraId="0C17D69D" w14:textId="77777777" w:rsidR="004E2F42" w:rsidRPr="00AA3DD8" w:rsidRDefault="004E2F42">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95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48D3E4A" w14:textId="77777777" w:rsidR="004E2F42" w:rsidRPr="00AA3DD8" w:rsidRDefault="004E2F42">
            <w:pPr>
              <w:jc w:val="cente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95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9472F04" w14:textId="555CCF65" w:rsidR="004E2F42" w:rsidRPr="00AA3DD8" w:rsidRDefault="004E2F42">
            <w:pPr>
              <w:jc w:val="center"/>
              <w:rPr>
                <w:rFonts w:ascii="Arial" w:hAnsi="Arial" w:cs="Arial"/>
                <w:color w:val="000000"/>
              </w:rPr>
            </w:pPr>
          </w:p>
        </w:tc>
      </w:tr>
      <w:tr w:rsidR="004E2F42" w:rsidRPr="00AA3DD8" w14:paraId="71721AC9"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54"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3386D226" w14:textId="77777777" w:rsidR="004E2F42" w:rsidRPr="00AA3DD8" w:rsidRDefault="004E2F42">
            <w:pPr>
              <w:rPr>
                <w:rFonts w:ascii="Arial" w:hAnsi="Arial" w:cs="Arial"/>
                <w:color w:val="000000"/>
              </w:rPr>
            </w:pPr>
            <w:r w:rsidRPr="00AA3DD8">
              <w:rPr>
                <w:rFonts w:ascii="Arial" w:hAnsi="Arial" w:cs="Arial"/>
              </w:rPr>
              <w:t>Hispanic</w:t>
            </w:r>
          </w:p>
        </w:tc>
        <w:tc>
          <w:tcPr>
            <w:tcW w:w="1530" w:type="dxa"/>
            <w:tcBorders>
              <w:top w:val="single" w:sz="4" w:space="0" w:color="auto"/>
              <w:left w:val="single" w:sz="4" w:space="0" w:color="auto"/>
              <w:bottom w:val="single" w:sz="4" w:space="0" w:color="auto"/>
              <w:right w:val="single" w:sz="4" w:space="0" w:color="auto"/>
            </w:tcBorders>
            <w:vAlign w:val="bottom"/>
            <w:hideMark/>
            <w:tcPrChange w:id="955"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5638D378" w14:textId="093EDE9A" w:rsidR="004E2F42" w:rsidRPr="00AA3DD8" w:rsidRDefault="004E2F42">
            <w:pPr>
              <w:rPr>
                <w:rFonts w:ascii="Arial" w:hAnsi="Arial" w:cs="Arial"/>
                <w:color w:val="000000"/>
              </w:rPr>
            </w:pPr>
            <w:r>
              <w:rPr>
                <w:rFonts w:ascii="Arial" w:hAnsi="Arial" w:cs="Arial"/>
                <w:color w:val="000000"/>
              </w:rPr>
              <w:t>0.70</w:t>
            </w:r>
          </w:p>
        </w:tc>
        <w:tc>
          <w:tcPr>
            <w:tcW w:w="1710" w:type="dxa"/>
            <w:tcBorders>
              <w:top w:val="single" w:sz="4" w:space="0" w:color="auto"/>
              <w:left w:val="single" w:sz="4" w:space="0" w:color="auto"/>
              <w:bottom w:val="single" w:sz="4" w:space="0" w:color="auto"/>
              <w:right w:val="single" w:sz="4" w:space="0" w:color="auto"/>
            </w:tcBorders>
            <w:tcPrChange w:id="956"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7F6DC31D" w14:textId="344321A1" w:rsidR="004E2F42" w:rsidRPr="00AA3DD8" w:rsidRDefault="00D52C9A">
            <w:pPr>
              <w:jc w:val="center"/>
              <w:rPr>
                <w:rFonts w:ascii="Arial" w:hAnsi="Arial" w:cs="Arial"/>
                <w:color w:val="000000"/>
              </w:rPr>
            </w:pPr>
            <w:ins w:id="957" w:author="Naveen Premnath [2]" w:date="2024-09-29T16:42:00Z">
              <w:r>
                <w:rPr>
                  <w:rFonts w:ascii="Arial" w:hAnsi="Arial" w:cs="Arial"/>
                  <w:color w:val="000000"/>
                </w:rPr>
                <w:t>[</w:t>
              </w:r>
            </w:ins>
            <w:ins w:id="958" w:author="Naveen Premnath [2]" w:date="2024-09-29T16:41:00Z">
              <w:r>
                <w:rPr>
                  <w:rFonts w:ascii="Arial" w:hAnsi="Arial" w:cs="Arial"/>
                  <w:color w:val="000000"/>
                </w:rPr>
                <w:t>0.58-0.86]</w:t>
              </w:r>
            </w:ins>
          </w:p>
        </w:tc>
        <w:tc>
          <w:tcPr>
            <w:tcW w:w="1710" w:type="dxa"/>
            <w:tcBorders>
              <w:top w:val="single" w:sz="4" w:space="0" w:color="auto"/>
              <w:left w:val="single" w:sz="4" w:space="0" w:color="auto"/>
              <w:bottom w:val="single" w:sz="4" w:space="0" w:color="auto"/>
              <w:right w:val="single" w:sz="4" w:space="0" w:color="auto"/>
            </w:tcBorders>
            <w:hideMark/>
            <w:tcPrChange w:id="959"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1F501D99" w14:textId="199B8C9B"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18DE8967"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60"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417A7D4B" w14:textId="47FE97B2" w:rsidR="004E2F42" w:rsidRPr="00AA3DD8" w:rsidRDefault="004E2F42">
            <w:pPr>
              <w:rPr>
                <w:rFonts w:ascii="Arial" w:hAnsi="Arial" w:cs="Arial"/>
                <w:color w:val="000000"/>
              </w:rPr>
            </w:pPr>
            <w:r w:rsidRPr="00AA3DD8">
              <w:rPr>
                <w:rFonts w:ascii="Arial" w:hAnsi="Arial" w:cs="Arial"/>
              </w:rPr>
              <w:t>N</w:t>
            </w:r>
            <w:r>
              <w:rPr>
                <w:rFonts w:ascii="Arial" w:hAnsi="Arial" w:cs="Arial"/>
              </w:rPr>
              <w:t>on-</w:t>
            </w:r>
            <w:r w:rsidRPr="00AA3DD8">
              <w:rPr>
                <w:rFonts w:ascii="Arial" w:hAnsi="Arial" w:cs="Arial"/>
              </w:rPr>
              <w:t>H</w:t>
            </w:r>
            <w:r>
              <w:rPr>
                <w:rFonts w:ascii="Arial" w:hAnsi="Arial" w:cs="Arial"/>
              </w:rPr>
              <w:t xml:space="preserve">ispanic </w:t>
            </w:r>
            <w:r w:rsidRPr="00AA3DD8">
              <w:rPr>
                <w:rFonts w:ascii="Arial" w:hAnsi="Arial" w:cs="Arial"/>
              </w:rPr>
              <w:t>B</w:t>
            </w:r>
            <w:r>
              <w:rPr>
                <w:rFonts w:ascii="Arial" w:hAnsi="Arial" w:cs="Arial"/>
              </w:rPr>
              <w:t>lack</w:t>
            </w:r>
          </w:p>
        </w:tc>
        <w:tc>
          <w:tcPr>
            <w:tcW w:w="1530" w:type="dxa"/>
            <w:tcBorders>
              <w:top w:val="single" w:sz="4" w:space="0" w:color="auto"/>
              <w:left w:val="single" w:sz="4" w:space="0" w:color="auto"/>
              <w:bottom w:val="single" w:sz="4" w:space="0" w:color="auto"/>
              <w:right w:val="single" w:sz="4" w:space="0" w:color="auto"/>
            </w:tcBorders>
            <w:vAlign w:val="bottom"/>
            <w:hideMark/>
            <w:tcPrChange w:id="961"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13256BDC" w14:textId="39C319D1" w:rsidR="004E2F42" w:rsidRPr="00AA3DD8" w:rsidRDefault="004E2F42">
            <w:pPr>
              <w:rPr>
                <w:rFonts w:ascii="Arial" w:hAnsi="Arial" w:cs="Arial"/>
                <w:color w:val="000000"/>
              </w:rPr>
            </w:pPr>
            <w:r>
              <w:rPr>
                <w:rFonts w:ascii="Arial" w:hAnsi="Arial" w:cs="Arial"/>
                <w:color w:val="000000"/>
              </w:rPr>
              <w:t>0.97</w:t>
            </w:r>
          </w:p>
        </w:tc>
        <w:tc>
          <w:tcPr>
            <w:tcW w:w="1710" w:type="dxa"/>
            <w:tcBorders>
              <w:top w:val="single" w:sz="4" w:space="0" w:color="auto"/>
              <w:left w:val="single" w:sz="4" w:space="0" w:color="auto"/>
              <w:bottom w:val="single" w:sz="4" w:space="0" w:color="auto"/>
              <w:right w:val="single" w:sz="4" w:space="0" w:color="auto"/>
            </w:tcBorders>
            <w:tcPrChange w:id="96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47D9080" w14:textId="5B5AD47C" w:rsidR="004E2F42" w:rsidRPr="00AA3DD8" w:rsidRDefault="00D52C9A" w:rsidP="00D52C9A">
            <w:pPr>
              <w:jc w:val="center"/>
              <w:rPr>
                <w:rFonts w:ascii="Arial" w:hAnsi="Arial" w:cs="Arial"/>
                <w:color w:val="000000"/>
              </w:rPr>
            </w:pPr>
            <w:ins w:id="963" w:author="Naveen Premnath [2]" w:date="2024-09-29T16:42:00Z">
              <w:r>
                <w:rPr>
                  <w:rFonts w:ascii="Arial" w:hAnsi="Arial" w:cs="Arial"/>
                  <w:color w:val="000000"/>
                </w:rPr>
                <w:t>[0.81-</w:t>
              </w:r>
              <w:r w:rsidRPr="00D52C9A">
                <w:rPr>
                  <w:rFonts w:ascii="Arial" w:hAnsi="Arial" w:cs="Arial"/>
                  <w:color w:val="000000"/>
                </w:rPr>
                <w:t>1.15</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64"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3DFCADAB" w14:textId="30E32134" w:rsidR="004E2F42" w:rsidRPr="00AA3DD8" w:rsidRDefault="004E2F42">
            <w:pPr>
              <w:jc w:val="center"/>
              <w:rPr>
                <w:rFonts w:ascii="Arial" w:hAnsi="Arial" w:cs="Arial"/>
                <w:color w:val="000000"/>
              </w:rPr>
            </w:pPr>
            <w:r w:rsidRPr="00AA3DD8">
              <w:rPr>
                <w:rFonts w:ascii="Arial" w:hAnsi="Arial" w:cs="Arial"/>
                <w:color w:val="000000"/>
              </w:rPr>
              <w:t>0.70</w:t>
            </w:r>
          </w:p>
        </w:tc>
      </w:tr>
      <w:tr w:rsidR="004E2F42" w:rsidRPr="00AA3DD8" w14:paraId="19B9E5C9"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65"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2C4A04D1" w14:textId="77777777" w:rsidR="004E2F42" w:rsidRPr="00AA3DD8" w:rsidRDefault="004E2F42">
            <w:pPr>
              <w:rPr>
                <w:rFonts w:ascii="Arial" w:hAnsi="Arial" w:cs="Arial"/>
                <w:color w:val="000000"/>
              </w:rPr>
            </w:pPr>
            <w:r w:rsidRPr="00AA3DD8">
              <w:rPr>
                <w:rFonts w:ascii="Arial" w:hAnsi="Arial" w:cs="Arial"/>
              </w:rPr>
              <w:t>Others</w:t>
            </w:r>
          </w:p>
        </w:tc>
        <w:tc>
          <w:tcPr>
            <w:tcW w:w="1530" w:type="dxa"/>
            <w:tcBorders>
              <w:top w:val="single" w:sz="4" w:space="0" w:color="auto"/>
              <w:left w:val="single" w:sz="4" w:space="0" w:color="auto"/>
              <w:bottom w:val="single" w:sz="4" w:space="0" w:color="auto"/>
              <w:right w:val="single" w:sz="4" w:space="0" w:color="auto"/>
            </w:tcBorders>
            <w:vAlign w:val="bottom"/>
            <w:hideMark/>
            <w:tcPrChange w:id="966"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2EA79BF2" w14:textId="77777777" w:rsidR="004E2F42" w:rsidRPr="00AA3DD8" w:rsidRDefault="004E2F42">
            <w:pPr>
              <w:rPr>
                <w:rFonts w:ascii="Arial" w:hAnsi="Arial" w:cs="Arial"/>
                <w:color w:val="000000"/>
              </w:rPr>
            </w:pPr>
            <w:r w:rsidRPr="00AA3DD8">
              <w:rPr>
                <w:rFonts w:ascii="Arial" w:hAnsi="Arial" w:cs="Arial"/>
                <w:color w:val="000000"/>
              </w:rPr>
              <w:t>1.29</w:t>
            </w:r>
          </w:p>
        </w:tc>
        <w:tc>
          <w:tcPr>
            <w:tcW w:w="1710" w:type="dxa"/>
            <w:tcBorders>
              <w:top w:val="single" w:sz="4" w:space="0" w:color="auto"/>
              <w:left w:val="single" w:sz="4" w:space="0" w:color="auto"/>
              <w:bottom w:val="single" w:sz="4" w:space="0" w:color="auto"/>
              <w:right w:val="single" w:sz="4" w:space="0" w:color="auto"/>
            </w:tcBorders>
            <w:tcPrChange w:id="96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B2174D8" w14:textId="7F62935B" w:rsidR="004E2F42" w:rsidRDefault="00D52C9A" w:rsidP="00D52C9A">
            <w:pPr>
              <w:jc w:val="center"/>
              <w:rPr>
                <w:rFonts w:ascii="Arial" w:hAnsi="Arial" w:cs="Arial"/>
                <w:color w:val="000000"/>
              </w:rPr>
            </w:pPr>
            <w:ins w:id="968" w:author="Naveen Premnath [2]" w:date="2024-09-29T16:43:00Z">
              <w:r>
                <w:rPr>
                  <w:rFonts w:ascii="Arial" w:hAnsi="Arial" w:cs="Arial"/>
                  <w:color w:val="000000"/>
                </w:rPr>
                <w:t>[0.98-</w:t>
              </w:r>
              <w:r w:rsidRPr="00D52C9A">
                <w:rPr>
                  <w:rFonts w:ascii="Arial" w:hAnsi="Arial" w:cs="Arial"/>
                  <w:color w:val="000000"/>
                </w:rPr>
                <w:t>1.69</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69"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47999957" w14:textId="301D325A" w:rsidR="004E2F42" w:rsidRPr="00AA3DD8" w:rsidRDefault="004E2F42">
            <w:pPr>
              <w:jc w:val="center"/>
              <w:rPr>
                <w:rFonts w:ascii="Arial" w:hAnsi="Arial" w:cs="Arial"/>
                <w:color w:val="000000"/>
              </w:rPr>
            </w:pPr>
            <w:r>
              <w:rPr>
                <w:rFonts w:ascii="Arial" w:hAnsi="Arial" w:cs="Arial"/>
                <w:color w:val="000000"/>
              </w:rPr>
              <w:t>0.06</w:t>
            </w:r>
          </w:p>
        </w:tc>
      </w:tr>
      <w:tr w:rsidR="004E2F42" w:rsidRPr="00AA3DD8" w14:paraId="64C23938"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70"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0BB1103D" w14:textId="78228353" w:rsidR="004E2F42" w:rsidRPr="00AA3DD8" w:rsidRDefault="004E2F42">
            <w:pPr>
              <w:rPr>
                <w:rFonts w:ascii="Arial" w:hAnsi="Arial" w:cs="Arial"/>
                <w:color w:val="000000"/>
              </w:rPr>
            </w:pPr>
            <w:r>
              <w:rPr>
                <w:rFonts w:ascii="Arial" w:hAnsi="Arial" w:cs="Arial"/>
                <w:color w:val="000000"/>
              </w:rPr>
              <w:t>Spouse at home- Yes (Ref- No)</w:t>
            </w:r>
          </w:p>
        </w:tc>
        <w:tc>
          <w:tcPr>
            <w:tcW w:w="1530" w:type="dxa"/>
            <w:tcBorders>
              <w:top w:val="single" w:sz="4" w:space="0" w:color="auto"/>
              <w:left w:val="single" w:sz="4" w:space="0" w:color="auto"/>
              <w:bottom w:val="single" w:sz="4" w:space="0" w:color="auto"/>
              <w:right w:val="single" w:sz="4" w:space="0" w:color="auto"/>
            </w:tcBorders>
            <w:vAlign w:val="bottom"/>
            <w:hideMark/>
            <w:tcPrChange w:id="971"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22C89AD3" w14:textId="61420B0B" w:rsidR="004E2F42" w:rsidRPr="00AA3DD8" w:rsidRDefault="004E2F42">
            <w:pPr>
              <w:rPr>
                <w:rFonts w:ascii="Arial" w:hAnsi="Arial" w:cs="Arial"/>
                <w:color w:val="000000"/>
              </w:rPr>
            </w:pPr>
            <w:r>
              <w:rPr>
                <w:rFonts w:ascii="Arial" w:hAnsi="Arial" w:cs="Arial"/>
                <w:color w:val="000000"/>
              </w:rPr>
              <w:t>0.59</w:t>
            </w:r>
          </w:p>
        </w:tc>
        <w:tc>
          <w:tcPr>
            <w:tcW w:w="1710" w:type="dxa"/>
            <w:tcBorders>
              <w:top w:val="single" w:sz="4" w:space="0" w:color="auto"/>
              <w:left w:val="single" w:sz="4" w:space="0" w:color="auto"/>
              <w:bottom w:val="single" w:sz="4" w:space="0" w:color="auto"/>
              <w:right w:val="single" w:sz="4" w:space="0" w:color="auto"/>
            </w:tcBorders>
            <w:tcPrChange w:id="97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F5616A6" w14:textId="7717A4FB" w:rsidR="004E2F42" w:rsidRPr="00AA3DD8" w:rsidRDefault="00D52C9A" w:rsidP="00D52C9A">
            <w:pPr>
              <w:jc w:val="center"/>
              <w:rPr>
                <w:rFonts w:ascii="Arial" w:hAnsi="Arial" w:cs="Arial"/>
                <w:color w:val="000000"/>
              </w:rPr>
            </w:pPr>
            <w:ins w:id="973" w:author="Naveen Premnath [2]" w:date="2024-09-29T16:43:00Z">
              <w:r>
                <w:rPr>
                  <w:rFonts w:ascii="Arial" w:hAnsi="Arial" w:cs="Arial"/>
                  <w:color w:val="000000"/>
                </w:rPr>
                <w:t>[0.53-</w:t>
              </w:r>
              <w:r w:rsidRPr="00D52C9A">
                <w:rPr>
                  <w:rFonts w:ascii="Arial" w:hAnsi="Arial" w:cs="Arial"/>
                  <w:color w:val="000000"/>
                </w:rPr>
                <w:t>0.67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74"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61B7C78D" w14:textId="7D8C6D9D"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1F97FF19"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75"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0A19F55C" w14:textId="63F834CC" w:rsidR="004E2F42" w:rsidRPr="00AA3DD8" w:rsidRDefault="004E2F42">
            <w:pPr>
              <w:rPr>
                <w:rFonts w:ascii="Arial" w:hAnsi="Arial" w:cs="Arial"/>
                <w:color w:val="000000"/>
              </w:rPr>
            </w:pPr>
            <w:r w:rsidRPr="00AA3DD8">
              <w:rPr>
                <w:rFonts w:ascii="Arial" w:hAnsi="Arial" w:cs="Arial"/>
              </w:rPr>
              <w:t>C</w:t>
            </w:r>
            <w:r>
              <w:rPr>
                <w:rFonts w:ascii="Arial" w:hAnsi="Arial" w:cs="Arial"/>
              </w:rPr>
              <w:t xml:space="preserve">ombined </w:t>
            </w:r>
            <w:r w:rsidRPr="00AA3DD8">
              <w:rPr>
                <w:rFonts w:ascii="Arial" w:hAnsi="Arial" w:cs="Arial"/>
              </w:rPr>
              <w:t>C</w:t>
            </w:r>
            <w:r>
              <w:rPr>
                <w:rFonts w:ascii="Arial" w:hAnsi="Arial" w:cs="Arial"/>
              </w:rPr>
              <w:t xml:space="preserve">omorbidity </w:t>
            </w:r>
            <w:r w:rsidRPr="00AA3DD8">
              <w:rPr>
                <w:rFonts w:ascii="Arial" w:hAnsi="Arial" w:cs="Arial"/>
              </w:rPr>
              <w:t>I</w:t>
            </w:r>
            <w:r>
              <w:rPr>
                <w:rFonts w:ascii="Arial" w:hAnsi="Arial" w:cs="Arial"/>
              </w:rPr>
              <w:t>ndex (per comorbidity)</w:t>
            </w:r>
          </w:p>
        </w:tc>
        <w:tc>
          <w:tcPr>
            <w:tcW w:w="1530" w:type="dxa"/>
            <w:tcBorders>
              <w:top w:val="single" w:sz="4" w:space="0" w:color="auto"/>
              <w:left w:val="single" w:sz="4" w:space="0" w:color="auto"/>
              <w:bottom w:val="single" w:sz="4" w:space="0" w:color="auto"/>
              <w:right w:val="single" w:sz="4" w:space="0" w:color="auto"/>
            </w:tcBorders>
            <w:vAlign w:val="bottom"/>
            <w:hideMark/>
            <w:tcPrChange w:id="976"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20E67FFF" w14:textId="77777777" w:rsidR="004E2F42" w:rsidRPr="00AA3DD8" w:rsidRDefault="004E2F42">
            <w:pPr>
              <w:rPr>
                <w:rFonts w:ascii="Arial" w:hAnsi="Arial" w:cs="Arial"/>
                <w:color w:val="000000"/>
              </w:rPr>
            </w:pPr>
            <w:r w:rsidRPr="00AA3DD8">
              <w:rPr>
                <w:rFonts w:ascii="Arial" w:hAnsi="Arial" w:cs="Arial"/>
                <w:color w:val="000000"/>
              </w:rPr>
              <w:t>1.58</w:t>
            </w:r>
          </w:p>
        </w:tc>
        <w:tc>
          <w:tcPr>
            <w:tcW w:w="1710" w:type="dxa"/>
            <w:tcBorders>
              <w:top w:val="single" w:sz="4" w:space="0" w:color="auto"/>
              <w:left w:val="single" w:sz="4" w:space="0" w:color="auto"/>
              <w:bottom w:val="single" w:sz="4" w:space="0" w:color="auto"/>
              <w:right w:val="single" w:sz="4" w:space="0" w:color="auto"/>
            </w:tcBorders>
            <w:tcPrChange w:id="97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191D3A3" w14:textId="4A8BF8CC" w:rsidR="004E2F42" w:rsidRPr="00AA3DD8" w:rsidRDefault="00D52C9A" w:rsidP="00D52C9A">
            <w:pPr>
              <w:jc w:val="center"/>
              <w:rPr>
                <w:rFonts w:ascii="Arial" w:hAnsi="Arial" w:cs="Arial"/>
                <w:color w:val="000000"/>
              </w:rPr>
            </w:pPr>
            <w:ins w:id="978" w:author="Naveen Premnath [2]" w:date="2024-09-29T16:44:00Z">
              <w:r>
                <w:rPr>
                  <w:rFonts w:ascii="Arial" w:hAnsi="Arial" w:cs="Arial"/>
                  <w:color w:val="000000"/>
                </w:rPr>
                <w:t>[</w:t>
              </w:r>
            </w:ins>
            <w:ins w:id="979" w:author="Naveen Premnath [2]" w:date="2024-09-29T16:43:00Z">
              <w:r w:rsidRPr="00D52C9A">
                <w:rPr>
                  <w:rFonts w:ascii="Arial" w:hAnsi="Arial" w:cs="Arial"/>
                  <w:color w:val="000000"/>
                </w:rPr>
                <w:t>1.51</w:t>
              </w:r>
              <w:r>
                <w:rPr>
                  <w:rFonts w:ascii="Arial" w:hAnsi="Arial" w:cs="Arial"/>
                  <w:color w:val="000000"/>
                </w:rPr>
                <w:t>-</w:t>
              </w:r>
              <w:r w:rsidRPr="00D52C9A">
                <w:rPr>
                  <w:rFonts w:ascii="Arial" w:hAnsi="Arial" w:cs="Arial"/>
                  <w:color w:val="000000"/>
                </w:rPr>
                <w:t>1.66</w:t>
              </w:r>
            </w:ins>
            <w:ins w:id="980" w:author="Naveen Premnath [2]" w:date="2024-09-29T16:44: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81"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520DC966" w14:textId="74AFA675"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57448BC1"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82"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252235C7" w14:textId="44DB6F2F" w:rsidR="004E2F42" w:rsidRPr="00AA3DD8" w:rsidRDefault="004E2F42">
            <w:pPr>
              <w:rPr>
                <w:rFonts w:ascii="Arial" w:hAnsi="Arial" w:cs="Arial"/>
                <w:color w:val="000000"/>
              </w:rPr>
            </w:pPr>
            <w:r w:rsidRPr="00AA3DD8">
              <w:rPr>
                <w:rFonts w:ascii="Arial" w:hAnsi="Arial" w:cs="Arial"/>
                <w:color w:val="000000"/>
              </w:rPr>
              <w:t xml:space="preserve">Poverty Category </w:t>
            </w:r>
            <w:r>
              <w:rPr>
                <w:rFonts w:ascii="Arial" w:hAnsi="Arial" w:cs="Arial"/>
                <w:color w:val="000000"/>
              </w:rPr>
              <w:t>(Ref- High Income)</w:t>
            </w:r>
          </w:p>
        </w:tc>
        <w:tc>
          <w:tcPr>
            <w:tcW w:w="1530" w:type="dxa"/>
            <w:tcBorders>
              <w:top w:val="single" w:sz="4" w:space="0" w:color="auto"/>
              <w:left w:val="single" w:sz="4" w:space="0" w:color="auto"/>
              <w:bottom w:val="single" w:sz="4" w:space="0" w:color="auto"/>
              <w:right w:val="single" w:sz="4" w:space="0" w:color="auto"/>
            </w:tcBorders>
            <w:tcPrChange w:id="983" w:author="Naveen Premnath [2]" w:date="2024-09-29T16:14:00Z">
              <w:tcPr>
                <w:tcW w:w="1530" w:type="dxa"/>
                <w:tcBorders>
                  <w:top w:val="single" w:sz="4" w:space="0" w:color="auto"/>
                  <w:left w:val="single" w:sz="4" w:space="0" w:color="auto"/>
                  <w:bottom w:val="single" w:sz="4" w:space="0" w:color="auto"/>
                  <w:right w:val="single" w:sz="4" w:space="0" w:color="auto"/>
                </w:tcBorders>
              </w:tcPr>
            </w:tcPrChange>
          </w:tcPr>
          <w:p w14:paraId="2C75E903" w14:textId="77777777" w:rsidR="004E2F42" w:rsidRPr="00AA3DD8" w:rsidRDefault="004E2F42">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984"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DA38C36" w14:textId="77777777" w:rsidR="004E2F42" w:rsidRPr="00AA3DD8" w:rsidRDefault="004E2F42">
            <w:pPr>
              <w:jc w:val="cente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985"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33BB1695" w14:textId="2270D4E1" w:rsidR="004E2F42" w:rsidRPr="00AA3DD8" w:rsidRDefault="004E2F42">
            <w:pPr>
              <w:jc w:val="center"/>
              <w:rPr>
                <w:rFonts w:ascii="Arial" w:hAnsi="Arial" w:cs="Arial"/>
                <w:color w:val="000000"/>
              </w:rPr>
            </w:pPr>
          </w:p>
        </w:tc>
      </w:tr>
      <w:tr w:rsidR="004E2F42" w:rsidRPr="00AA3DD8" w14:paraId="41DDDA00"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86"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7BB23E0E" w14:textId="3116790F" w:rsidR="004E2F42" w:rsidRPr="009129B8" w:rsidRDefault="004E2F42" w:rsidP="009129B8">
            <w:pPr>
              <w:rPr>
                <w:rFonts w:ascii="Arial" w:hAnsi="Arial" w:cs="Arial"/>
                <w:color w:val="000000"/>
              </w:rPr>
            </w:pPr>
            <w:r w:rsidRPr="009129B8">
              <w:rPr>
                <w:rFonts w:ascii="Arial" w:hAnsi="Arial" w:cs="Arial"/>
                <w:bCs/>
              </w:rPr>
              <w:t>Poor</w:t>
            </w:r>
          </w:p>
        </w:tc>
        <w:tc>
          <w:tcPr>
            <w:tcW w:w="1530" w:type="dxa"/>
            <w:tcBorders>
              <w:top w:val="single" w:sz="4" w:space="0" w:color="auto"/>
              <w:left w:val="single" w:sz="4" w:space="0" w:color="auto"/>
              <w:bottom w:val="single" w:sz="4" w:space="0" w:color="auto"/>
              <w:right w:val="single" w:sz="4" w:space="0" w:color="auto"/>
            </w:tcBorders>
            <w:hideMark/>
            <w:tcPrChange w:id="98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0003A237" w14:textId="77777777" w:rsidR="004E2F42" w:rsidRPr="00AA3DD8" w:rsidRDefault="004E2F42" w:rsidP="009129B8">
            <w:pPr>
              <w:rPr>
                <w:rFonts w:ascii="Arial" w:hAnsi="Arial" w:cs="Arial"/>
                <w:color w:val="000000"/>
              </w:rPr>
            </w:pPr>
            <w:r w:rsidRPr="00AA3DD8">
              <w:rPr>
                <w:rFonts w:ascii="Arial" w:hAnsi="Arial" w:cs="Arial"/>
                <w:color w:val="000000"/>
              </w:rPr>
              <w:t>2.46</w:t>
            </w:r>
          </w:p>
        </w:tc>
        <w:tc>
          <w:tcPr>
            <w:tcW w:w="1710" w:type="dxa"/>
            <w:tcBorders>
              <w:top w:val="single" w:sz="4" w:space="0" w:color="auto"/>
              <w:left w:val="single" w:sz="4" w:space="0" w:color="auto"/>
              <w:bottom w:val="single" w:sz="4" w:space="0" w:color="auto"/>
              <w:right w:val="single" w:sz="4" w:space="0" w:color="auto"/>
            </w:tcBorders>
            <w:tcPrChange w:id="98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5BD8DBE" w14:textId="172540B2" w:rsidR="004E2F42" w:rsidRPr="00AA3DD8" w:rsidRDefault="00D52C9A" w:rsidP="00D52C9A">
            <w:pPr>
              <w:jc w:val="center"/>
              <w:rPr>
                <w:rFonts w:ascii="Arial" w:hAnsi="Arial" w:cs="Arial"/>
                <w:color w:val="000000"/>
              </w:rPr>
            </w:pPr>
            <w:ins w:id="989" w:author="Naveen Premnath [2]" w:date="2024-09-29T16:44:00Z">
              <w:r>
                <w:rPr>
                  <w:rFonts w:ascii="Arial" w:hAnsi="Arial" w:cs="Arial"/>
                  <w:color w:val="000000"/>
                </w:rPr>
                <w:t>[</w:t>
              </w:r>
              <w:r w:rsidRPr="00D52C9A">
                <w:rPr>
                  <w:rFonts w:ascii="Arial" w:hAnsi="Arial" w:cs="Arial"/>
                  <w:color w:val="000000"/>
                </w:rPr>
                <w:t>2.04</w:t>
              </w:r>
              <w:r>
                <w:rPr>
                  <w:rFonts w:ascii="Arial" w:hAnsi="Arial" w:cs="Arial"/>
                  <w:color w:val="000000"/>
                </w:rPr>
                <w:t>-</w:t>
              </w:r>
              <w:r w:rsidRPr="00D52C9A">
                <w:rPr>
                  <w:rFonts w:ascii="Arial" w:hAnsi="Arial" w:cs="Arial"/>
                  <w:color w:val="000000"/>
                </w:rPr>
                <w:t>2.97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9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1C3C2175" w14:textId="6646D09A"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25DEB811"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91"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770116C7" w14:textId="29D8F6D5" w:rsidR="004E2F42" w:rsidRPr="009129B8" w:rsidRDefault="004E2F42" w:rsidP="009129B8">
            <w:pPr>
              <w:rPr>
                <w:rFonts w:ascii="Arial" w:hAnsi="Arial" w:cs="Arial"/>
                <w:color w:val="000000"/>
              </w:rPr>
            </w:pPr>
            <w:r w:rsidRPr="009129B8">
              <w:rPr>
                <w:rFonts w:ascii="Arial" w:hAnsi="Arial" w:cs="Arial"/>
                <w:bCs/>
              </w:rPr>
              <w:t>Near Poor</w:t>
            </w:r>
          </w:p>
        </w:tc>
        <w:tc>
          <w:tcPr>
            <w:tcW w:w="1530" w:type="dxa"/>
            <w:tcBorders>
              <w:top w:val="single" w:sz="4" w:space="0" w:color="auto"/>
              <w:left w:val="single" w:sz="4" w:space="0" w:color="auto"/>
              <w:bottom w:val="single" w:sz="4" w:space="0" w:color="auto"/>
              <w:right w:val="single" w:sz="4" w:space="0" w:color="auto"/>
            </w:tcBorders>
            <w:hideMark/>
            <w:tcPrChange w:id="992"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7FD3B5E4" w14:textId="77777777" w:rsidR="004E2F42" w:rsidRPr="00AA3DD8" w:rsidRDefault="004E2F42" w:rsidP="009129B8">
            <w:pPr>
              <w:rPr>
                <w:rFonts w:ascii="Arial" w:hAnsi="Arial" w:cs="Arial"/>
                <w:color w:val="000000"/>
              </w:rPr>
            </w:pPr>
            <w:r w:rsidRPr="00AA3DD8">
              <w:rPr>
                <w:rFonts w:ascii="Arial" w:hAnsi="Arial" w:cs="Arial"/>
                <w:color w:val="000000"/>
              </w:rPr>
              <w:t>2.46</w:t>
            </w:r>
          </w:p>
        </w:tc>
        <w:tc>
          <w:tcPr>
            <w:tcW w:w="1710" w:type="dxa"/>
            <w:tcBorders>
              <w:top w:val="single" w:sz="4" w:space="0" w:color="auto"/>
              <w:left w:val="single" w:sz="4" w:space="0" w:color="auto"/>
              <w:bottom w:val="single" w:sz="4" w:space="0" w:color="auto"/>
              <w:right w:val="single" w:sz="4" w:space="0" w:color="auto"/>
            </w:tcBorders>
            <w:tcPrChange w:id="99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406CF68" w14:textId="6A43D2AB" w:rsidR="004E2F42" w:rsidRPr="00AA3DD8" w:rsidRDefault="00D52C9A" w:rsidP="009129B8">
            <w:pPr>
              <w:jc w:val="center"/>
              <w:rPr>
                <w:rFonts w:ascii="Arial" w:hAnsi="Arial" w:cs="Arial"/>
                <w:color w:val="000000"/>
              </w:rPr>
            </w:pPr>
            <w:ins w:id="994" w:author="Naveen Premnath [2]" w:date="2024-09-29T16:44:00Z">
              <w:r>
                <w:rPr>
                  <w:rFonts w:ascii="Arial" w:hAnsi="Arial" w:cs="Arial"/>
                  <w:color w:val="000000"/>
                </w:rPr>
                <w:t>[1.91-</w:t>
              </w:r>
              <w:r w:rsidRPr="00D52C9A">
                <w:rPr>
                  <w:rFonts w:ascii="Arial" w:hAnsi="Arial" w:cs="Arial"/>
                  <w:color w:val="000000"/>
                </w:rPr>
                <w:t>3.15</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995"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322D2C7B" w14:textId="13F39E26"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70DE9576" w14:textId="77777777" w:rsidTr="004E2F42">
        <w:tc>
          <w:tcPr>
            <w:tcW w:w="6205" w:type="dxa"/>
            <w:tcBorders>
              <w:top w:val="single" w:sz="4" w:space="0" w:color="auto"/>
              <w:left w:val="single" w:sz="4" w:space="0" w:color="auto"/>
              <w:bottom w:val="single" w:sz="4" w:space="0" w:color="auto"/>
              <w:right w:val="single" w:sz="4" w:space="0" w:color="auto"/>
            </w:tcBorders>
            <w:hideMark/>
            <w:tcPrChange w:id="996"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6C483805" w14:textId="285CF23D" w:rsidR="004E2F42" w:rsidRPr="009129B8" w:rsidRDefault="004E2F42" w:rsidP="009129B8">
            <w:pPr>
              <w:rPr>
                <w:rFonts w:ascii="Arial" w:hAnsi="Arial" w:cs="Arial"/>
                <w:color w:val="000000"/>
              </w:rPr>
            </w:pPr>
            <w:r w:rsidRPr="009129B8">
              <w:rPr>
                <w:rFonts w:ascii="Arial" w:hAnsi="Arial" w:cs="Arial"/>
                <w:bCs/>
              </w:rPr>
              <w:t>Low income</w:t>
            </w:r>
          </w:p>
        </w:tc>
        <w:tc>
          <w:tcPr>
            <w:tcW w:w="1530" w:type="dxa"/>
            <w:tcBorders>
              <w:top w:val="single" w:sz="4" w:space="0" w:color="auto"/>
              <w:left w:val="single" w:sz="4" w:space="0" w:color="auto"/>
              <w:bottom w:val="single" w:sz="4" w:space="0" w:color="auto"/>
              <w:right w:val="single" w:sz="4" w:space="0" w:color="auto"/>
            </w:tcBorders>
            <w:hideMark/>
            <w:tcPrChange w:id="99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2999FB79" w14:textId="77777777" w:rsidR="004E2F42" w:rsidRPr="00AA3DD8" w:rsidRDefault="004E2F42" w:rsidP="009129B8">
            <w:pPr>
              <w:rPr>
                <w:rFonts w:ascii="Arial" w:hAnsi="Arial" w:cs="Arial"/>
                <w:color w:val="000000"/>
              </w:rPr>
            </w:pPr>
            <w:r w:rsidRPr="00AA3DD8">
              <w:rPr>
                <w:rFonts w:ascii="Arial" w:hAnsi="Arial" w:cs="Arial"/>
                <w:color w:val="000000"/>
              </w:rPr>
              <w:t>2.21</w:t>
            </w:r>
          </w:p>
        </w:tc>
        <w:tc>
          <w:tcPr>
            <w:tcW w:w="1710" w:type="dxa"/>
            <w:tcBorders>
              <w:top w:val="single" w:sz="4" w:space="0" w:color="auto"/>
              <w:left w:val="single" w:sz="4" w:space="0" w:color="auto"/>
              <w:bottom w:val="single" w:sz="4" w:space="0" w:color="auto"/>
              <w:right w:val="single" w:sz="4" w:space="0" w:color="auto"/>
            </w:tcBorders>
            <w:tcPrChange w:id="99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7171064" w14:textId="73D57201" w:rsidR="004E2F42" w:rsidRPr="00AA3DD8" w:rsidRDefault="00D52C9A" w:rsidP="00D52C9A">
            <w:pPr>
              <w:jc w:val="center"/>
              <w:rPr>
                <w:rFonts w:ascii="Arial" w:hAnsi="Arial" w:cs="Arial"/>
                <w:color w:val="000000"/>
              </w:rPr>
            </w:pPr>
            <w:ins w:id="999" w:author="Naveen Premnath [2]" w:date="2024-09-29T16:45:00Z">
              <w:r>
                <w:rPr>
                  <w:rFonts w:ascii="Arial" w:hAnsi="Arial" w:cs="Arial"/>
                  <w:color w:val="000000"/>
                </w:rPr>
                <w:t>[</w:t>
              </w:r>
              <w:r w:rsidRPr="00D52C9A">
                <w:rPr>
                  <w:rFonts w:ascii="Arial" w:hAnsi="Arial" w:cs="Arial"/>
                  <w:color w:val="000000"/>
                </w:rPr>
                <w:t>1.85</w:t>
              </w:r>
              <w:r>
                <w:rPr>
                  <w:rFonts w:ascii="Arial" w:hAnsi="Arial" w:cs="Arial"/>
                  <w:color w:val="000000"/>
                </w:rPr>
                <w:t>-</w:t>
              </w:r>
              <w:r w:rsidRPr="00D52C9A">
                <w:rPr>
                  <w:rFonts w:ascii="Arial" w:hAnsi="Arial" w:cs="Arial"/>
                  <w:color w:val="000000"/>
                </w:rPr>
                <w:t>2.65</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00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29824133" w14:textId="144F73B8"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54A9CB9F" w14:textId="77777777" w:rsidTr="004E2F42">
        <w:tc>
          <w:tcPr>
            <w:tcW w:w="6205" w:type="dxa"/>
            <w:tcBorders>
              <w:top w:val="single" w:sz="4" w:space="0" w:color="auto"/>
              <w:left w:val="single" w:sz="4" w:space="0" w:color="auto"/>
              <w:bottom w:val="single" w:sz="4" w:space="0" w:color="auto"/>
              <w:right w:val="single" w:sz="4" w:space="0" w:color="auto"/>
            </w:tcBorders>
            <w:hideMark/>
            <w:tcPrChange w:id="1001"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2618B3D3" w14:textId="35D54D83" w:rsidR="004E2F42" w:rsidRPr="009129B8" w:rsidRDefault="004E2F42" w:rsidP="009129B8">
            <w:pPr>
              <w:rPr>
                <w:rFonts w:ascii="Arial" w:hAnsi="Arial" w:cs="Arial"/>
                <w:color w:val="000000"/>
              </w:rPr>
            </w:pPr>
            <w:r w:rsidRPr="009129B8">
              <w:rPr>
                <w:rFonts w:ascii="Arial" w:hAnsi="Arial" w:cs="Arial"/>
                <w:bCs/>
              </w:rPr>
              <w:t>Middle income</w:t>
            </w:r>
          </w:p>
        </w:tc>
        <w:tc>
          <w:tcPr>
            <w:tcW w:w="1530" w:type="dxa"/>
            <w:tcBorders>
              <w:top w:val="single" w:sz="4" w:space="0" w:color="auto"/>
              <w:left w:val="single" w:sz="4" w:space="0" w:color="auto"/>
              <w:bottom w:val="single" w:sz="4" w:space="0" w:color="auto"/>
              <w:right w:val="single" w:sz="4" w:space="0" w:color="auto"/>
            </w:tcBorders>
            <w:hideMark/>
            <w:tcPrChange w:id="1002"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1CB7651E" w14:textId="77777777" w:rsidR="004E2F42" w:rsidRPr="00AA3DD8" w:rsidRDefault="004E2F42" w:rsidP="009129B8">
            <w:pPr>
              <w:rPr>
                <w:rFonts w:ascii="Arial" w:hAnsi="Arial" w:cs="Arial"/>
                <w:color w:val="000000"/>
              </w:rPr>
            </w:pPr>
            <w:r w:rsidRPr="00AA3DD8">
              <w:rPr>
                <w:rFonts w:ascii="Arial" w:hAnsi="Arial" w:cs="Arial"/>
                <w:color w:val="000000"/>
              </w:rPr>
              <w:t>1.68</w:t>
            </w:r>
          </w:p>
        </w:tc>
        <w:tc>
          <w:tcPr>
            <w:tcW w:w="1710" w:type="dxa"/>
            <w:tcBorders>
              <w:top w:val="single" w:sz="4" w:space="0" w:color="auto"/>
              <w:left w:val="single" w:sz="4" w:space="0" w:color="auto"/>
              <w:bottom w:val="single" w:sz="4" w:space="0" w:color="auto"/>
              <w:right w:val="single" w:sz="4" w:space="0" w:color="auto"/>
            </w:tcBorders>
            <w:tcPrChange w:id="100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F3881C6" w14:textId="4E70F1FC" w:rsidR="004E2F42" w:rsidRPr="00AA3DD8" w:rsidRDefault="00D52C9A" w:rsidP="00D52C9A">
            <w:pPr>
              <w:jc w:val="center"/>
              <w:rPr>
                <w:rFonts w:ascii="Arial" w:hAnsi="Arial" w:cs="Arial"/>
                <w:color w:val="000000"/>
              </w:rPr>
            </w:pPr>
            <w:ins w:id="1004" w:author="Naveen Premnath [2]" w:date="2024-09-29T16:45:00Z">
              <w:r>
                <w:rPr>
                  <w:rFonts w:ascii="Arial" w:hAnsi="Arial" w:cs="Arial"/>
                  <w:color w:val="000000"/>
                </w:rPr>
                <w:t>[</w:t>
              </w:r>
              <w:r w:rsidRPr="00D52C9A">
                <w:rPr>
                  <w:rFonts w:ascii="Arial" w:hAnsi="Arial" w:cs="Arial"/>
                  <w:color w:val="000000"/>
                </w:rPr>
                <w:t>1.44</w:t>
              </w:r>
              <w:r>
                <w:rPr>
                  <w:rFonts w:ascii="Arial" w:hAnsi="Arial" w:cs="Arial"/>
                  <w:color w:val="000000"/>
                </w:rPr>
                <w:t>-</w:t>
              </w:r>
              <w:r w:rsidRPr="00D52C9A">
                <w:rPr>
                  <w:rFonts w:ascii="Arial" w:hAnsi="Arial" w:cs="Arial"/>
                  <w:color w:val="000000"/>
                </w:rPr>
                <w:t>1.97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005"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4F38134A" w14:textId="5ADCAF28"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2938A98A" w14:textId="77777777" w:rsidTr="004E2F42">
        <w:tc>
          <w:tcPr>
            <w:tcW w:w="6205" w:type="dxa"/>
            <w:tcBorders>
              <w:top w:val="single" w:sz="4" w:space="0" w:color="auto"/>
              <w:left w:val="single" w:sz="4" w:space="0" w:color="auto"/>
              <w:bottom w:val="single" w:sz="4" w:space="0" w:color="auto"/>
              <w:right w:val="single" w:sz="4" w:space="0" w:color="auto"/>
            </w:tcBorders>
            <w:hideMark/>
            <w:tcPrChange w:id="1006"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10F585C8" w14:textId="1AD09D31" w:rsidR="004E2F42" w:rsidRPr="00AA3DD8" w:rsidRDefault="004E2F42">
            <w:pPr>
              <w:rPr>
                <w:rFonts w:ascii="Arial" w:hAnsi="Arial" w:cs="Arial"/>
                <w:color w:val="000000"/>
              </w:rPr>
            </w:pPr>
            <w:r w:rsidRPr="00AA3DD8">
              <w:rPr>
                <w:rFonts w:ascii="Arial" w:hAnsi="Arial" w:cs="Arial"/>
                <w:color w:val="000000"/>
              </w:rPr>
              <w:t>Unemployed- Yes</w:t>
            </w:r>
            <w:r>
              <w:rPr>
                <w:rFonts w:ascii="Arial" w:hAnsi="Arial" w:cs="Arial"/>
                <w:color w:val="000000"/>
              </w:rPr>
              <w:t xml:space="preserve"> (Ref- No)</w:t>
            </w:r>
          </w:p>
        </w:tc>
        <w:tc>
          <w:tcPr>
            <w:tcW w:w="1530" w:type="dxa"/>
            <w:tcBorders>
              <w:top w:val="single" w:sz="4" w:space="0" w:color="auto"/>
              <w:left w:val="single" w:sz="4" w:space="0" w:color="auto"/>
              <w:bottom w:val="single" w:sz="4" w:space="0" w:color="auto"/>
              <w:right w:val="single" w:sz="4" w:space="0" w:color="auto"/>
            </w:tcBorders>
            <w:hideMark/>
            <w:tcPrChange w:id="100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3619F62A" w14:textId="46DC36AA" w:rsidR="004E2F42" w:rsidRPr="00AA3DD8" w:rsidRDefault="004E2F42">
            <w:pPr>
              <w:rPr>
                <w:rFonts w:ascii="Arial" w:hAnsi="Arial" w:cs="Arial"/>
                <w:color w:val="000000"/>
              </w:rPr>
            </w:pPr>
            <w:r w:rsidRPr="00AA3DD8">
              <w:rPr>
                <w:rFonts w:ascii="Arial" w:hAnsi="Arial" w:cs="Arial"/>
                <w:color w:val="000000"/>
              </w:rPr>
              <w:t>8.1</w:t>
            </w:r>
            <w:r>
              <w:rPr>
                <w:rFonts w:ascii="Arial" w:hAnsi="Arial" w:cs="Arial"/>
                <w:color w:val="000000"/>
              </w:rPr>
              <w:t>0</w:t>
            </w:r>
          </w:p>
        </w:tc>
        <w:tc>
          <w:tcPr>
            <w:tcW w:w="1710" w:type="dxa"/>
            <w:tcBorders>
              <w:top w:val="single" w:sz="4" w:space="0" w:color="auto"/>
              <w:left w:val="single" w:sz="4" w:space="0" w:color="auto"/>
              <w:bottom w:val="single" w:sz="4" w:space="0" w:color="auto"/>
              <w:right w:val="single" w:sz="4" w:space="0" w:color="auto"/>
            </w:tcBorders>
            <w:tcPrChange w:id="100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384AAC7" w14:textId="23F9E4EC" w:rsidR="004E2F42" w:rsidRPr="00AA3DD8" w:rsidRDefault="00D52C9A" w:rsidP="00D52C9A">
            <w:pPr>
              <w:jc w:val="center"/>
              <w:rPr>
                <w:rFonts w:ascii="Arial" w:hAnsi="Arial" w:cs="Arial"/>
                <w:color w:val="000000"/>
              </w:rPr>
            </w:pPr>
            <w:ins w:id="1009" w:author="Naveen Premnath [2]" w:date="2024-09-29T16:46:00Z">
              <w:r>
                <w:rPr>
                  <w:rFonts w:ascii="Arial" w:hAnsi="Arial" w:cs="Arial"/>
                  <w:color w:val="000000"/>
                </w:rPr>
                <w:t>[</w:t>
              </w:r>
            </w:ins>
            <w:ins w:id="1010" w:author="Naveen Premnath [2]" w:date="2024-09-29T16:45:00Z">
              <w:r>
                <w:rPr>
                  <w:rFonts w:ascii="Arial" w:hAnsi="Arial" w:cs="Arial"/>
                  <w:color w:val="000000"/>
                </w:rPr>
                <w:t>6.75</w:t>
              </w:r>
            </w:ins>
            <w:ins w:id="1011" w:author="Naveen Premnath [2]" w:date="2024-09-29T16:46:00Z">
              <w:r>
                <w:rPr>
                  <w:rFonts w:ascii="Arial" w:hAnsi="Arial" w:cs="Arial"/>
                  <w:color w:val="000000"/>
                </w:rPr>
                <w:t>-</w:t>
              </w:r>
            </w:ins>
            <w:ins w:id="1012" w:author="Naveen Premnath [2]" w:date="2024-09-29T16:45:00Z">
              <w:r w:rsidRPr="00D52C9A">
                <w:rPr>
                  <w:rFonts w:ascii="Arial" w:hAnsi="Arial" w:cs="Arial"/>
                  <w:color w:val="000000"/>
                </w:rPr>
                <w:t>9.75</w:t>
              </w:r>
            </w:ins>
            <w:ins w:id="1013" w:author="Naveen Premnath [2]" w:date="2024-09-29T16:46: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014"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76E7EEBC" w14:textId="15D76685"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4B2BDBCB" w14:textId="77777777" w:rsidTr="004E2F42">
        <w:trPr>
          <w:trHeight w:val="269"/>
          <w:trPrChange w:id="1015" w:author="Naveen Premnath [2]" w:date="2024-09-29T16:14:00Z">
            <w:trPr>
              <w:trHeight w:val="269"/>
            </w:trPr>
          </w:trPrChange>
        </w:trPr>
        <w:tc>
          <w:tcPr>
            <w:tcW w:w="6205" w:type="dxa"/>
            <w:tcBorders>
              <w:top w:val="single" w:sz="4" w:space="0" w:color="auto"/>
              <w:left w:val="single" w:sz="4" w:space="0" w:color="auto"/>
              <w:bottom w:val="single" w:sz="4" w:space="0" w:color="auto"/>
              <w:right w:val="single" w:sz="4" w:space="0" w:color="auto"/>
            </w:tcBorders>
            <w:hideMark/>
            <w:tcPrChange w:id="1016"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7DCCE999" w14:textId="0026C971" w:rsidR="004E2F42" w:rsidRPr="00AA3DD8" w:rsidRDefault="004E2F42">
            <w:pPr>
              <w:rPr>
                <w:rFonts w:ascii="Arial" w:hAnsi="Arial" w:cs="Arial"/>
                <w:color w:val="000000"/>
              </w:rPr>
            </w:pPr>
            <w:r w:rsidRPr="00AA3DD8">
              <w:rPr>
                <w:rFonts w:ascii="Arial" w:hAnsi="Arial" w:cs="Arial"/>
                <w:color w:val="000000"/>
              </w:rPr>
              <w:t>High school grad- Yes</w:t>
            </w:r>
            <w:r>
              <w:rPr>
                <w:rFonts w:ascii="Arial" w:hAnsi="Arial" w:cs="Arial"/>
                <w:color w:val="000000"/>
              </w:rPr>
              <w:t xml:space="preserve"> (Ref- No)</w:t>
            </w:r>
          </w:p>
        </w:tc>
        <w:tc>
          <w:tcPr>
            <w:tcW w:w="1530" w:type="dxa"/>
            <w:tcBorders>
              <w:top w:val="single" w:sz="4" w:space="0" w:color="auto"/>
              <w:left w:val="single" w:sz="4" w:space="0" w:color="auto"/>
              <w:bottom w:val="single" w:sz="4" w:space="0" w:color="auto"/>
              <w:right w:val="single" w:sz="4" w:space="0" w:color="auto"/>
            </w:tcBorders>
            <w:hideMark/>
            <w:tcPrChange w:id="101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392A83F3" w14:textId="1CB79D0C" w:rsidR="004E2F42" w:rsidRPr="00AA3DD8" w:rsidRDefault="004E2F42">
            <w:pPr>
              <w:rPr>
                <w:rFonts w:ascii="Arial" w:hAnsi="Arial" w:cs="Arial"/>
                <w:color w:val="000000"/>
              </w:rPr>
            </w:pPr>
            <w:r>
              <w:rPr>
                <w:rFonts w:ascii="Arial" w:hAnsi="Arial" w:cs="Arial"/>
                <w:color w:val="000000"/>
              </w:rPr>
              <w:t>0.68</w:t>
            </w:r>
          </w:p>
        </w:tc>
        <w:tc>
          <w:tcPr>
            <w:tcW w:w="1710" w:type="dxa"/>
            <w:tcBorders>
              <w:top w:val="single" w:sz="4" w:space="0" w:color="auto"/>
              <w:left w:val="single" w:sz="4" w:space="0" w:color="auto"/>
              <w:bottom w:val="single" w:sz="4" w:space="0" w:color="auto"/>
              <w:right w:val="single" w:sz="4" w:space="0" w:color="auto"/>
            </w:tcBorders>
            <w:tcPrChange w:id="101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1D2BB96" w14:textId="00054B33" w:rsidR="004E2F42" w:rsidRPr="00AA3DD8" w:rsidRDefault="00D52C9A" w:rsidP="00D52C9A">
            <w:pPr>
              <w:jc w:val="center"/>
              <w:rPr>
                <w:rFonts w:ascii="Arial" w:hAnsi="Arial" w:cs="Arial"/>
                <w:color w:val="000000"/>
              </w:rPr>
            </w:pPr>
            <w:ins w:id="1019" w:author="Naveen Premnath [2]" w:date="2024-09-29T16:46:00Z">
              <w:r>
                <w:rPr>
                  <w:rFonts w:ascii="Arial" w:hAnsi="Arial" w:cs="Arial"/>
                  <w:color w:val="000000"/>
                </w:rPr>
                <w:t>[0.5</w:t>
              </w:r>
              <w:r w:rsidRPr="00D52C9A">
                <w:rPr>
                  <w:rFonts w:ascii="Arial" w:hAnsi="Arial" w:cs="Arial"/>
                  <w:color w:val="000000"/>
                </w:rPr>
                <w:t>9</w:t>
              </w:r>
              <w:r>
                <w:rPr>
                  <w:rFonts w:ascii="Arial" w:hAnsi="Arial" w:cs="Arial"/>
                  <w:color w:val="000000"/>
                </w:rPr>
                <w:t>-</w:t>
              </w:r>
              <w:r w:rsidRPr="00D52C9A">
                <w:rPr>
                  <w:rFonts w:ascii="Arial" w:hAnsi="Arial" w:cs="Arial"/>
                  <w:color w:val="000000"/>
                </w:rPr>
                <w:t>0.78</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02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4D242B36" w14:textId="13983916" w:rsidR="004E2F42" w:rsidRPr="00AA3DD8" w:rsidRDefault="004E2F42">
            <w:pPr>
              <w:jc w:val="center"/>
              <w:rPr>
                <w:rFonts w:ascii="Arial" w:hAnsi="Arial" w:cs="Arial"/>
                <w:color w:val="000000"/>
              </w:rPr>
            </w:pPr>
            <w:r w:rsidRPr="00AA3DD8">
              <w:rPr>
                <w:rFonts w:ascii="Arial" w:hAnsi="Arial" w:cs="Arial"/>
                <w:color w:val="000000"/>
              </w:rPr>
              <w:t>&lt;0.01</w:t>
            </w:r>
          </w:p>
        </w:tc>
      </w:tr>
      <w:tr w:rsidR="00D52C9A" w:rsidRPr="00AA3DD8" w14:paraId="61591530" w14:textId="77777777" w:rsidTr="00CB624F">
        <w:trPr>
          <w:trHeight w:val="467"/>
        </w:trPr>
        <w:tc>
          <w:tcPr>
            <w:tcW w:w="11155" w:type="dxa"/>
            <w:gridSpan w:val="4"/>
            <w:tcBorders>
              <w:top w:val="single" w:sz="4" w:space="0" w:color="auto"/>
              <w:left w:val="single" w:sz="4" w:space="0" w:color="auto"/>
              <w:bottom w:val="single" w:sz="4" w:space="0" w:color="auto"/>
              <w:right w:val="single" w:sz="4" w:space="0" w:color="auto"/>
            </w:tcBorders>
          </w:tcPr>
          <w:p w14:paraId="796F10F2" w14:textId="1C7344FB" w:rsidR="00D52C9A" w:rsidRPr="00AA3DD8" w:rsidRDefault="00D52C9A" w:rsidP="00017388">
            <w:pPr>
              <w:rPr>
                <w:rFonts w:ascii="Arial" w:hAnsi="Arial" w:cs="Arial"/>
                <w:color w:val="000000"/>
              </w:rPr>
            </w:pPr>
            <w:r>
              <w:rPr>
                <w:rFonts w:ascii="Arial" w:hAnsi="Arial" w:cs="Arial"/>
                <w:b/>
              </w:rPr>
              <w:t>Receipt of home health care services among cancer survivors</w:t>
            </w:r>
          </w:p>
        </w:tc>
      </w:tr>
      <w:tr w:rsidR="004E2F42" w:rsidRPr="00AA3DD8" w14:paraId="067149EA"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021"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6DEAE560" w14:textId="02BF75B2" w:rsidR="004E2F42" w:rsidRPr="00AA3DD8" w:rsidRDefault="004E2F42" w:rsidP="009129B8">
            <w:pPr>
              <w:rPr>
                <w:rFonts w:ascii="Arial" w:hAnsi="Arial" w:cs="Arial"/>
                <w:color w:val="000000"/>
              </w:rPr>
            </w:pPr>
            <w:r w:rsidRPr="00AA3DD8">
              <w:rPr>
                <w:rFonts w:ascii="Arial" w:hAnsi="Arial" w:cs="Arial"/>
              </w:rPr>
              <w:t>Age</w:t>
            </w:r>
            <w:r>
              <w:rPr>
                <w:rFonts w:ascii="Arial" w:hAnsi="Arial" w:cs="Arial"/>
              </w:rPr>
              <w:t xml:space="preserve"> </w:t>
            </w:r>
            <w:ins w:id="1022" w:author="Naveen Premnath [2]" w:date="2024-09-29T17:47:00Z">
              <w:r w:rsidR="00E0474D">
                <w:rPr>
                  <w:rFonts w:ascii="Arial" w:hAnsi="Arial" w:cs="Arial"/>
                </w:rPr>
                <w:t>&gt;65 years</w:t>
              </w:r>
            </w:ins>
            <w:del w:id="1023" w:author="Naveen Premnath [2]" w:date="2024-09-29T17:47:00Z">
              <w:r w:rsidDel="00E0474D">
                <w:rPr>
                  <w:rFonts w:ascii="Arial" w:hAnsi="Arial" w:cs="Arial"/>
                </w:rPr>
                <w:delText>(per year)</w:delText>
              </w:r>
            </w:del>
          </w:p>
        </w:tc>
        <w:tc>
          <w:tcPr>
            <w:tcW w:w="1530" w:type="dxa"/>
            <w:tcBorders>
              <w:top w:val="single" w:sz="4" w:space="0" w:color="auto"/>
              <w:left w:val="single" w:sz="4" w:space="0" w:color="auto"/>
              <w:bottom w:val="single" w:sz="4" w:space="0" w:color="auto"/>
              <w:right w:val="single" w:sz="4" w:space="0" w:color="auto"/>
            </w:tcBorders>
            <w:vAlign w:val="bottom"/>
            <w:hideMark/>
            <w:tcPrChange w:id="1024"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676E7CEC" w14:textId="0751FD6F" w:rsidR="004E2F42" w:rsidRPr="00AA3DD8" w:rsidRDefault="004E2F42" w:rsidP="009129B8">
            <w:pPr>
              <w:rPr>
                <w:rFonts w:ascii="Arial" w:hAnsi="Arial" w:cs="Arial"/>
                <w:color w:val="000000"/>
              </w:rPr>
            </w:pPr>
            <w:r w:rsidRPr="00AA3DD8">
              <w:rPr>
                <w:rFonts w:ascii="Arial" w:hAnsi="Arial" w:cs="Arial"/>
                <w:color w:val="000000"/>
              </w:rPr>
              <w:t>1.</w:t>
            </w:r>
            <w:ins w:id="1025" w:author="Naveen Premnath [2]" w:date="2024-09-29T17:47:00Z">
              <w:r w:rsidR="00E0474D">
                <w:rPr>
                  <w:rFonts w:ascii="Arial" w:hAnsi="Arial" w:cs="Arial"/>
                  <w:color w:val="000000"/>
                </w:rPr>
                <w:t>72</w:t>
              </w:r>
            </w:ins>
            <w:del w:id="1026" w:author="Naveen Premnath [2]" w:date="2024-09-29T17:47:00Z">
              <w:r w:rsidRPr="00AA3DD8" w:rsidDel="00E0474D">
                <w:rPr>
                  <w:rFonts w:ascii="Arial" w:hAnsi="Arial" w:cs="Arial"/>
                  <w:color w:val="000000"/>
                </w:rPr>
                <w:delText>03</w:delText>
              </w:r>
            </w:del>
          </w:p>
        </w:tc>
        <w:tc>
          <w:tcPr>
            <w:tcW w:w="1710" w:type="dxa"/>
            <w:tcBorders>
              <w:top w:val="single" w:sz="4" w:space="0" w:color="auto"/>
              <w:left w:val="single" w:sz="4" w:space="0" w:color="auto"/>
              <w:bottom w:val="single" w:sz="4" w:space="0" w:color="auto"/>
              <w:right w:val="single" w:sz="4" w:space="0" w:color="auto"/>
            </w:tcBorders>
            <w:tcPrChange w:id="102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34A5D8B9" w14:textId="2944C7DA" w:rsidR="004E2F42" w:rsidRPr="00AA3DD8" w:rsidRDefault="00E0474D" w:rsidP="00E0474D">
            <w:pPr>
              <w:jc w:val="center"/>
              <w:rPr>
                <w:rFonts w:ascii="Arial" w:hAnsi="Arial" w:cs="Arial"/>
                <w:color w:val="000000"/>
              </w:rPr>
            </w:pPr>
            <w:ins w:id="1028" w:author="Naveen Premnath [2]" w:date="2024-09-29T17:48:00Z">
              <w:r>
                <w:rPr>
                  <w:rFonts w:ascii="Arial" w:hAnsi="Arial" w:cs="Arial"/>
                  <w:color w:val="000000"/>
                </w:rPr>
                <w:t>[</w:t>
              </w:r>
            </w:ins>
            <w:ins w:id="1029" w:author="Naveen Premnath [2]" w:date="2024-09-29T17:47:00Z">
              <w:r>
                <w:rPr>
                  <w:rFonts w:ascii="Arial" w:hAnsi="Arial" w:cs="Arial"/>
                  <w:color w:val="000000"/>
                </w:rPr>
                <w:t>1.43</w:t>
              </w:r>
            </w:ins>
            <w:ins w:id="1030" w:author="Naveen Premnath [2]" w:date="2024-09-29T17:48:00Z">
              <w:r>
                <w:rPr>
                  <w:rFonts w:ascii="Arial" w:hAnsi="Arial" w:cs="Arial"/>
                  <w:color w:val="000000"/>
                </w:rPr>
                <w:t>-</w:t>
              </w:r>
            </w:ins>
            <w:ins w:id="1031" w:author="Naveen Premnath [2]" w:date="2024-09-29T17:47:00Z">
              <w:r>
                <w:rPr>
                  <w:rFonts w:ascii="Arial" w:hAnsi="Arial" w:cs="Arial"/>
                  <w:color w:val="000000"/>
                </w:rPr>
                <w:t>2.</w:t>
              </w:r>
              <w:r w:rsidRPr="00E0474D">
                <w:rPr>
                  <w:rFonts w:ascii="Arial" w:hAnsi="Arial" w:cs="Arial"/>
                  <w:color w:val="000000"/>
                </w:rPr>
                <w:t>0</w:t>
              </w:r>
            </w:ins>
            <w:ins w:id="1032" w:author="Naveen Premnath [2]" w:date="2024-09-29T17:49:00Z">
              <w:r>
                <w:rPr>
                  <w:rFonts w:ascii="Arial" w:hAnsi="Arial" w:cs="Arial"/>
                  <w:color w:val="000000"/>
                </w:rPr>
                <w:t>8</w:t>
              </w:r>
            </w:ins>
            <w:ins w:id="1033" w:author="Naveen Premnath [2]" w:date="2024-09-29T17:48: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34"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72ED841A" w14:textId="24824535"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3ACC09AD" w14:textId="77777777" w:rsidTr="004E2F42">
        <w:tc>
          <w:tcPr>
            <w:tcW w:w="6205" w:type="dxa"/>
            <w:tcBorders>
              <w:top w:val="single" w:sz="4" w:space="0" w:color="auto"/>
              <w:left w:val="single" w:sz="4" w:space="0" w:color="auto"/>
              <w:bottom w:val="single" w:sz="4" w:space="0" w:color="auto"/>
              <w:right w:val="single" w:sz="4" w:space="0" w:color="auto"/>
            </w:tcBorders>
            <w:tcPrChange w:id="1035"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432D5D0A" w14:textId="214DC4F2" w:rsidR="004E2F42" w:rsidRPr="00AA3DD8" w:rsidRDefault="004E2F42" w:rsidP="009129B8">
            <w:pPr>
              <w:rPr>
                <w:rFonts w:ascii="Arial" w:hAnsi="Arial" w:cs="Arial"/>
                <w:color w:val="000000"/>
              </w:rPr>
            </w:pPr>
            <w:r w:rsidRPr="00AA3DD8">
              <w:rPr>
                <w:rFonts w:ascii="Arial" w:hAnsi="Arial" w:cs="Arial"/>
              </w:rPr>
              <w:t>Race</w:t>
            </w:r>
            <w:r>
              <w:rPr>
                <w:rFonts w:ascii="Arial" w:hAnsi="Arial" w:cs="Arial"/>
              </w:rPr>
              <w:t xml:space="preserve"> (Ref- Non- Hispanic White)</w:t>
            </w:r>
          </w:p>
        </w:tc>
        <w:tc>
          <w:tcPr>
            <w:tcW w:w="1530" w:type="dxa"/>
            <w:tcBorders>
              <w:top w:val="single" w:sz="4" w:space="0" w:color="auto"/>
              <w:left w:val="single" w:sz="4" w:space="0" w:color="auto"/>
              <w:bottom w:val="single" w:sz="4" w:space="0" w:color="auto"/>
              <w:right w:val="single" w:sz="4" w:space="0" w:color="auto"/>
            </w:tcBorders>
            <w:vAlign w:val="bottom"/>
            <w:hideMark/>
            <w:tcPrChange w:id="1036"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3E5729F7" w14:textId="4112FB48" w:rsidR="004E2F42" w:rsidRPr="00AA3DD8" w:rsidRDefault="004E2F42" w:rsidP="009129B8">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103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B1376A3" w14:textId="77777777" w:rsidR="004E2F42" w:rsidRPr="00AA3DD8" w:rsidRDefault="004E2F42" w:rsidP="009129B8">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vAlign w:val="bottom"/>
            <w:hideMark/>
            <w:tcPrChange w:id="1038"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457A4FF2" w14:textId="5977FC36" w:rsidR="004E2F42" w:rsidRPr="00AA3DD8" w:rsidRDefault="004E2F42" w:rsidP="009129B8">
            <w:pPr>
              <w:rPr>
                <w:rFonts w:ascii="Arial" w:hAnsi="Arial" w:cs="Arial"/>
                <w:color w:val="000000"/>
              </w:rPr>
            </w:pPr>
          </w:p>
        </w:tc>
      </w:tr>
      <w:tr w:rsidR="004E2F42" w:rsidRPr="00AA3DD8" w14:paraId="54533EE7" w14:textId="77777777" w:rsidTr="004E2F42">
        <w:tc>
          <w:tcPr>
            <w:tcW w:w="6205" w:type="dxa"/>
            <w:tcBorders>
              <w:top w:val="single" w:sz="4" w:space="0" w:color="auto"/>
              <w:left w:val="single" w:sz="4" w:space="0" w:color="auto"/>
              <w:bottom w:val="single" w:sz="4" w:space="0" w:color="auto"/>
              <w:right w:val="single" w:sz="4" w:space="0" w:color="auto"/>
            </w:tcBorders>
            <w:tcPrChange w:id="1039"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409C0D2F" w14:textId="4724AD55" w:rsidR="004E2F42" w:rsidRPr="00AA3DD8" w:rsidRDefault="004E2F42" w:rsidP="009129B8">
            <w:pPr>
              <w:rPr>
                <w:rFonts w:ascii="Arial" w:hAnsi="Arial" w:cs="Arial"/>
              </w:rPr>
            </w:pPr>
            <w:r w:rsidRPr="00AA3DD8">
              <w:rPr>
                <w:rFonts w:ascii="Arial" w:hAnsi="Arial" w:cs="Arial"/>
              </w:rPr>
              <w:t>Hispanic</w:t>
            </w:r>
          </w:p>
        </w:tc>
        <w:tc>
          <w:tcPr>
            <w:tcW w:w="1530" w:type="dxa"/>
            <w:tcBorders>
              <w:top w:val="single" w:sz="4" w:space="0" w:color="auto"/>
              <w:left w:val="single" w:sz="4" w:space="0" w:color="auto"/>
              <w:bottom w:val="single" w:sz="4" w:space="0" w:color="auto"/>
              <w:right w:val="single" w:sz="4" w:space="0" w:color="auto"/>
            </w:tcBorders>
            <w:vAlign w:val="bottom"/>
            <w:tcPrChange w:id="1040"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tcPr>
            </w:tcPrChange>
          </w:tcPr>
          <w:p w14:paraId="3DB2AE06" w14:textId="707FF0BA" w:rsidR="004E2F42" w:rsidRPr="00AA3DD8" w:rsidRDefault="004E2F42" w:rsidP="009129B8">
            <w:pPr>
              <w:rPr>
                <w:rFonts w:ascii="Arial" w:hAnsi="Arial" w:cs="Arial"/>
                <w:color w:val="000000"/>
              </w:rPr>
            </w:pPr>
            <w:r>
              <w:rPr>
                <w:rFonts w:ascii="Arial" w:hAnsi="Arial" w:cs="Arial"/>
                <w:color w:val="000000"/>
              </w:rPr>
              <w:t>0.</w:t>
            </w:r>
            <w:ins w:id="1041" w:author="Naveen Premnath [2]" w:date="2024-09-29T17:49:00Z">
              <w:r w:rsidR="00E0474D">
                <w:rPr>
                  <w:rFonts w:ascii="Arial" w:hAnsi="Arial" w:cs="Arial"/>
                  <w:color w:val="000000"/>
                </w:rPr>
                <w:t>85</w:t>
              </w:r>
            </w:ins>
            <w:del w:id="1042" w:author="Naveen Premnath [2]" w:date="2024-09-29T17:49:00Z">
              <w:r w:rsidDel="00E0474D">
                <w:rPr>
                  <w:rFonts w:ascii="Arial" w:hAnsi="Arial" w:cs="Arial"/>
                  <w:color w:val="000000"/>
                </w:rPr>
                <w:delText>90</w:delText>
              </w:r>
            </w:del>
          </w:p>
        </w:tc>
        <w:tc>
          <w:tcPr>
            <w:tcW w:w="1710" w:type="dxa"/>
            <w:tcBorders>
              <w:top w:val="single" w:sz="4" w:space="0" w:color="auto"/>
              <w:left w:val="single" w:sz="4" w:space="0" w:color="auto"/>
              <w:bottom w:val="single" w:sz="4" w:space="0" w:color="auto"/>
              <w:right w:val="single" w:sz="4" w:space="0" w:color="auto"/>
            </w:tcBorders>
            <w:tcPrChange w:id="104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7C04CAC2" w14:textId="2818A235" w:rsidR="004E2F42" w:rsidRPr="00AA3DD8" w:rsidRDefault="00E0474D" w:rsidP="00E0474D">
            <w:pPr>
              <w:jc w:val="center"/>
              <w:rPr>
                <w:rFonts w:ascii="Arial" w:hAnsi="Arial" w:cs="Arial"/>
                <w:color w:val="000000"/>
              </w:rPr>
            </w:pPr>
            <w:ins w:id="1044" w:author="Naveen Premnath [2]" w:date="2024-09-29T17:50:00Z">
              <w:r>
                <w:rPr>
                  <w:rFonts w:ascii="Arial" w:hAnsi="Arial" w:cs="Arial"/>
                  <w:color w:val="000000"/>
                </w:rPr>
                <w:t>[</w:t>
              </w:r>
            </w:ins>
            <w:ins w:id="1045" w:author="Naveen Premnath [2]" w:date="2024-09-29T17:49:00Z">
              <w:r w:rsidRPr="00E0474D">
                <w:rPr>
                  <w:rFonts w:ascii="Arial" w:hAnsi="Arial" w:cs="Arial"/>
                  <w:color w:val="000000"/>
                </w:rPr>
                <w:t>0.6</w:t>
              </w:r>
            </w:ins>
            <w:ins w:id="1046" w:author="Naveen Premnath [2]" w:date="2024-09-29T17:50:00Z">
              <w:r>
                <w:rPr>
                  <w:rFonts w:ascii="Arial" w:hAnsi="Arial" w:cs="Arial"/>
                  <w:color w:val="000000"/>
                </w:rPr>
                <w:t>6-</w:t>
              </w:r>
            </w:ins>
            <w:ins w:id="1047" w:author="Naveen Premnath [2]" w:date="2024-09-29T17:49:00Z">
              <w:r w:rsidRPr="00E0474D">
                <w:rPr>
                  <w:rFonts w:ascii="Arial" w:hAnsi="Arial" w:cs="Arial"/>
                  <w:color w:val="000000"/>
                </w:rPr>
                <w:t>1.10</w:t>
              </w:r>
            </w:ins>
            <w:ins w:id="1048" w:author="Naveen Premnath [2]" w:date="2024-09-29T17:50: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tcPrChange w:id="1049"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tcPr>
            </w:tcPrChange>
          </w:tcPr>
          <w:p w14:paraId="26613A18" w14:textId="64BB2EF1" w:rsidR="004E2F42" w:rsidRPr="00AA3DD8" w:rsidRDefault="004E2F42" w:rsidP="009129B8">
            <w:pPr>
              <w:jc w:val="center"/>
              <w:rPr>
                <w:rFonts w:ascii="Arial" w:hAnsi="Arial" w:cs="Arial"/>
                <w:color w:val="000000"/>
              </w:rPr>
            </w:pPr>
            <w:r w:rsidRPr="00AA3DD8">
              <w:rPr>
                <w:rFonts w:ascii="Arial" w:hAnsi="Arial" w:cs="Arial"/>
                <w:color w:val="000000"/>
              </w:rPr>
              <w:t>0.43</w:t>
            </w:r>
          </w:p>
        </w:tc>
      </w:tr>
      <w:tr w:rsidR="004E2F42" w:rsidRPr="00AA3DD8" w14:paraId="45A2E0C7" w14:textId="77777777" w:rsidTr="004E2F42">
        <w:tc>
          <w:tcPr>
            <w:tcW w:w="6205" w:type="dxa"/>
            <w:tcBorders>
              <w:top w:val="single" w:sz="4" w:space="0" w:color="auto"/>
              <w:left w:val="single" w:sz="4" w:space="0" w:color="auto"/>
              <w:bottom w:val="single" w:sz="4" w:space="0" w:color="auto"/>
              <w:right w:val="single" w:sz="4" w:space="0" w:color="auto"/>
            </w:tcBorders>
            <w:tcPrChange w:id="1050"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18A10973" w14:textId="6A5B660A" w:rsidR="004E2F42" w:rsidRPr="00AA3DD8" w:rsidRDefault="004E2F42" w:rsidP="009129B8">
            <w:pPr>
              <w:rPr>
                <w:rFonts w:ascii="Arial" w:hAnsi="Arial" w:cs="Arial"/>
                <w:color w:val="000000"/>
              </w:rPr>
            </w:pPr>
            <w:r w:rsidRPr="00AA3DD8">
              <w:rPr>
                <w:rFonts w:ascii="Arial" w:hAnsi="Arial" w:cs="Arial"/>
              </w:rPr>
              <w:t>N</w:t>
            </w:r>
            <w:r>
              <w:rPr>
                <w:rFonts w:ascii="Arial" w:hAnsi="Arial" w:cs="Arial"/>
              </w:rPr>
              <w:t>on-</w:t>
            </w:r>
            <w:r w:rsidRPr="00AA3DD8">
              <w:rPr>
                <w:rFonts w:ascii="Arial" w:hAnsi="Arial" w:cs="Arial"/>
              </w:rPr>
              <w:t>H</w:t>
            </w:r>
            <w:r>
              <w:rPr>
                <w:rFonts w:ascii="Arial" w:hAnsi="Arial" w:cs="Arial"/>
              </w:rPr>
              <w:t xml:space="preserve">ispanic </w:t>
            </w:r>
            <w:r w:rsidRPr="00AA3DD8">
              <w:rPr>
                <w:rFonts w:ascii="Arial" w:hAnsi="Arial" w:cs="Arial"/>
              </w:rPr>
              <w:t>B</w:t>
            </w:r>
            <w:r>
              <w:rPr>
                <w:rFonts w:ascii="Arial" w:hAnsi="Arial" w:cs="Arial"/>
              </w:rPr>
              <w:t>lack</w:t>
            </w:r>
          </w:p>
        </w:tc>
        <w:tc>
          <w:tcPr>
            <w:tcW w:w="1530" w:type="dxa"/>
            <w:tcBorders>
              <w:top w:val="single" w:sz="4" w:space="0" w:color="auto"/>
              <w:left w:val="single" w:sz="4" w:space="0" w:color="auto"/>
              <w:bottom w:val="single" w:sz="4" w:space="0" w:color="auto"/>
              <w:right w:val="single" w:sz="4" w:space="0" w:color="auto"/>
            </w:tcBorders>
            <w:vAlign w:val="bottom"/>
            <w:hideMark/>
            <w:tcPrChange w:id="1051"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74F438F8" w14:textId="0E82E215" w:rsidR="004E2F42" w:rsidRPr="00AA3DD8" w:rsidRDefault="004E2F42" w:rsidP="009129B8">
            <w:pPr>
              <w:rPr>
                <w:rFonts w:ascii="Arial" w:hAnsi="Arial" w:cs="Arial"/>
                <w:color w:val="000000"/>
              </w:rPr>
            </w:pPr>
            <w:del w:id="1052" w:author="Naveen Premnath [2]" w:date="2024-09-29T17:50:00Z">
              <w:r w:rsidRPr="00AA3DD8" w:rsidDel="00E0474D">
                <w:rPr>
                  <w:rFonts w:ascii="Arial" w:hAnsi="Arial" w:cs="Arial"/>
                  <w:color w:val="000000"/>
                </w:rPr>
                <w:delText>1.04</w:delText>
              </w:r>
            </w:del>
            <w:ins w:id="1053" w:author="Naveen Premnath [2]" w:date="2024-09-29T17:50:00Z">
              <w:r w:rsidR="00E0474D">
                <w:rPr>
                  <w:rFonts w:ascii="Arial" w:hAnsi="Arial" w:cs="Arial"/>
                  <w:color w:val="000000"/>
                </w:rPr>
                <w:t>0.99</w:t>
              </w:r>
            </w:ins>
          </w:p>
        </w:tc>
        <w:tc>
          <w:tcPr>
            <w:tcW w:w="1710" w:type="dxa"/>
            <w:tcBorders>
              <w:top w:val="single" w:sz="4" w:space="0" w:color="auto"/>
              <w:left w:val="single" w:sz="4" w:space="0" w:color="auto"/>
              <w:bottom w:val="single" w:sz="4" w:space="0" w:color="auto"/>
              <w:right w:val="single" w:sz="4" w:space="0" w:color="auto"/>
            </w:tcBorders>
            <w:tcPrChange w:id="1054"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6F1A9AE" w14:textId="12B56A40" w:rsidR="004E2F42" w:rsidRPr="00AA3DD8" w:rsidRDefault="00E0474D" w:rsidP="00E0474D">
            <w:pPr>
              <w:jc w:val="center"/>
              <w:rPr>
                <w:rFonts w:ascii="Arial" w:hAnsi="Arial" w:cs="Arial"/>
                <w:color w:val="000000"/>
              </w:rPr>
            </w:pPr>
            <w:ins w:id="1055" w:author="Naveen Premnath [2]" w:date="2024-09-29T17:51:00Z">
              <w:r>
                <w:rPr>
                  <w:rFonts w:ascii="Arial" w:hAnsi="Arial" w:cs="Arial"/>
                  <w:color w:val="000000"/>
                </w:rPr>
                <w:t>[</w:t>
              </w:r>
            </w:ins>
            <w:ins w:id="1056" w:author="Naveen Premnath [2]" w:date="2024-09-29T17:50:00Z">
              <w:r w:rsidRPr="00E0474D">
                <w:rPr>
                  <w:rFonts w:ascii="Arial" w:hAnsi="Arial" w:cs="Arial"/>
                  <w:color w:val="000000"/>
                </w:rPr>
                <w:t>0.79</w:t>
              </w:r>
            </w:ins>
            <w:ins w:id="1057" w:author="Naveen Premnath [2]" w:date="2024-09-29T17:51:00Z">
              <w:r>
                <w:rPr>
                  <w:rFonts w:ascii="Arial" w:hAnsi="Arial" w:cs="Arial"/>
                  <w:color w:val="000000"/>
                </w:rPr>
                <w:t>-</w:t>
              </w:r>
            </w:ins>
            <w:ins w:id="1058" w:author="Naveen Premnath [2]" w:date="2024-09-29T17:50:00Z">
              <w:r w:rsidRPr="00E0474D">
                <w:rPr>
                  <w:rFonts w:ascii="Arial" w:hAnsi="Arial" w:cs="Arial"/>
                  <w:color w:val="000000"/>
                </w:rPr>
                <w:t>1.24</w:t>
              </w:r>
            </w:ins>
            <w:ins w:id="1059" w:author="Naveen Premnath [2]" w:date="2024-09-29T17:51: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60"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58F8A018" w14:textId="5EE3744D" w:rsidR="004E2F42" w:rsidRPr="00AA3DD8" w:rsidRDefault="004E2F42" w:rsidP="009129B8">
            <w:pPr>
              <w:jc w:val="center"/>
              <w:rPr>
                <w:rFonts w:ascii="Arial" w:hAnsi="Arial" w:cs="Arial"/>
                <w:color w:val="000000"/>
              </w:rPr>
            </w:pPr>
            <w:r w:rsidRPr="00AA3DD8">
              <w:rPr>
                <w:rFonts w:ascii="Arial" w:hAnsi="Arial" w:cs="Arial"/>
                <w:color w:val="000000"/>
              </w:rPr>
              <w:t>0.72</w:t>
            </w:r>
          </w:p>
        </w:tc>
      </w:tr>
      <w:tr w:rsidR="004E2F42" w:rsidRPr="00AA3DD8" w14:paraId="670EED4E" w14:textId="77777777" w:rsidTr="004E2F42">
        <w:tc>
          <w:tcPr>
            <w:tcW w:w="6205" w:type="dxa"/>
            <w:tcBorders>
              <w:top w:val="single" w:sz="4" w:space="0" w:color="auto"/>
              <w:left w:val="single" w:sz="4" w:space="0" w:color="auto"/>
              <w:bottom w:val="single" w:sz="4" w:space="0" w:color="auto"/>
              <w:right w:val="single" w:sz="4" w:space="0" w:color="auto"/>
            </w:tcBorders>
            <w:tcPrChange w:id="1061"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14961B1F" w14:textId="0384E663" w:rsidR="004E2F42" w:rsidRPr="00AA3DD8" w:rsidRDefault="004E2F42" w:rsidP="009129B8">
            <w:pPr>
              <w:rPr>
                <w:rFonts w:ascii="Arial" w:hAnsi="Arial" w:cs="Arial"/>
                <w:color w:val="000000"/>
              </w:rPr>
            </w:pPr>
            <w:r w:rsidRPr="00AA3DD8">
              <w:rPr>
                <w:rFonts w:ascii="Arial" w:hAnsi="Arial" w:cs="Arial"/>
              </w:rPr>
              <w:t>Others</w:t>
            </w:r>
          </w:p>
        </w:tc>
        <w:tc>
          <w:tcPr>
            <w:tcW w:w="1530" w:type="dxa"/>
            <w:tcBorders>
              <w:top w:val="single" w:sz="4" w:space="0" w:color="auto"/>
              <w:left w:val="single" w:sz="4" w:space="0" w:color="auto"/>
              <w:bottom w:val="single" w:sz="4" w:space="0" w:color="auto"/>
              <w:right w:val="single" w:sz="4" w:space="0" w:color="auto"/>
            </w:tcBorders>
            <w:vAlign w:val="bottom"/>
            <w:hideMark/>
            <w:tcPrChange w:id="1062"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5D9B2C28" w14:textId="55BCECA8" w:rsidR="004E2F42" w:rsidRPr="00AA3DD8" w:rsidRDefault="004E2F42" w:rsidP="009129B8">
            <w:pPr>
              <w:rPr>
                <w:rFonts w:ascii="Arial" w:hAnsi="Arial" w:cs="Arial"/>
                <w:color w:val="000000"/>
              </w:rPr>
            </w:pPr>
            <w:r w:rsidRPr="00AA3DD8">
              <w:rPr>
                <w:rFonts w:ascii="Arial" w:hAnsi="Arial" w:cs="Arial"/>
                <w:color w:val="000000"/>
              </w:rPr>
              <w:t>1.</w:t>
            </w:r>
            <w:ins w:id="1063" w:author="Naveen Premnath [2]" w:date="2024-09-29T17:51:00Z">
              <w:r w:rsidR="00E0474D">
                <w:rPr>
                  <w:rFonts w:ascii="Arial" w:hAnsi="Arial" w:cs="Arial"/>
                  <w:color w:val="000000"/>
                </w:rPr>
                <w:t>26</w:t>
              </w:r>
            </w:ins>
            <w:del w:id="1064" w:author="Naveen Premnath [2]" w:date="2024-09-29T17:51:00Z">
              <w:r w:rsidRPr="00AA3DD8" w:rsidDel="00E0474D">
                <w:rPr>
                  <w:rFonts w:ascii="Arial" w:hAnsi="Arial" w:cs="Arial"/>
                  <w:color w:val="000000"/>
                </w:rPr>
                <w:delText>39</w:delText>
              </w:r>
            </w:del>
          </w:p>
        </w:tc>
        <w:tc>
          <w:tcPr>
            <w:tcW w:w="1710" w:type="dxa"/>
            <w:tcBorders>
              <w:top w:val="single" w:sz="4" w:space="0" w:color="auto"/>
              <w:left w:val="single" w:sz="4" w:space="0" w:color="auto"/>
              <w:bottom w:val="single" w:sz="4" w:space="0" w:color="auto"/>
              <w:right w:val="single" w:sz="4" w:space="0" w:color="auto"/>
            </w:tcBorders>
            <w:tcPrChange w:id="1065"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33FB5C5" w14:textId="4CC6EC57" w:rsidR="004E2F42" w:rsidRPr="00AA3DD8" w:rsidRDefault="00E0474D" w:rsidP="00E0474D">
            <w:pPr>
              <w:jc w:val="center"/>
              <w:rPr>
                <w:rFonts w:ascii="Arial" w:hAnsi="Arial" w:cs="Arial"/>
                <w:color w:val="000000"/>
              </w:rPr>
            </w:pPr>
            <w:ins w:id="1066" w:author="Naveen Premnath [2]" w:date="2024-09-29T17:51:00Z">
              <w:r>
                <w:rPr>
                  <w:rFonts w:ascii="Arial" w:hAnsi="Arial" w:cs="Arial"/>
                  <w:color w:val="000000"/>
                </w:rPr>
                <w:t>[</w:t>
              </w:r>
              <w:r w:rsidRPr="00E0474D">
                <w:rPr>
                  <w:rFonts w:ascii="Arial" w:hAnsi="Arial" w:cs="Arial"/>
                  <w:color w:val="000000"/>
                </w:rPr>
                <w:t>0.88</w:t>
              </w:r>
              <w:r>
                <w:rPr>
                  <w:rFonts w:ascii="Arial" w:hAnsi="Arial" w:cs="Arial"/>
                  <w:color w:val="000000"/>
                </w:rPr>
                <w:t>-</w:t>
              </w:r>
              <w:r w:rsidRPr="00E0474D">
                <w:rPr>
                  <w:rFonts w:ascii="Arial" w:hAnsi="Arial" w:cs="Arial"/>
                  <w:color w:val="000000"/>
                </w:rPr>
                <w:t>1.77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67"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223AB0D2" w14:textId="10074DC8" w:rsidR="004E2F42" w:rsidRPr="00AA3DD8" w:rsidRDefault="004E2F42" w:rsidP="009129B8">
            <w:pPr>
              <w:jc w:val="center"/>
              <w:rPr>
                <w:rFonts w:ascii="Arial" w:hAnsi="Arial" w:cs="Arial"/>
                <w:color w:val="000000"/>
              </w:rPr>
            </w:pPr>
            <w:r w:rsidRPr="00AA3DD8">
              <w:rPr>
                <w:rFonts w:ascii="Arial" w:hAnsi="Arial" w:cs="Arial"/>
                <w:color w:val="000000"/>
              </w:rPr>
              <w:t>0.064</w:t>
            </w:r>
          </w:p>
        </w:tc>
      </w:tr>
      <w:tr w:rsidR="004E2F42" w:rsidRPr="00AA3DD8" w14:paraId="448456AD"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068"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42B2A9FE" w14:textId="30C25AD9" w:rsidR="004E2F42" w:rsidRPr="00AA3DD8" w:rsidRDefault="004E2F42" w:rsidP="009129B8">
            <w:pPr>
              <w:rPr>
                <w:rFonts w:ascii="Arial" w:hAnsi="Arial" w:cs="Arial"/>
                <w:color w:val="000000"/>
              </w:rPr>
            </w:pPr>
            <w:r w:rsidRPr="00AA3DD8">
              <w:rPr>
                <w:rFonts w:ascii="Arial" w:hAnsi="Arial" w:cs="Arial"/>
                <w:color w:val="000000"/>
              </w:rPr>
              <w:t>High school grad- Yes</w:t>
            </w:r>
          </w:p>
        </w:tc>
        <w:tc>
          <w:tcPr>
            <w:tcW w:w="1530" w:type="dxa"/>
            <w:tcBorders>
              <w:top w:val="single" w:sz="4" w:space="0" w:color="auto"/>
              <w:left w:val="single" w:sz="4" w:space="0" w:color="auto"/>
              <w:bottom w:val="single" w:sz="4" w:space="0" w:color="auto"/>
              <w:right w:val="single" w:sz="4" w:space="0" w:color="auto"/>
            </w:tcBorders>
            <w:vAlign w:val="bottom"/>
            <w:hideMark/>
            <w:tcPrChange w:id="1069"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5B305B40" w14:textId="0E67E4F3" w:rsidR="004E2F42" w:rsidRPr="00AA3DD8" w:rsidRDefault="004E2F42" w:rsidP="009129B8">
            <w:pPr>
              <w:rPr>
                <w:rFonts w:ascii="Arial" w:hAnsi="Arial" w:cs="Arial"/>
                <w:color w:val="000000"/>
              </w:rPr>
            </w:pPr>
            <w:r>
              <w:rPr>
                <w:rFonts w:ascii="Arial" w:hAnsi="Arial" w:cs="Arial"/>
                <w:color w:val="000000"/>
              </w:rPr>
              <w:t>0.6</w:t>
            </w:r>
            <w:ins w:id="1070" w:author="Naveen Premnath [2]" w:date="2024-09-29T17:51:00Z">
              <w:r w:rsidR="00E0474D">
                <w:rPr>
                  <w:rFonts w:ascii="Arial" w:hAnsi="Arial" w:cs="Arial"/>
                  <w:color w:val="000000"/>
                </w:rPr>
                <w:t>8</w:t>
              </w:r>
            </w:ins>
            <w:del w:id="1071" w:author="Naveen Premnath [2]" w:date="2024-09-29T17:51:00Z">
              <w:r w:rsidDel="00E0474D">
                <w:rPr>
                  <w:rFonts w:ascii="Arial" w:hAnsi="Arial" w:cs="Arial"/>
                  <w:color w:val="000000"/>
                </w:rPr>
                <w:delText>9</w:delText>
              </w:r>
            </w:del>
          </w:p>
        </w:tc>
        <w:tc>
          <w:tcPr>
            <w:tcW w:w="1710" w:type="dxa"/>
            <w:tcBorders>
              <w:top w:val="single" w:sz="4" w:space="0" w:color="auto"/>
              <w:left w:val="single" w:sz="4" w:space="0" w:color="auto"/>
              <w:bottom w:val="single" w:sz="4" w:space="0" w:color="auto"/>
              <w:right w:val="single" w:sz="4" w:space="0" w:color="auto"/>
            </w:tcBorders>
            <w:tcPrChange w:id="107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F25224C" w14:textId="504ADEB2" w:rsidR="004E2F42" w:rsidRPr="00AA3DD8" w:rsidRDefault="00E0474D" w:rsidP="00E0474D">
            <w:pPr>
              <w:jc w:val="center"/>
              <w:rPr>
                <w:rFonts w:ascii="Arial" w:hAnsi="Arial" w:cs="Arial"/>
                <w:color w:val="000000"/>
              </w:rPr>
            </w:pPr>
            <w:ins w:id="1073" w:author="Naveen Premnath [2]" w:date="2024-09-29T17:52:00Z">
              <w:r>
                <w:rPr>
                  <w:rFonts w:ascii="Arial" w:hAnsi="Arial" w:cs="Arial"/>
                  <w:color w:val="000000"/>
                </w:rPr>
                <w:t>[</w:t>
              </w:r>
            </w:ins>
            <w:ins w:id="1074" w:author="Naveen Premnath [2]" w:date="2024-09-29T17:51:00Z">
              <w:r w:rsidRPr="00E0474D">
                <w:rPr>
                  <w:rFonts w:ascii="Arial" w:hAnsi="Arial" w:cs="Arial"/>
                  <w:color w:val="000000"/>
                </w:rPr>
                <w:t>0.5</w:t>
              </w:r>
            </w:ins>
            <w:ins w:id="1075" w:author="Naveen Premnath [2]" w:date="2024-09-29T17:52:00Z">
              <w:r>
                <w:rPr>
                  <w:rFonts w:ascii="Arial" w:hAnsi="Arial" w:cs="Arial"/>
                  <w:color w:val="000000"/>
                </w:rPr>
                <w:t>7-</w:t>
              </w:r>
            </w:ins>
            <w:ins w:id="1076" w:author="Naveen Premnath [2]" w:date="2024-09-29T17:51:00Z">
              <w:r w:rsidRPr="00E0474D">
                <w:rPr>
                  <w:rFonts w:ascii="Arial" w:hAnsi="Arial" w:cs="Arial"/>
                  <w:color w:val="000000"/>
                </w:rPr>
                <w:t>0.80</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77"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795D15ED" w14:textId="3E2CFE50"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5B132881"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078"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23FE0D61" w14:textId="4EA655C4" w:rsidR="004E2F42" w:rsidRPr="00AA3DD8" w:rsidRDefault="004E2F42" w:rsidP="009129B8">
            <w:pPr>
              <w:rPr>
                <w:rFonts w:ascii="Arial" w:hAnsi="Arial" w:cs="Arial"/>
                <w:color w:val="000000"/>
              </w:rPr>
            </w:pPr>
            <w:r w:rsidRPr="00AA3DD8">
              <w:rPr>
                <w:rFonts w:ascii="Arial" w:hAnsi="Arial" w:cs="Arial"/>
              </w:rPr>
              <w:t>C</w:t>
            </w:r>
            <w:r>
              <w:rPr>
                <w:rFonts w:ascii="Arial" w:hAnsi="Arial" w:cs="Arial"/>
              </w:rPr>
              <w:t xml:space="preserve">ombined </w:t>
            </w:r>
            <w:r w:rsidRPr="00AA3DD8">
              <w:rPr>
                <w:rFonts w:ascii="Arial" w:hAnsi="Arial" w:cs="Arial"/>
              </w:rPr>
              <w:t>C</w:t>
            </w:r>
            <w:r>
              <w:rPr>
                <w:rFonts w:ascii="Arial" w:hAnsi="Arial" w:cs="Arial"/>
              </w:rPr>
              <w:t xml:space="preserve">omorbidity </w:t>
            </w:r>
            <w:r w:rsidRPr="00AA3DD8">
              <w:rPr>
                <w:rFonts w:ascii="Arial" w:hAnsi="Arial" w:cs="Arial"/>
              </w:rPr>
              <w:t>I</w:t>
            </w:r>
            <w:r>
              <w:rPr>
                <w:rFonts w:ascii="Arial" w:hAnsi="Arial" w:cs="Arial"/>
              </w:rPr>
              <w:t>ndex (per comorbidity)</w:t>
            </w:r>
          </w:p>
        </w:tc>
        <w:tc>
          <w:tcPr>
            <w:tcW w:w="1530" w:type="dxa"/>
            <w:tcBorders>
              <w:top w:val="single" w:sz="4" w:space="0" w:color="auto"/>
              <w:left w:val="single" w:sz="4" w:space="0" w:color="auto"/>
              <w:bottom w:val="single" w:sz="4" w:space="0" w:color="auto"/>
              <w:right w:val="single" w:sz="4" w:space="0" w:color="auto"/>
            </w:tcBorders>
            <w:vAlign w:val="bottom"/>
            <w:hideMark/>
            <w:tcPrChange w:id="1079"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6454169B" w14:textId="54E54344" w:rsidR="004E2F42" w:rsidRPr="00AA3DD8" w:rsidRDefault="004E2F42" w:rsidP="009129B8">
            <w:pPr>
              <w:rPr>
                <w:rFonts w:ascii="Arial" w:hAnsi="Arial" w:cs="Arial"/>
                <w:color w:val="000000"/>
              </w:rPr>
            </w:pPr>
            <w:r w:rsidRPr="00AA3DD8">
              <w:rPr>
                <w:rFonts w:ascii="Arial" w:hAnsi="Arial" w:cs="Arial"/>
                <w:color w:val="000000"/>
              </w:rPr>
              <w:t>1.</w:t>
            </w:r>
            <w:ins w:id="1080" w:author="Naveen Premnath [2]" w:date="2024-09-29T17:52:00Z">
              <w:r w:rsidR="00E0474D">
                <w:rPr>
                  <w:rFonts w:ascii="Arial" w:hAnsi="Arial" w:cs="Arial"/>
                  <w:color w:val="000000"/>
                </w:rPr>
                <w:t>5</w:t>
              </w:r>
            </w:ins>
            <w:del w:id="1081" w:author="Naveen Premnath [2]" w:date="2024-09-29T17:52:00Z">
              <w:r w:rsidRPr="00AA3DD8" w:rsidDel="00E0474D">
                <w:rPr>
                  <w:rFonts w:ascii="Arial" w:hAnsi="Arial" w:cs="Arial"/>
                  <w:color w:val="000000"/>
                </w:rPr>
                <w:delText>47</w:delText>
              </w:r>
            </w:del>
          </w:p>
        </w:tc>
        <w:tc>
          <w:tcPr>
            <w:tcW w:w="1710" w:type="dxa"/>
            <w:tcBorders>
              <w:top w:val="single" w:sz="4" w:space="0" w:color="auto"/>
              <w:left w:val="single" w:sz="4" w:space="0" w:color="auto"/>
              <w:bottom w:val="single" w:sz="4" w:space="0" w:color="auto"/>
              <w:right w:val="single" w:sz="4" w:space="0" w:color="auto"/>
            </w:tcBorders>
            <w:tcPrChange w:id="108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AE809AC" w14:textId="0F46715A" w:rsidR="004E2F42" w:rsidRPr="00AA3DD8" w:rsidRDefault="00E0474D" w:rsidP="00E0474D">
            <w:pPr>
              <w:jc w:val="center"/>
              <w:rPr>
                <w:rFonts w:ascii="Arial" w:hAnsi="Arial" w:cs="Arial"/>
                <w:color w:val="000000"/>
              </w:rPr>
            </w:pPr>
            <w:ins w:id="1083" w:author="Naveen Premnath [2]" w:date="2024-09-29T17:52:00Z">
              <w:r>
                <w:rPr>
                  <w:rFonts w:ascii="Arial" w:hAnsi="Arial" w:cs="Arial"/>
                  <w:color w:val="000000"/>
                </w:rPr>
                <w:t>[</w:t>
              </w:r>
              <w:r w:rsidRPr="00E0474D">
                <w:rPr>
                  <w:rFonts w:ascii="Arial" w:hAnsi="Arial" w:cs="Arial"/>
                  <w:color w:val="000000"/>
                </w:rPr>
                <w:t>1.41</w:t>
              </w:r>
              <w:r>
                <w:rPr>
                  <w:rFonts w:ascii="Arial" w:hAnsi="Arial" w:cs="Arial"/>
                  <w:color w:val="000000"/>
                </w:rPr>
                <w:t>-</w:t>
              </w:r>
              <w:r w:rsidRPr="00E0474D">
                <w:rPr>
                  <w:rFonts w:ascii="Arial" w:hAnsi="Arial" w:cs="Arial"/>
                  <w:color w:val="000000"/>
                </w:rPr>
                <w:t>1.5</w:t>
              </w:r>
              <w:r>
                <w:rPr>
                  <w:rFonts w:ascii="Arial" w:hAnsi="Arial" w:cs="Arial"/>
                  <w:color w:val="000000"/>
                </w:rPr>
                <w:t>8]</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84"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19712A90" w14:textId="2EA1A948"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6B78768E"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085"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0905C4CB" w14:textId="4CE72EA0" w:rsidR="004E2F42" w:rsidRPr="00AA3DD8" w:rsidRDefault="004E2F42" w:rsidP="009129B8">
            <w:pPr>
              <w:rPr>
                <w:rFonts w:ascii="Arial" w:hAnsi="Arial" w:cs="Arial"/>
                <w:color w:val="000000"/>
              </w:rPr>
            </w:pPr>
            <w:r>
              <w:rPr>
                <w:rFonts w:ascii="Arial" w:hAnsi="Arial" w:cs="Arial"/>
                <w:color w:val="000000"/>
              </w:rPr>
              <w:t>Spouse at home –Yes (Ref- No)</w:t>
            </w:r>
          </w:p>
        </w:tc>
        <w:tc>
          <w:tcPr>
            <w:tcW w:w="1530" w:type="dxa"/>
            <w:tcBorders>
              <w:top w:val="single" w:sz="4" w:space="0" w:color="auto"/>
              <w:left w:val="single" w:sz="4" w:space="0" w:color="auto"/>
              <w:bottom w:val="single" w:sz="4" w:space="0" w:color="auto"/>
              <w:right w:val="single" w:sz="4" w:space="0" w:color="auto"/>
            </w:tcBorders>
            <w:vAlign w:val="bottom"/>
            <w:hideMark/>
            <w:tcPrChange w:id="1086"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3D5B50C0" w14:textId="2D6E0088" w:rsidR="004E2F42" w:rsidRPr="00AA3DD8" w:rsidRDefault="004E2F42" w:rsidP="009129B8">
            <w:pPr>
              <w:rPr>
                <w:rFonts w:ascii="Arial" w:hAnsi="Arial" w:cs="Arial"/>
                <w:color w:val="000000"/>
              </w:rPr>
            </w:pPr>
            <w:r w:rsidRPr="00AA3DD8">
              <w:rPr>
                <w:rFonts w:ascii="Arial" w:hAnsi="Arial" w:cs="Arial"/>
                <w:color w:val="000000"/>
              </w:rPr>
              <w:t>0.5</w:t>
            </w:r>
            <w:ins w:id="1087" w:author="Naveen Premnath [2]" w:date="2024-09-29T17:52:00Z">
              <w:r w:rsidR="00E0474D">
                <w:rPr>
                  <w:rFonts w:ascii="Arial" w:hAnsi="Arial" w:cs="Arial"/>
                  <w:color w:val="000000"/>
                </w:rPr>
                <w:t>3</w:t>
              </w:r>
            </w:ins>
            <w:del w:id="1088" w:author="Naveen Premnath [2]" w:date="2024-09-29T17:52:00Z">
              <w:r w:rsidRPr="00AA3DD8" w:rsidDel="00E0474D">
                <w:rPr>
                  <w:rFonts w:ascii="Arial" w:hAnsi="Arial" w:cs="Arial"/>
                  <w:color w:val="000000"/>
                </w:rPr>
                <w:delText>6</w:delText>
              </w:r>
            </w:del>
          </w:p>
        </w:tc>
        <w:tc>
          <w:tcPr>
            <w:tcW w:w="1710" w:type="dxa"/>
            <w:tcBorders>
              <w:top w:val="single" w:sz="4" w:space="0" w:color="auto"/>
              <w:left w:val="single" w:sz="4" w:space="0" w:color="auto"/>
              <w:bottom w:val="single" w:sz="4" w:space="0" w:color="auto"/>
              <w:right w:val="single" w:sz="4" w:space="0" w:color="auto"/>
            </w:tcBorders>
            <w:tcPrChange w:id="1089"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662991B" w14:textId="6A1CC7F6" w:rsidR="004E2F42" w:rsidRPr="00AA3DD8" w:rsidRDefault="00E0474D" w:rsidP="00E0474D">
            <w:pPr>
              <w:jc w:val="center"/>
              <w:rPr>
                <w:rFonts w:ascii="Arial" w:hAnsi="Arial" w:cs="Arial"/>
                <w:color w:val="000000"/>
              </w:rPr>
            </w:pPr>
            <w:ins w:id="1090" w:author="Naveen Premnath [2]" w:date="2024-09-29T17:53:00Z">
              <w:r>
                <w:rPr>
                  <w:rFonts w:ascii="Arial" w:hAnsi="Arial" w:cs="Arial"/>
                  <w:color w:val="000000"/>
                </w:rPr>
                <w:t>[0.4</w:t>
              </w:r>
              <w:r w:rsidRPr="00E0474D">
                <w:rPr>
                  <w:rFonts w:ascii="Arial" w:hAnsi="Arial" w:cs="Arial"/>
                  <w:color w:val="000000"/>
                </w:rPr>
                <w:t>6</w:t>
              </w:r>
              <w:r>
                <w:rPr>
                  <w:rFonts w:ascii="Arial" w:hAnsi="Arial" w:cs="Arial"/>
                  <w:color w:val="000000"/>
                </w:rPr>
                <w:t>-</w:t>
              </w:r>
              <w:r w:rsidRPr="00E0474D">
                <w:rPr>
                  <w:rFonts w:ascii="Arial" w:hAnsi="Arial" w:cs="Arial"/>
                  <w:color w:val="000000"/>
                </w:rPr>
                <w:t>0.62</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091"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6C6D533C" w14:textId="02C7CF26"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70772187" w14:textId="77777777" w:rsidTr="004E2F42">
        <w:tc>
          <w:tcPr>
            <w:tcW w:w="6205" w:type="dxa"/>
            <w:tcBorders>
              <w:top w:val="single" w:sz="4" w:space="0" w:color="auto"/>
              <w:left w:val="single" w:sz="4" w:space="0" w:color="auto"/>
              <w:bottom w:val="single" w:sz="4" w:space="0" w:color="auto"/>
              <w:right w:val="single" w:sz="4" w:space="0" w:color="auto"/>
            </w:tcBorders>
            <w:tcPrChange w:id="1092"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483CC8DE" w14:textId="77777777" w:rsidR="004E2F42" w:rsidRDefault="004E2F42" w:rsidP="009129B8">
            <w:pPr>
              <w:rPr>
                <w:rFonts w:ascii="Arial" w:hAnsi="Arial" w:cs="Arial"/>
                <w:color w:val="000000"/>
              </w:rPr>
            </w:pPr>
            <w:r w:rsidRPr="00AA3DD8">
              <w:rPr>
                <w:rFonts w:ascii="Arial" w:hAnsi="Arial" w:cs="Arial"/>
                <w:color w:val="000000"/>
              </w:rPr>
              <w:lastRenderedPageBreak/>
              <w:t xml:space="preserve">Poverty Category </w:t>
            </w:r>
          </w:p>
          <w:p w14:paraId="07691C80" w14:textId="4A9DB948" w:rsidR="004E2F42" w:rsidRPr="00AA3DD8" w:rsidRDefault="004E2F42" w:rsidP="009129B8">
            <w:pPr>
              <w:rPr>
                <w:rFonts w:ascii="Arial" w:hAnsi="Arial" w:cs="Arial"/>
                <w:color w:val="000000"/>
              </w:rPr>
            </w:pPr>
            <w:r>
              <w:rPr>
                <w:rFonts w:ascii="Arial" w:hAnsi="Arial" w:cs="Arial"/>
                <w:color w:val="000000"/>
              </w:rPr>
              <w:t>(Ref- High Income)</w:t>
            </w:r>
          </w:p>
        </w:tc>
        <w:tc>
          <w:tcPr>
            <w:tcW w:w="1530" w:type="dxa"/>
            <w:tcBorders>
              <w:top w:val="single" w:sz="4" w:space="0" w:color="auto"/>
              <w:left w:val="single" w:sz="4" w:space="0" w:color="auto"/>
              <w:bottom w:val="single" w:sz="4" w:space="0" w:color="auto"/>
              <w:right w:val="single" w:sz="4" w:space="0" w:color="auto"/>
            </w:tcBorders>
            <w:vAlign w:val="bottom"/>
            <w:hideMark/>
            <w:tcPrChange w:id="1093"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6677182A" w14:textId="7F80AD70" w:rsidR="004E2F42" w:rsidRPr="00AA3DD8" w:rsidRDefault="004E2F42" w:rsidP="009129B8">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1094"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2669E935" w14:textId="77777777" w:rsidR="004E2F42" w:rsidRPr="00AA3DD8" w:rsidRDefault="004E2F42" w:rsidP="009129B8">
            <w:pPr>
              <w:jc w:val="cente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vAlign w:val="bottom"/>
            <w:hideMark/>
            <w:tcPrChange w:id="1095"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138E594C" w14:textId="4F987268" w:rsidR="004E2F42" w:rsidRPr="00AA3DD8" w:rsidRDefault="004E2F42" w:rsidP="009129B8">
            <w:pPr>
              <w:jc w:val="center"/>
              <w:rPr>
                <w:rFonts w:ascii="Arial" w:hAnsi="Arial" w:cs="Arial"/>
                <w:color w:val="000000"/>
              </w:rPr>
            </w:pPr>
          </w:p>
        </w:tc>
      </w:tr>
      <w:tr w:rsidR="004E2F42" w:rsidRPr="00AA3DD8" w14:paraId="0B6BDC25" w14:textId="77777777" w:rsidTr="004E2F42">
        <w:tc>
          <w:tcPr>
            <w:tcW w:w="6205" w:type="dxa"/>
            <w:tcBorders>
              <w:top w:val="single" w:sz="4" w:space="0" w:color="auto"/>
              <w:left w:val="single" w:sz="4" w:space="0" w:color="auto"/>
              <w:bottom w:val="single" w:sz="4" w:space="0" w:color="auto"/>
              <w:right w:val="single" w:sz="4" w:space="0" w:color="auto"/>
            </w:tcBorders>
            <w:tcPrChange w:id="1096"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254E3CE5" w14:textId="53B6EF1F" w:rsidR="004E2F42" w:rsidRPr="00AA3DD8" w:rsidRDefault="004E2F42" w:rsidP="009129B8">
            <w:pPr>
              <w:rPr>
                <w:rFonts w:ascii="Arial" w:hAnsi="Arial" w:cs="Arial"/>
                <w:color w:val="000000"/>
              </w:rPr>
            </w:pPr>
            <w:r w:rsidRPr="009129B8">
              <w:rPr>
                <w:rFonts w:ascii="Arial" w:hAnsi="Arial" w:cs="Arial"/>
                <w:bCs/>
              </w:rPr>
              <w:t>Poor</w:t>
            </w:r>
          </w:p>
        </w:tc>
        <w:tc>
          <w:tcPr>
            <w:tcW w:w="1530" w:type="dxa"/>
            <w:tcBorders>
              <w:top w:val="single" w:sz="4" w:space="0" w:color="auto"/>
              <w:left w:val="single" w:sz="4" w:space="0" w:color="auto"/>
              <w:bottom w:val="single" w:sz="4" w:space="0" w:color="auto"/>
              <w:right w:val="single" w:sz="4" w:space="0" w:color="auto"/>
            </w:tcBorders>
            <w:vAlign w:val="bottom"/>
            <w:tcPrChange w:id="1097"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tcPr>
            </w:tcPrChange>
          </w:tcPr>
          <w:p w14:paraId="4582D29E" w14:textId="629E9541" w:rsidR="004E2F42" w:rsidRPr="00AA3DD8" w:rsidRDefault="004E2F42" w:rsidP="009129B8">
            <w:pPr>
              <w:rPr>
                <w:rFonts w:ascii="Arial" w:hAnsi="Arial" w:cs="Arial"/>
                <w:color w:val="000000"/>
              </w:rPr>
            </w:pPr>
            <w:r w:rsidRPr="00AA3DD8">
              <w:rPr>
                <w:rFonts w:ascii="Arial" w:hAnsi="Arial" w:cs="Arial"/>
                <w:color w:val="000000"/>
              </w:rPr>
              <w:t>1.</w:t>
            </w:r>
            <w:ins w:id="1098" w:author="Naveen Premnath [2]" w:date="2024-09-29T17:53:00Z">
              <w:r w:rsidR="00E0474D">
                <w:rPr>
                  <w:rFonts w:ascii="Arial" w:hAnsi="Arial" w:cs="Arial"/>
                  <w:color w:val="000000"/>
                </w:rPr>
                <w:t>74</w:t>
              </w:r>
            </w:ins>
            <w:del w:id="1099" w:author="Naveen Premnath [2]" w:date="2024-09-29T17:53:00Z">
              <w:r w:rsidRPr="00AA3DD8" w:rsidDel="00E0474D">
                <w:rPr>
                  <w:rFonts w:ascii="Arial" w:hAnsi="Arial" w:cs="Arial"/>
                  <w:color w:val="000000"/>
                </w:rPr>
                <w:delText>89</w:delText>
              </w:r>
            </w:del>
          </w:p>
        </w:tc>
        <w:tc>
          <w:tcPr>
            <w:tcW w:w="1710" w:type="dxa"/>
            <w:tcBorders>
              <w:top w:val="single" w:sz="4" w:space="0" w:color="auto"/>
              <w:left w:val="single" w:sz="4" w:space="0" w:color="auto"/>
              <w:bottom w:val="single" w:sz="4" w:space="0" w:color="auto"/>
              <w:right w:val="single" w:sz="4" w:space="0" w:color="auto"/>
            </w:tcBorders>
            <w:tcPrChange w:id="1100"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3671D6F9" w14:textId="07593697" w:rsidR="004E2F42" w:rsidRPr="00AA3DD8" w:rsidRDefault="00E0474D" w:rsidP="00E0474D">
            <w:pPr>
              <w:jc w:val="center"/>
              <w:rPr>
                <w:rFonts w:ascii="Arial" w:hAnsi="Arial" w:cs="Arial"/>
                <w:color w:val="000000"/>
              </w:rPr>
            </w:pPr>
            <w:ins w:id="1101" w:author="Naveen Premnath [2]" w:date="2024-09-29T17:53:00Z">
              <w:r>
                <w:rPr>
                  <w:rFonts w:ascii="Arial" w:hAnsi="Arial" w:cs="Arial"/>
                  <w:color w:val="000000"/>
                </w:rPr>
                <w:t>[</w:t>
              </w:r>
              <w:r w:rsidRPr="00E0474D">
                <w:rPr>
                  <w:rFonts w:ascii="Arial" w:hAnsi="Arial" w:cs="Arial"/>
                  <w:color w:val="000000"/>
                </w:rPr>
                <w:t>1.37</w:t>
              </w:r>
              <w:r>
                <w:rPr>
                  <w:rFonts w:ascii="Arial" w:hAnsi="Arial" w:cs="Arial"/>
                  <w:color w:val="000000"/>
                </w:rPr>
                <w:t>-</w:t>
              </w:r>
              <w:r w:rsidRPr="00E0474D">
                <w:rPr>
                  <w:rFonts w:ascii="Arial" w:hAnsi="Arial" w:cs="Arial"/>
                  <w:color w:val="000000"/>
                </w:rPr>
                <w:t>2.21</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tcPrChange w:id="1102"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tcPr>
            </w:tcPrChange>
          </w:tcPr>
          <w:p w14:paraId="3754634B" w14:textId="48245F89"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0BF65600" w14:textId="77777777" w:rsidTr="004E2F42">
        <w:tc>
          <w:tcPr>
            <w:tcW w:w="6205" w:type="dxa"/>
            <w:tcBorders>
              <w:top w:val="single" w:sz="4" w:space="0" w:color="auto"/>
              <w:left w:val="single" w:sz="4" w:space="0" w:color="auto"/>
              <w:bottom w:val="single" w:sz="4" w:space="0" w:color="auto"/>
              <w:right w:val="single" w:sz="4" w:space="0" w:color="auto"/>
            </w:tcBorders>
            <w:tcPrChange w:id="1103"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43E93269" w14:textId="1661DC78" w:rsidR="004E2F42" w:rsidRPr="00AA3DD8" w:rsidRDefault="004E2F42" w:rsidP="009129B8">
            <w:pPr>
              <w:rPr>
                <w:rFonts w:ascii="Arial" w:hAnsi="Arial" w:cs="Arial"/>
                <w:color w:val="000000"/>
              </w:rPr>
            </w:pPr>
            <w:r w:rsidRPr="009129B8">
              <w:rPr>
                <w:rFonts w:ascii="Arial" w:hAnsi="Arial" w:cs="Arial"/>
                <w:bCs/>
              </w:rPr>
              <w:t>Near Poor</w:t>
            </w:r>
          </w:p>
        </w:tc>
        <w:tc>
          <w:tcPr>
            <w:tcW w:w="1530" w:type="dxa"/>
            <w:tcBorders>
              <w:top w:val="single" w:sz="4" w:space="0" w:color="auto"/>
              <w:left w:val="single" w:sz="4" w:space="0" w:color="auto"/>
              <w:bottom w:val="single" w:sz="4" w:space="0" w:color="auto"/>
              <w:right w:val="single" w:sz="4" w:space="0" w:color="auto"/>
            </w:tcBorders>
            <w:vAlign w:val="bottom"/>
            <w:hideMark/>
            <w:tcPrChange w:id="1104"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643FBE1C" w14:textId="05EA2409" w:rsidR="004E2F42" w:rsidRPr="00AA3DD8" w:rsidRDefault="004E2F42" w:rsidP="009129B8">
            <w:pPr>
              <w:rPr>
                <w:rFonts w:ascii="Arial" w:hAnsi="Arial" w:cs="Arial"/>
                <w:color w:val="000000"/>
              </w:rPr>
            </w:pPr>
            <w:r w:rsidRPr="00AA3DD8">
              <w:rPr>
                <w:rFonts w:ascii="Arial" w:hAnsi="Arial" w:cs="Arial"/>
                <w:color w:val="000000"/>
              </w:rPr>
              <w:t>1.</w:t>
            </w:r>
            <w:ins w:id="1105" w:author="Naveen Premnath [2]" w:date="2024-09-29T17:53:00Z">
              <w:r w:rsidR="00E0474D">
                <w:rPr>
                  <w:rFonts w:ascii="Arial" w:hAnsi="Arial" w:cs="Arial"/>
                  <w:color w:val="000000"/>
                </w:rPr>
                <w:t>43</w:t>
              </w:r>
            </w:ins>
            <w:del w:id="1106" w:author="Naveen Premnath [2]" w:date="2024-09-29T17:53:00Z">
              <w:r w:rsidRPr="00AA3DD8" w:rsidDel="00E0474D">
                <w:rPr>
                  <w:rFonts w:ascii="Arial" w:hAnsi="Arial" w:cs="Arial"/>
                  <w:color w:val="000000"/>
                </w:rPr>
                <w:delText>50</w:delText>
              </w:r>
            </w:del>
          </w:p>
        </w:tc>
        <w:tc>
          <w:tcPr>
            <w:tcW w:w="1710" w:type="dxa"/>
            <w:tcBorders>
              <w:top w:val="single" w:sz="4" w:space="0" w:color="auto"/>
              <w:left w:val="single" w:sz="4" w:space="0" w:color="auto"/>
              <w:bottom w:val="single" w:sz="4" w:space="0" w:color="auto"/>
              <w:right w:val="single" w:sz="4" w:space="0" w:color="auto"/>
            </w:tcBorders>
            <w:tcPrChange w:id="1107"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15CEF41" w14:textId="3F494AFA" w:rsidR="004E2F42" w:rsidRDefault="00E0474D" w:rsidP="00E0474D">
            <w:pPr>
              <w:jc w:val="center"/>
              <w:rPr>
                <w:rFonts w:ascii="Arial" w:hAnsi="Arial" w:cs="Arial"/>
                <w:color w:val="000000"/>
              </w:rPr>
            </w:pPr>
            <w:ins w:id="1108" w:author="Naveen Premnath [2]" w:date="2024-09-29T17:54:00Z">
              <w:r>
                <w:rPr>
                  <w:rFonts w:ascii="Arial" w:hAnsi="Arial" w:cs="Arial"/>
                  <w:color w:val="000000"/>
                </w:rPr>
                <w:t>[</w:t>
              </w:r>
              <w:r w:rsidRPr="00E0474D">
                <w:rPr>
                  <w:rFonts w:ascii="Arial" w:hAnsi="Arial" w:cs="Arial"/>
                  <w:color w:val="000000"/>
                </w:rPr>
                <w:t>1.04</w:t>
              </w:r>
              <w:r>
                <w:rPr>
                  <w:rFonts w:ascii="Arial" w:hAnsi="Arial" w:cs="Arial"/>
                  <w:color w:val="000000"/>
                </w:rPr>
                <w:t>-</w:t>
              </w:r>
              <w:r w:rsidRPr="00E0474D">
                <w:rPr>
                  <w:rFonts w:ascii="Arial" w:hAnsi="Arial" w:cs="Arial"/>
                  <w:color w:val="000000"/>
                </w:rPr>
                <w:t>1.97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109"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00C2FE79" w14:textId="4850DDE1" w:rsidR="004E2F42" w:rsidRPr="00AA3DD8" w:rsidRDefault="004E2F42" w:rsidP="009129B8">
            <w:pPr>
              <w:jc w:val="center"/>
              <w:rPr>
                <w:rFonts w:ascii="Arial" w:hAnsi="Arial" w:cs="Arial"/>
                <w:color w:val="000000"/>
              </w:rPr>
            </w:pPr>
            <w:r>
              <w:rPr>
                <w:rFonts w:ascii="Arial" w:hAnsi="Arial" w:cs="Arial"/>
                <w:color w:val="000000"/>
              </w:rPr>
              <w:t>0.02</w:t>
            </w:r>
          </w:p>
        </w:tc>
      </w:tr>
      <w:tr w:rsidR="004E2F42" w:rsidRPr="00AA3DD8" w14:paraId="340CCD1C" w14:textId="77777777" w:rsidTr="004E2F42">
        <w:tc>
          <w:tcPr>
            <w:tcW w:w="6205" w:type="dxa"/>
            <w:tcBorders>
              <w:top w:val="single" w:sz="4" w:space="0" w:color="auto"/>
              <w:left w:val="single" w:sz="4" w:space="0" w:color="auto"/>
              <w:bottom w:val="single" w:sz="4" w:space="0" w:color="auto"/>
              <w:right w:val="single" w:sz="4" w:space="0" w:color="auto"/>
            </w:tcBorders>
            <w:tcPrChange w:id="1110"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044DE5B7" w14:textId="2D7E7651" w:rsidR="004E2F42" w:rsidRPr="00AA3DD8" w:rsidRDefault="004E2F42" w:rsidP="009129B8">
            <w:pPr>
              <w:rPr>
                <w:rFonts w:ascii="Arial" w:hAnsi="Arial" w:cs="Arial"/>
                <w:color w:val="000000"/>
              </w:rPr>
            </w:pPr>
            <w:r w:rsidRPr="009129B8">
              <w:rPr>
                <w:rFonts w:ascii="Arial" w:hAnsi="Arial" w:cs="Arial"/>
                <w:bCs/>
              </w:rPr>
              <w:t>Low income</w:t>
            </w:r>
          </w:p>
        </w:tc>
        <w:tc>
          <w:tcPr>
            <w:tcW w:w="1530" w:type="dxa"/>
            <w:tcBorders>
              <w:top w:val="single" w:sz="4" w:space="0" w:color="auto"/>
              <w:left w:val="single" w:sz="4" w:space="0" w:color="auto"/>
              <w:bottom w:val="single" w:sz="4" w:space="0" w:color="auto"/>
              <w:right w:val="single" w:sz="4" w:space="0" w:color="auto"/>
            </w:tcBorders>
            <w:vAlign w:val="bottom"/>
            <w:hideMark/>
            <w:tcPrChange w:id="1111"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3B725B4C" w14:textId="68695526" w:rsidR="004E2F42" w:rsidRPr="00AA3DD8" w:rsidRDefault="004E2F42" w:rsidP="009129B8">
            <w:pPr>
              <w:rPr>
                <w:rFonts w:ascii="Arial" w:hAnsi="Arial" w:cs="Arial"/>
                <w:color w:val="000000"/>
              </w:rPr>
            </w:pPr>
            <w:r w:rsidRPr="00AA3DD8">
              <w:rPr>
                <w:rFonts w:ascii="Arial" w:hAnsi="Arial" w:cs="Arial"/>
                <w:color w:val="000000"/>
              </w:rPr>
              <w:t>1.5</w:t>
            </w:r>
            <w:ins w:id="1112" w:author="Naveen Premnath [2]" w:date="2024-09-29T17:54:00Z">
              <w:r w:rsidR="00E0474D">
                <w:rPr>
                  <w:rFonts w:ascii="Arial" w:hAnsi="Arial" w:cs="Arial"/>
                  <w:color w:val="000000"/>
                </w:rPr>
                <w:t>7</w:t>
              </w:r>
            </w:ins>
            <w:del w:id="1113" w:author="Naveen Premnath [2]" w:date="2024-09-29T17:54:00Z">
              <w:r w:rsidRPr="00AA3DD8" w:rsidDel="00E0474D">
                <w:rPr>
                  <w:rFonts w:ascii="Arial" w:hAnsi="Arial" w:cs="Arial"/>
                  <w:color w:val="000000"/>
                </w:rPr>
                <w:delText>8</w:delText>
              </w:r>
            </w:del>
          </w:p>
        </w:tc>
        <w:tc>
          <w:tcPr>
            <w:tcW w:w="1710" w:type="dxa"/>
            <w:tcBorders>
              <w:top w:val="single" w:sz="4" w:space="0" w:color="auto"/>
              <w:left w:val="single" w:sz="4" w:space="0" w:color="auto"/>
              <w:bottom w:val="single" w:sz="4" w:space="0" w:color="auto"/>
              <w:right w:val="single" w:sz="4" w:space="0" w:color="auto"/>
            </w:tcBorders>
            <w:tcPrChange w:id="1114"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317198E7" w14:textId="4CCF6D7F" w:rsidR="004E2F42" w:rsidRPr="00AA3DD8" w:rsidRDefault="00E0474D" w:rsidP="00E0474D">
            <w:pPr>
              <w:jc w:val="center"/>
              <w:rPr>
                <w:rFonts w:ascii="Arial" w:hAnsi="Arial" w:cs="Arial"/>
                <w:color w:val="000000"/>
              </w:rPr>
            </w:pPr>
            <w:ins w:id="1115" w:author="Naveen Premnath [2]" w:date="2024-09-29T17:54:00Z">
              <w:r>
                <w:rPr>
                  <w:rFonts w:ascii="Arial" w:hAnsi="Arial" w:cs="Arial"/>
                  <w:color w:val="000000"/>
                </w:rPr>
                <w:t>[</w:t>
              </w:r>
              <w:r w:rsidRPr="00E0474D">
                <w:rPr>
                  <w:rFonts w:ascii="Arial" w:hAnsi="Arial" w:cs="Arial"/>
                  <w:color w:val="000000"/>
                </w:rPr>
                <w:t>1.25</w:t>
              </w:r>
              <w:r>
                <w:rPr>
                  <w:rFonts w:ascii="Arial" w:hAnsi="Arial" w:cs="Arial"/>
                  <w:color w:val="000000"/>
                </w:rPr>
                <w:t>-</w:t>
              </w:r>
              <w:r w:rsidRPr="00E0474D">
                <w:rPr>
                  <w:rFonts w:ascii="Arial" w:hAnsi="Arial" w:cs="Arial"/>
                  <w:color w:val="000000"/>
                </w:rPr>
                <w:t>1.98</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116"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0A1B1327" w14:textId="45538DBE"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4E2F42" w:rsidRPr="00AA3DD8" w14:paraId="05222C02" w14:textId="77777777" w:rsidTr="004E2F42">
        <w:tc>
          <w:tcPr>
            <w:tcW w:w="6205" w:type="dxa"/>
            <w:tcBorders>
              <w:top w:val="single" w:sz="4" w:space="0" w:color="auto"/>
              <w:left w:val="single" w:sz="4" w:space="0" w:color="auto"/>
              <w:bottom w:val="single" w:sz="4" w:space="0" w:color="auto"/>
              <w:right w:val="single" w:sz="4" w:space="0" w:color="auto"/>
            </w:tcBorders>
            <w:tcPrChange w:id="1117"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6A257580" w14:textId="004FA924" w:rsidR="004E2F42" w:rsidRPr="00AA3DD8" w:rsidRDefault="004E2F42" w:rsidP="009129B8">
            <w:pPr>
              <w:rPr>
                <w:rFonts w:ascii="Arial" w:hAnsi="Arial" w:cs="Arial"/>
                <w:color w:val="000000"/>
              </w:rPr>
            </w:pPr>
            <w:r w:rsidRPr="009129B8">
              <w:rPr>
                <w:rFonts w:ascii="Arial" w:hAnsi="Arial" w:cs="Arial"/>
                <w:bCs/>
              </w:rPr>
              <w:t>Middle income</w:t>
            </w:r>
          </w:p>
        </w:tc>
        <w:tc>
          <w:tcPr>
            <w:tcW w:w="1530" w:type="dxa"/>
            <w:tcBorders>
              <w:top w:val="single" w:sz="4" w:space="0" w:color="auto"/>
              <w:left w:val="single" w:sz="4" w:space="0" w:color="auto"/>
              <w:bottom w:val="single" w:sz="4" w:space="0" w:color="auto"/>
              <w:right w:val="single" w:sz="4" w:space="0" w:color="auto"/>
            </w:tcBorders>
            <w:vAlign w:val="bottom"/>
            <w:hideMark/>
            <w:tcPrChange w:id="1118"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3A199088" w14:textId="44C23695" w:rsidR="004E2F42" w:rsidRPr="00AA3DD8" w:rsidRDefault="004E2F42" w:rsidP="009129B8">
            <w:pPr>
              <w:rPr>
                <w:rFonts w:ascii="Arial" w:hAnsi="Arial" w:cs="Arial"/>
                <w:color w:val="000000"/>
              </w:rPr>
            </w:pPr>
            <w:r w:rsidRPr="00AA3DD8">
              <w:rPr>
                <w:rFonts w:ascii="Arial" w:hAnsi="Arial" w:cs="Arial"/>
                <w:color w:val="000000"/>
              </w:rPr>
              <w:t>1.2</w:t>
            </w:r>
            <w:ins w:id="1119" w:author="Naveen Premnath [2]" w:date="2024-09-29T17:54:00Z">
              <w:r w:rsidR="00E0474D">
                <w:rPr>
                  <w:rFonts w:ascii="Arial" w:hAnsi="Arial" w:cs="Arial"/>
                  <w:color w:val="000000"/>
                </w:rPr>
                <w:t>4</w:t>
              </w:r>
            </w:ins>
            <w:del w:id="1120" w:author="Naveen Premnath [2]" w:date="2024-09-29T17:54:00Z">
              <w:r w:rsidRPr="00AA3DD8" w:rsidDel="00E0474D">
                <w:rPr>
                  <w:rFonts w:ascii="Arial" w:hAnsi="Arial" w:cs="Arial"/>
                  <w:color w:val="000000"/>
                </w:rPr>
                <w:delText>5</w:delText>
              </w:r>
            </w:del>
          </w:p>
        </w:tc>
        <w:tc>
          <w:tcPr>
            <w:tcW w:w="1710" w:type="dxa"/>
            <w:tcBorders>
              <w:top w:val="single" w:sz="4" w:space="0" w:color="auto"/>
              <w:left w:val="single" w:sz="4" w:space="0" w:color="auto"/>
              <w:bottom w:val="single" w:sz="4" w:space="0" w:color="auto"/>
              <w:right w:val="single" w:sz="4" w:space="0" w:color="auto"/>
            </w:tcBorders>
            <w:tcPrChange w:id="1121"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AFC7F5F" w14:textId="2175829E" w:rsidR="004E2F42" w:rsidRDefault="00E0474D" w:rsidP="00E0474D">
            <w:pPr>
              <w:jc w:val="center"/>
              <w:rPr>
                <w:rFonts w:ascii="Arial" w:hAnsi="Arial" w:cs="Arial"/>
                <w:color w:val="000000"/>
              </w:rPr>
            </w:pPr>
            <w:ins w:id="1122" w:author="Naveen Premnath [2]" w:date="2024-09-29T17:55:00Z">
              <w:r>
                <w:rPr>
                  <w:rFonts w:ascii="Arial" w:hAnsi="Arial" w:cs="Arial"/>
                  <w:color w:val="000000"/>
                </w:rPr>
                <w:t>[</w:t>
              </w:r>
            </w:ins>
            <w:ins w:id="1123" w:author="Naveen Premnath [2]" w:date="2024-09-29T17:54:00Z">
              <w:r w:rsidRPr="00E0474D">
                <w:rPr>
                  <w:rFonts w:ascii="Arial" w:hAnsi="Arial" w:cs="Arial"/>
                  <w:color w:val="000000"/>
                </w:rPr>
                <w:t>1.01</w:t>
              </w:r>
            </w:ins>
            <w:ins w:id="1124" w:author="Naveen Premnath [2]" w:date="2024-09-29T17:55:00Z">
              <w:r>
                <w:rPr>
                  <w:rFonts w:ascii="Arial" w:hAnsi="Arial" w:cs="Arial"/>
                  <w:color w:val="000000"/>
                </w:rPr>
                <w:t>-</w:t>
              </w:r>
            </w:ins>
            <w:ins w:id="1125" w:author="Naveen Premnath [2]" w:date="2024-09-29T17:54:00Z">
              <w:r w:rsidRPr="00E0474D">
                <w:rPr>
                  <w:rFonts w:ascii="Arial" w:hAnsi="Arial" w:cs="Arial"/>
                  <w:color w:val="000000"/>
                </w:rPr>
                <w:t>1.52</w:t>
              </w:r>
            </w:ins>
            <w:ins w:id="1126" w:author="Naveen Premnath [2]" w:date="2024-09-29T17:55: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127"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539752AF" w14:textId="6E039874" w:rsidR="004E2F42" w:rsidRPr="00AA3DD8" w:rsidRDefault="004E2F42" w:rsidP="009129B8">
            <w:pPr>
              <w:jc w:val="center"/>
              <w:rPr>
                <w:rFonts w:ascii="Arial" w:hAnsi="Arial" w:cs="Arial"/>
                <w:color w:val="000000"/>
              </w:rPr>
            </w:pPr>
            <w:r>
              <w:rPr>
                <w:rFonts w:ascii="Arial" w:hAnsi="Arial" w:cs="Arial"/>
                <w:color w:val="000000"/>
              </w:rPr>
              <w:t>0.03</w:t>
            </w:r>
          </w:p>
        </w:tc>
      </w:tr>
      <w:tr w:rsidR="004E2F42" w:rsidRPr="00AA3DD8" w14:paraId="011E8010" w14:textId="77777777" w:rsidTr="004E2F42">
        <w:tc>
          <w:tcPr>
            <w:tcW w:w="6205" w:type="dxa"/>
            <w:tcBorders>
              <w:top w:val="single" w:sz="4" w:space="0" w:color="auto"/>
              <w:left w:val="single" w:sz="4" w:space="0" w:color="auto"/>
              <w:right w:val="single" w:sz="4" w:space="0" w:color="auto"/>
            </w:tcBorders>
            <w:hideMark/>
            <w:tcPrChange w:id="1128" w:author="Naveen Premnath [2]" w:date="2024-09-29T16:14:00Z">
              <w:tcPr>
                <w:tcW w:w="6205" w:type="dxa"/>
                <w:tcBorders>
                  <w:top w:val="single" w:sz="4" w:space="0" w:color="auto"/>
                  <w:left w:val="single" w:sz="4" w:space="0" w:color="auto"/>
                  <w:right w:val="single" w:sz="4" w:space="0" w:color="auto"/>
                </w:tcBorders>
                <w:hideMark/>
              </w:tcPr>
            </w:tcPrChange>
          </w:tcPr>
          <w:p w14:paraId="0AFEF623" w14:textId="77E092E4" w:rsidR="004E2F42" w:rsidRPr="00AA3DD8" w:rsidRDefault="004E2F42" w:rsidP="009129B8">
            <w:pPr>
              <w:rPr>
                <w:rFonts w:ascii="Arial" w:hAnsi="Arial" w:cs="Arial"/>
                <w:color w:val="000000"/>
              </w:rPr>
            </w:pPr>
            <w:r w:rsidRPr="00AA3DD8">
              <w:rPr>
                <w:rFonts w:ascii="Arial" w:hAnsi="Arial" w:cs="Arial"/>
                <w:color w:val="000000"/>
              </w:rPr>
              <w:t>Unemployed- Yes</w:t>
            </w:r>
            <w:r>
              <w:rPr>
                <w:rFonts w:ascii="Arial" w:hAnsi="Arial" w:cs="Arial"/>
                <w:color w:val="000000"/>
              </w:rPr>
              <w:t xml:space="preserve"> (Ref- No)</w:t>
            </w:r>
          </w:p>
        </w:tc>
        <w:tc>
          <w:tcPr>
            <w:tcW w:w="1530" w:type="dxa"/>
            <w:tcBorders>
              <w:top w:val="single" w:sz="4" w:space="0" w:color="auto"/>
              <w:left w:val="single" w:sz="4" w:space="0" w:color="auto"/>
              <w:bottom w:val="single" w:sz="4" w:space="0" w:color="auto"/>
              <w:right w:val="single" w:sz="4" w:space="0" w:color="auto"/>
            </w:tcBorders>
            <w:vAlign w:val="bottom"/>
            <w:hideMark/>
            <w:tcPrChange w:id="1129" w:author="Naveen Premnath [2]" w:date="2024-09-29T16:14:00Z">
              <w:tcPr>
                <w:tcW w:w="1530" w:type="dxa"/>
                <w:tcBorders>
                  <w:top w:val="single" w:sz="4" w:space="0" w:color="auto"/>
                  <w:left w:val="single" w:sz="4" w:space="0" w:color="auto"/>
                  <w:bottom w:val="single" w:sz="4" w:space="0" w:color="auto"/>
                  <w:right w:val="single" w:sz="4" w:space="0" w:color="auto"/>
                </w:tcBorders>
                <w:vAlign w:val="bottom"/>
                <w:hideMark/>
              </w:tcPr>
            </w:tcPrChange>
          </w:tcPr>
          <w:p w14:paraId="72355309" w14:textId="1A84982A" w:rsidR="004E2F42" w:rsidRPr="00AA3DD8" w:rsidRDefault="004E2F42" w:rsidP="009129B8">
            <w:pPr>
              <w:rPr>
                <w:rFonts w:ascii="Arial" w:hAnsi="Arial" w:cs="Arial"/>
                <w:color w:val="000000"/>
              </w:rPr>
            </w:pPr>
            <w:r w:rsidRPr="00AA3DD8">
              <w:rPr>
                <w:rFonts w:ascii="Arial" w:hAnsi="Arial" w:cs="Arial"/>
                <w:color w:val="000000"/>
              </w:rPr>
              <w:t>2.</w:t>
            </w:r>
            <w:ins w:id="1130" w:author="Naveen Premnath [2]" w:date="2024-09-29T17:54:00Z">
              <w:r w:rsidR="00E0474D">
                <w:rPr>
                  <w:rFonts w:ascii="Arial" w:hAnsi="Arial" w:cs="Arial"/>
                  <w:color w:val="000000"/>
                </w:rPr>
                <w:t>85</w:t>
              </w:r>
            </w:ins>
            <w:del w:id="1131" w:author="Naveen Premnath [2]" w:date="2024-09-29T17:54:00Z">
              <w:r w:rsidRPr="00AA3DD8" w:rsidDel="00E0474D">
                <w:rPr>
                  <w:rFonts w:ascii="Arial" w:hAnsi="Arial" w:cs="Arial"/>
                  <w:color w:val="000000"/>
                </w:rPr>
                <w:delText>38</w:delText>
              </w:r>
            </w:del>
          </w:p>
        </w:tc>
        <w:tc>
          <w:tcPr>
            <w:tcW w:w="1710" w:type="dxa"/>
            <w:tcBorders>
              <w:top w:val="single" w:sz="4" w:space="0" w:color="auto"/>
              <w:left w:val="single" w:sz="4" w:space="0" w:color="auto"/>
              <w:bottom w:val="single" w:sz="4" w:space="0" w:color="auto"/>
              <w:right w:val="single" w:sz="4" w:space="0" w:color="auto"/>
            </w:tcBorders>
            <w:tcPrChange w:id="1132"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0C2AB33" w14:textId="3AE317A0" w:rsidR="004E2F42" w:rsidRPr="00AA3DD8" w:rsidRDefault="00E0474D" w:rsidP="00E0474D">
            <w:pPr>
              <w:jc w:val="center"/>
              <w:rPr>
                <w:rFonts w:ascii="Arial" w:hAnsi="Arial" w:cs="Arial"/>
                <w:color w:val="000000"/>
              </w:rPr>
            </w:pPr>
            <w:ins w:id="1133" w:author="Naveen Premnath [2]" w:date="2024-09-29T17:55:00Z">
              <w:r>
                <w:rPr>
                  <w:rFonts w:ascii="Arial" w:hAnsi="Arial" w:cs="Arial"/>
                  <w:color w:val="000000"/>
                </w:rPr>
                <w:t>[</w:t>
              </w:r>
              <w:r w:rsidRPr="00E0474D">
                <w:rPr>
                  <w:rFonts w:ascii="Arial" w:hAnsi="Arial" w:cs="Arial"/>
                  <w:color w:val="000000"/>
                </w:rPr>
                <w:t>2.27</w:t>
              </w:r>
              <w:r>
                <w:rPr>
                  <w:rFonts w:ascii="Arial" w:hAnsi="Arial" w:cs="Arial"/>
                  <w:color w:val="000000"/>
                </w:rPr>
                <w:t>-</w:t>
              </w:r>
              <w:r w:rsidRPr="00E0474D">
                <w:rPr>
                  <w:rFonts w:ascii="Arial" w:hAnsi="Arial" w:cs="Arial"/>
                  <w:color w:val="000000"/>
                </w:rPr>
                <w:t>3.60</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vAlign w:val="bottom"/>
            <w:hideMark/>
            <w:tcPrChange w:id="1134" w:author="Naveen Premnath [2]" w:date="2024-09-29T16:14:00Z">
              <w:tcPr>
                <w:tcW w:w="1710" w:type="dxa"/>
                <w:tcBorders>
                  <w:top w:val="single" w:sz="4" w:space="0" w:color="auto"/>
                  <w:left w:val="single" w:sz="4" w:space="0" w:color="auto"/>
                  <w:bottom w:val="single" w:sz="4" w:space="0" w:color="auto"/>
                  <w:right w:val="single" w:sz="4" w:space="0" w:color="auto"/>
                </w:tcBorders>
                <w:vAlign w:val="bottom"/>
                <w:hideMark/>
              </w:tcPr>
            </w:tcPrChange>
          </w:tcPr>
          <w:p w14:paraId="05E76832" w14:textId="63AF2245" w:rsidR="004E2F42" w:rsidRPr="00AA3DD8" w:rsidRDefault="004E2F42" w:rsidP="009129B8">
            <w:pPr>
              <w:jc w:val="center"/>
              <w:rPr>
                <w:rFonts w:ascii="Arial" w:hAnsi="Arial" w:cs="Arial"/>
                <w:color w:val="000000"/>
              </w:rPr>
            </w:pPr>
            <w:r w:rsidRPr="00AA3DD8">
              <w:rPr>
                <w:rFonts w:ascii="Arial" w:hAnsi="Arial" w:cs="Arial"/>
                <w:color w:val="000000"/>
              </w:rPr>
              <w:t>&lt;0.01</w:t>
            </w:r>
          </w:p>
        </w:tc>
      </w:tr>
      <w:tr w:rsidR="00B72F6D" w:rsidRPr="00AA3DD8" w14:paraId="0C501E5A" w14:textId="77777777" w:rsidTr="00CB624F">
        <w:tc>
          <w:tcPr>
            <w:tcW w:w="11155" w:type="dxa"/>
            <w:gridSpan w:val="4"/>
            <w:tcBorders>
              <w:top w:val="single" w:sz="4" w:space="0" w:color="auto"/>
              <w:left w:val="single" w:sz="4" w:space="0" w:color="auto"/>
              <w:bottom w:val="single" w:sz="4" w:space="0" w:color="auto"/>
              <w:right w:val="single" w:sz="4" w:space="0" w:color="auto"/>
            </w:tcBorders>
          </w:tcPr>
          <w:p w14:paraId="548177B2" w14:textId="572EA036" w:rsidR="00B72F6D" w:rsidRDefault="00B72F6D" w:rsidP="001D7EAA">
            <w:pPr>
              <w:rPr>
                <w:rFonts w:ascii="Arial" w:hAnsi="Arial" w:cs="Arial"/>
                <w:b/>
                <w:color w:val="000000"/>
              </w:rPr>
            </w:pPr>
          </w:p>
          <w:p w14:paraId="6AA81ECF" w14:textId="5674A8ED" w:rsidR="00B72F6D" w:rsidRPr="003D3A5C" w:rsidRDefault="00B72F6D" w:rsidP="001D7EAA">
            <w:pPr>
              <w:rPr>
                <w:rFonts w:ascii="Arial" w:hAnsi="Arial" w:cs="Arial"/>
                <w:b/>
                <w:color w:val="000000"/>
              </w:rPr>
            </w:pPr>
            <w:r>
              <w:rPr>
                <w:rFonts w:ascii="Arial" w:hAnsi="Arial" w:cs="Arial"/>
                <w:b/>
                <w:color w:val="000000"/>
              </w:rPr>
              <w:t>R</w:t>
            </w:r>
            <w:r w:rsidRPr="001D7EAA">
              <w:rPr>
                <w:rFonts w:ascii="Arial" w:hAnsi="Arial" w:cs="Arial"/>
                <w:b/>
                <w:color w:val="000000"/>
              </w:rPr>
              <w:t xml:space="preserve">eceipt of home health care services among cancer survivors eligible for home health care services. </w:t>
            </w:r>
          </w:p>
        </w:tc>
      </w:tr>
      <w:tr w:rsidR="004E2F42" w:rsidRPr="00AA3DD8" w14:paraId="3B8E0494"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135"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76658AAF" w14:textId="7C65635A" w:rsidR="004E2F42" w:rsidRPr="00AA3DD8" w:rsidRDefault="004E2F42">
            <w:pPr>
              <w:rPr>
                <w:rFonts w:ascii="Arial" w:hAnsi="Arial" w:cs="Arial"/>
                <w:color w:val="000000"/>
              </w:rPr>
            </w:pPr>
            <w:r w:rsidRPr="00AA3DD8">
              <w:rPr>
                <w:rFonts w:ascii="Arial" w:hAnsi="Arial" w:cs="Arial"/>
              </w:rPr>
              <w:t>Age</w:t>
            </w:r>
            <w:r>
              <w:rPr>
                <w:rFonts w:ascii="Arial" w:hAnsi="Arial" w:cs="Arial"/>
              </w:rPr>
              <w:t xml:space="preserve"> </w:t>
            </w:r>
            <w:ins w:id="1136" w:author="Naveen Premnath [2]" w:date="2024-09-29T17:12:00Z">
              <w:r w:rsidR="00E66AD1">
                <w:rPr>
                  <w:rFonts w:ascii="Arial" w:hAnsi="Arial" w:cs="Arial"/>
                </w:rPr>
                <w:t xml:space="preserve">&gt;65 years </w:t>
              </w:r>
            </w:ins>
            <w:del w:id="1137" w:author="Naveen Premnath [2]" w:date="2024-09-29T17:12:00Z">
              <w:r w:rsidDel="00E66AD1">
                <w:rPr>
                  <w:rFonts w:ascii="Arial" w:hAnsi="Arial" w:cs="Arial"/>
                </w:rPr>
                <w:delText>(per year)</w:delText>
              </w:r>
            </w:del>
          </w:p>
        </w:tc>
        <w:tc>
          <w:tcPr>
            <w:tcW w:w="1530" w:type="dxa"/>
            <w:tcBorders>
              <w:top w:val="single" w:sz="4" w:space="0" w:color="auto"/>
              <w:left w:val="single" w:sz="4" w:space="0" w:color="auto"/>
              <w:bottom w:val="single" w:sz="4" w:space="0" w:color="auto"/>
              <w:right w:val="single" w:sz="4" w:space="0" w:color="auto"/>
            </w:tcBorders>
            <w:hideMark/>
            <w:tcPrChange w:id="1138"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3086581B" w14:textId="3CC502FA" w:rsidR="004E2F42" w:rsidRPr="00AA3DD8" w:rsidRDefault="00E66AD1">
            <w:pPr>
              <w:rPr>
                <w:rFonts w:ascii="Arial" w:hAnsi="Arial" w:cs="Arial"/>
                <w:color w:val="000000"/>
              </w:rPr>
            </w:pPr>
            <w:ins w:id="1139" w:author="Naveen Premnath [2]" w:date="2024-09-29T17:13:00Z">
              <w:r w:rsidRPr="00E66AD1">
                <w:rPr>
                  <w:rFonts w:ascii="Arial" w:hAnsi="Arial" w:cs="Arial"/>
                  <w:color w:val="000000"/>
                </w:rPr>
                <w:t>2.51</w:t>
              </w:r>
            </w:ins>
            <w:del w:id="1140" w:author="Naveen Premnath [2]" w:date="2024-09-29T17:13:00Z">
              <w:r w:rsidR="004E2F42" w:rsidRPr="00AA3DD8" w:rsidDel="00E66AD1">
                <w:rPr>
                  <w:rFonts w:ascii="Arial" w:hAnsi="Arial" w:cs="Arial"/>
                  <w:color w:val="000000"/>
                </w:rPr>
                <w:delText>1.04</w:delText>
              </w:r>
            </w:del>
          </w:p>
        </w:tc>
        <w:tc>
          <w:tcPr>
            <w:tcW w:w="1710" w:type="dxa"/>
            <w:tcBorders>
              <w:top w:val="single" w:sz="4" w:space="0" w:color="auto"/>
              <w:left w:val="single" w:sz="4" w:space="0" w:color="auto"/>
              <w:bottom w:val="single" w:sz="4" w:space="0" w:color="auto"/>
              <w:right w:val="single" w:sz="4" w:space="0" w:color="auto"/>
            </w:tcBorders>
            <w:tcPrChange w:id="1141"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0ED5A625" w14:textId="0E26F215" w:rsidR="004E2F42" w:rsidRPr="00AA3DD8" w:rsidRDefault="00E66AD1" w:rsidP="00E66AD1">
            <w:pPr>
              <w:jc w:val="center"/>
              <w:rPr>
                <w:rFonts w:ascii="Arial" w:hAnsi="Arial" w:cs="Arial"/>
                <w:color w:val="000000"/>
              </w:rPr>
            </w:pPr>
            <w:ins w:id="1142" w:author="Naveen Premnath [2]" w:date="2024-09-29T17:09:00Z">
              <w:r>
                <w:rPr>
                  <w:rFonts w:ascii="Arial" w:hAnsi="Arial" w:cs="Arial"/>
                  <w:color w:val="000000"/>
                </w:rPr>
                <w:t>[</w:t>
              </w:r>
            </w:ins>
            <w:ins w:id="1143" w:author="Naveen Premnath [2]" w:date="2024-09-29T17:13:00Z">
              <w:r w:rsidRPr="00E66AD1">
                <w:rPr>
                  <w:rFonts w:ascii="Arial" w:hAnsi="Arial" w:cs="Arial"/>
                  <w:color w:val="000000"/>
                </w:rPr>
                <w:t>1.99</w:t>
              </w:r>
              <w:r>
                <w:rPr>
                  <w:rFonts w:ascii="Arial" w:hAnsi="Arial" w:cs="Arial"/>
                  <w:color w:val="000000"/>
                </w:rPr>
                <w:t>-</w:t>
              </w:r>
              <w:r w:rsidRPr="00E66AD1">
                <w:rPr>
                  <w:rFonts w:ascii="Arial" w:hAnsi="Arial" w:cs="Arial"/>
                  <w:color w:val="000000"/>
                </w:rPr>
                <w:t>3.17</w:t>
              </w:r>
            </w:ins>
            <w:ins w:id="1144" w:author="Naveen Premnath [2]" w:date="2024-09-29T17:09: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45"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62190238" w14:textId="51323986" w:rsidR="004E2F42" w:rsidRPr="00AA3DD8" w:rsidRDefault="004E2F42">
            <w:pPr>
              <w:jc w:val="center"/>
              <w:rPr>
                <w:rFonts w:ascii="Arial" w:hAnsi="Arial" w:cs="Arial"/>
                <w:color w:val="000000"/>
              </w:rPr>
            </w:pPr>
            <w:r w:rsidRPr="00AA3DD8">
              <w:rPr>
                <w:rFonts w:ascii="Arial" w:hAnsi="Arial" w:cs="Arial"/>
                <w:color w:val="000000"/>
              </w:rPr>
              <w:t>&lt;0.01</w:t>
            </w:r>
          </w:p>
        </w:tc>
      </w:tr>
      <w:tr w:rsidR="004E2F42" w:rsidRPr="00AA3DD8" w14:paraId="4EC5FC92"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146"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52526520" w14:textId="0D932ECF" w:rsidR="004E2F42" w:rsidRPr="00AA3DD8" w:rsidRDefault="004E2F42" w:rsidP="007900FC">
            <w:pPr>
              <w:rPr>
                <w:rFonts w:ascii="Arial" w:hAnsi="Arial" w:cs="Arial"/>
                <w:color w:val="000000"/>
              </w:rPr>
            </w:pPr>
            <w:r w:rsidRPr="00AA3DD8">
              <w:rPr>
                <w:rFonts w:ascii="Arial" w:hAnsi="Arial" w:cs="Arial"/>
                <w:color w:val="000000"/>
              </w:rPr>
              <w:t>High school grad</w:t>
            </w:r>
            <w:r>
              <w:rPr>
                <w:rFonts w:ascii="Arial" w:hAnsi="Arial" w:cs="Arial"/>
                <w:color w:val="000000"/>
              </w:rPr>
              <w:t>uate or above</w:t>
            </w:r>
            <w:r w:rsidRPr="00AA3DD8">
              <w:rPr>
                <w:rFonts w:ascii="Arial" w:hAnsi="Arial" w:cs="Arial"/>
                <w:color w:val="000000"/>
              </w:rPr>
              <w:t xml:space="preserve"> Yes</w:t>
            </w:r>
            <w:r>
              <w:rPr>
                <w:rFonts w:ascii="Arial" w:hAnsi="Arial" w:cs="Arial"/>
                <w:color w:val="000000"/>
              </w:rPr>
              <w:t xml:space="preserve"> (Ref- No)</w:t>
            </w:r>
          </w:p>
        </w:tc>
        <w:tc>
          <w:tcPr>
            <w:tcW w:w="1530" w:type="dxa"/>
            <w:tcBorders>
              <w:top w:val="single" w:sz="4" w:space="0" w:color="auto"/>
              <w:left w:val="single" w:sz="4" w:space="0" w:color="auto"/>
              <w:bottom w:val="single" w:sz="4" w:space="0" w:color="auto"/>
              <w:right w:val="single" w:sz="4" w:space="0" w:color="auto"/>
            </w:tcBorders>
            <w:hideMark/>
            <w:tcPrChange w:id="114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3DFE61C7" w14:textId="522676F7" w:rsidR="004E2F42" w:rsidRPr="00AA3DD8" w:rsidRDefault="004E2F42" w:rsidP="00D46CD1">
            <w:pPr>
              <w:rPr>
                <w:rFonts w:ascii="Arial" w:hAnsi="Arial" w:cs="Arial"/>
                <w:color w:val="000000"/>
              </w:rPr>
            </w:pPr>
            <w:r w:rsidRPr="00AA3DD8">
              <w:rPr>
                <w:rFonts w:ascii="Arial" w:hAnsi="Arial" w:cs="Arial"/>
                <w:color w:val="000000"/>
              </w:rPr>
              <w:t>0.</w:t>
            </w:r>
            <w:ins w:id="1148" w:author="Naveen Premnath [2]" w:date="2024-09-29T17:14:00Z">
              <w:r w:rsidR="00E66AD1">
                <w:rPr>
                  <w:rFonts w:ascii="Arial" w:hAnsi="Arial" w:cs="Arial"/>
                  <w:color w:val="000000"/>
                </w:rPr>
                <w:t>88</w:t>
              </w:r>
            </w:ins>
            <w:del w:id="1149" w:author="Naveen Premnath [2]" w:date="2024-09-29T17:14:00Z">
              <w:r w:rsidDel="00E66AD1">
                <w:rPr>
                  <w:rFonts w:ascii="Arial" w:hAnsi="Arial" w:cs="Arial"/>
                  <w:color w:val="000000"/>
                </w:rPr>
                <w:delText>90</w:delText>
              </w:r>
            </w:del>
          </w:p>
        </w:tc>
        <w:tc>
          <w:tcPr>
            <w:tcW w:w="1710" w:type="dxa"/>
            <w:tcBorders>
              <w:top w:val="single" w:sz="4" w:space="0" w:color="auto"/>
              <w:left w:val="single" w:sz="4" w:space="0" w:color="auto"/>
              <w:bottom w:val="single" w:sz="4" w:space="0" w:color="auto"/>
              <w:right w:val="single" w:sz="4" w:space="0" w:color="auto"/>
            </w:tcBorders>
            <w:tcPrChange w:id="1150"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2269B79" w14:textId="5CD77FB5" w:rsidR="004E2F42" w:rsidRPr="00AA3DD8" w:rsidRDefault="00E66AD1" w:rsidP="00E66AD1">
            <w:pPr>
              <w:jc w:val="center"/>
              <w:rPr>
                <w:rFonts w:ascii="Arial" w:hAnsi="Arial" w:cs="Arial"/>
                <w:color w:val="000000"/>
              </w:rPr>
            </w:pPr>
            <w:ins w:id="1151" w:author="Naveen Premnath [2]" w:date="2024-09-29T17:15:00Z">
              <w:r>
                <w:rPr>
                  <w:rFonts w:ascii="Arial" w:hAnsi="Arial" w:cs="Arial"/>
                  <w:color w:val="000000"/>
                </w:rPr>
                <w:t>[0.7-1.1]</w:t>
              </w:r>
            </w:ins>
          </w:p>
        </w:tc>
        <w:tc>
          <w:tcPr>
            <w:tcW w:w="1710" w:type="dxa"/>
            <w:tcBorders>
              <w:top w:val="single" w:sz="4" w:space="0" w:color="auto"/>
              <w:left w:val="single" w:sz="4" w:space="0" w:color="auto"/>
              <w:bottom w:val="single" w:sz="4" w:space="0" w:color="auto"/>
              <w:right w:val="single" w:sz="4" w:space="0" w:color="auto"/>
            </w:tcBorders>
            <w:hideMark/>
            <w:tcPrChange w:id="1152"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29ADC0CD" w14:textId="09E7FE7B" w:rsidR="004E2F42" w:rsidRPr="00AA3DD8" w:rsidRDefault="004E2F42" w:rsidP="00D46CD1">
            <w:pPr>
              <w:jc w:val="center"/>
              <w:rPr>
                <w:rFonts w:ascii="Arial" w:hAnsi="Arial" w:cs="Arial"/>
                <w:color w:val="000000"/>
              </w:rPr>
            </w:pPr>
            <w:r w:rsidRPr="00AA3DD8">
              <w:rPr>
                <w:rFonts w:ascii="Arial" w:hAnsi="Arial" w:cs="Arial"/>
                <w:color w:val="000000"/>
              </w:rPr>
              <w:t>0.</w:t>
            </w:r>
            <w:ins w:id="1153" w:author="Naveen Premnath [2]" w:date="2024-09-29T17:14:00Z">
              <w:r w:rsidR="00E66AD1">
                <w:rPr>
                  <w:rFonts w:ascii="Arial" w:hAnsi="Arial" w:cs="Arial"/>
                  <w:color w:val="000000"/>
                </w:rPr>
                <w:t>2</w:t>
              </w:r>
            </w:ins>
            <w:del w:id="1154" w:author="Naveen Premnath [2]" w:date="2024-09-29T17:14:00Z">
              <w:r w:rsidRPr="00AA3DD8" w:rsidDel="00E66AD1">
                <w:rPr>
                  <w:rFonts w:ascii="Arial" w:hAnsi="Arial" w:cs="Arial"/>
                  <w:color w:val="000000"/>
                </w:rPr>
                <w:delText>3</w:delText>
              </w:r>
            </w:del>
            <w:r w:rsidRPr="00AA3DD8">
              <w:rPr>
                <w:rFonts w:ascii="Arial" w:hAnsi="Arial" w:cs="Arial"/>
                <w:color w:val="000000"/>
              </w:rPr>
              <w:t>5</w:t>
            </w:r>
          </w:p>
        </w:tc>
      </w:tr>
      <w:tr w:rsidR="004E2F42" w:rsidRPr="00AA3DD8" w14:paraId="0008D2D2"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155"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1C7741C9" w14:textId="6D30C931" w:rsidR="004E2F42" w:rsidRPr="00AA3DD8" w:rsidRDefault="004E2F42" w:rsidP="00D46CD1">
            <w:pPr>
              <w:rPr>
                <w:rFonts w:ascii="Arial" w:hAnsi="Arial" w:cs="Arial"/>
                <w:color w:val="000000"/>
              </w:rPr>
            </w:pPr>
            <w:r w:rsidRPr="00AA3DD8">
              <w:rPr>
                <w:rFonts w:ascii="Arial" w:hAnsi="Arial" w:cs="Arial"/>
              </w:rPr>
              <w:t>C</w:t>
            </w:r>
            <w:r>
              <w:rPr>
                <w:rFonts w:ascii="Arial" w:hAnsi="Arial" w:cs="Arial"/>
              </w:rPr>
              <w:t xml:space="preserve">ombined </w:t>
            </w:r>
            <w:r w:rsidRPr="00AA3DD8">
              <w:rPr>
                <w:rFonts w:ascii="Arial" w:hAnsi="Arial" w:cs="Arial"/>
              </w:rPr>
              <w:t>C</w:t>
            </w:r>
            <w:r>
              <w:rPr>
                <w:rFonts w:ascii="Arial" w:hAnsi="Arial" w:cs="Arial"/>
              </w:rPr>
              <w:t xml:space="preserve">omorbidity </w:t>
            </w:r>
            <w:r w:rsidRPr="00AA3DD8">
              <w:rPr>
                <w:rFonts w:ascii="Arial" w:hAnsi="Arial" w:cs="Arial"/>
              </w:rPr>
              <w:t>I</w:t>
            </w:r>
            <w:r>
              <w:rPr>
                <w:rFonts w:ascii="Arial" w:hAnsi="Arial" w:cs="Arial"/>
              </w:rPr>
              <w:t>ndex (per comorbidity)</w:t>
            </w:r>
          </w:p>
        </w:tc>
        <w:tc>
          <w:tcPr>
            <w:tcW w:w="1530" w:type="dxa"/>
            <w:tcBorders>
              <w:top w:val="single" w:sz="4" w:space="0" w:color="auto"/>
              <w:left w:val="single" w:sz="4" w:space="0" w:color="auto"/>
              <w:bottom w:val="single" w:sz="4" w:space="0" w:color="auto"/>
              <w:right w:val="single" w:sz="4" w:space="0" w:color="auto"/>
            </w:tcBorders>
            <w:hideMark/>
            <w:tcPrChange w:id="1156"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26238035" w14:textId="1520D80E" w:rsidR="004E2F42" w:rsidRPr="00AA3DD8" w:rsidRDefault="004E2F42" w:rsidP="00D46CD1">
            <w:pPr>
              <w:rPr>
                <w:rFonts w:ascii="Arial" w:hAnsi="Arial" w:cs="Arial"/>
                <w:color w:val="000000"/>
              </w:rPr>
            </w:pPr>
            <w:r w:rsidRPr="00AA3DD8">
              <w:rPr>
                <w:rFonts w:ascii="Arial" w:hAnsi="Arial" w:cs="Arial"/>
                <w:color w:val="000000"/>
              </w:rPr>
              <w:t>1.2</w:t>
            </w:r>
            <w:ins w:id="1157" w:author="Naveen Premnath [2]" w:date="2024-09-29T17:15:00Z">
              <w:r w:rsidR="00E66AD1">
                <w:rPr>
                  <w:rFonts w:ascii="Arial" w:hAnsi="Arial" w:cs="Arial"/>
                  <w:color w:val="000000"/>
                </w:rPr>
                <w:t>7</w:t>
              </w:r>
            </w:ins>
            <w:del w:id="1158" w:author="Naveen Premnath [2]" w:date="2024-09-29T17:15:00Z">
              <w:r w:rsidRPr="00AA3DD8" w:rsidDel="00E66AD1">
                <w:rPr>
                  <w:rFonts w:ascii="Arial" w:hAnsi="Arial" w:cs="Arial"/>
                  <w:color w:val="000000"/>
                </w:rPr>
                <w:delText>6</w:delText>
              </w:r>
            </w:del>
          </w:p>
        </w:tc>
        <w:tc>
          <w:tcPr>
            <w:tcW w:w="1710" w:type="dxa"/>
            <w:tcBorders>
              <w:top w:val="single" w:sz="4" w:space="0" w:color="auto"/>
              <w:left w:val="single" w:sz="4" w:space="0" w:color="auto"/>
              <w:bottom w:val="single" w:sz="4" w:space="0" w:color="auto"/>
              <w:right w:val="single" w:sz="4" w:space="0" w:color="auto"/>
            </w:tcBorders>
            <w:tcPrChange w:id="1159"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4A6C332" w14:textId="7997B931" w:rsidR="004E2F42" w:rsidRPr="00AA3DD8" w:rsidRDefault="00E66AD1" w:rsidP="00E66AD1">
            <w:pPr>
              <w:jc w:val="center"/>
              <w:rPr>
                <w:rFonts w:ascii="Arial" w:hAnsi="Arial" w:cs="Arial"/>
                <w:color w:val="000000"/>
              </w:rPr>
            </w:pPr>
            <w:ins w:id="1160" w:author="Naveen Premnath [2]" w:date="2024-09-29T17:15:00Z">
              <w:r>
                <w:rPr>
                  <w:rFonts w:ascii="Arial" w:hAnsi="Arial" w:cs="Arial"/>
                  <w:color w:val="000000"/>
                </w:rPr>
                <w:t>[</w:t>
              </w:r>
              <w:r w:rsidRPr="00E66AD1">
                <w:rPr>
                  <w:rFonts w:ascii="Arial" w:hAnsi="Arial" w:cs="Arial"/>
                  <w:color w:val="000000"/>
                </w:rPr>
                <w:t>1.17</w:t>
              </w:r>
              <w:r>
                <w:rPr>
                  <w:rFonts w:ascii="Arial" w:hAnsi="Arial" w:cs="Arial"/>
                  <w:color w:val="000000"/>
                </w:rPr>
                <w:t>-</w:t>
              </w:r>
              <w:r w:rsidRPr="00E66AD1">
                <w:rPr>
                  <w:rFonts w:ascii="Arial" w:hAnsi="Arial" w:cs="Arial"/>
                  <w:color w:val="000000"/>
                </w:rPr>
                <w:t>1.37</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61"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2B0F1835" w14:textId="7E274C4B" w:rsidR="004E2F42" w:rsidRPr="00AA3DD8" w:rsidRDefault="004E2F42" w:rsidP="00D46CD1">
            <w:pPr>
              <w:jc w:val="center"/>
              <w:rPr>
                <w:rFonts w:ascii="Arial" w:hAnsi="Arial" w:cs="Arial"/>
                <w:color w:val="000000"/>
              </w:rPr>
            </w:pPr>
            <w:r w:rsidRPr="00AA3DD8">
              <w:rPr>
                <w:rFonts w:ascii="Arial" w:hAnsi="Arial" w:cs="Arial"/>
                <w:color w:val="000000"/>
              </w:rPr>
              <w:t>&lt;0.01</w:t>
            </w:r>
          </w:p>
        </w:tc>
      </w:tr>
      <w:tr w:rsidR="004E2F42" w:rsidRPr="00AA3DD8" w14:paraId="606DA340" w14:textId="77777777" w:rsidTr="004E2F42">
        <w:tc>
          <w:tcPr>
            <w:tcW w:w="6205" w:type="dxa"/>
            <w:tcBorders>
              <w:top w:val="single" w:sz="4" w:space="0" w:color="auto"/>
              <w:left w:val="single" w:sz="4" w:space="0" w:color="auto"/>
              <w:bottom w:val="single" w:sz="4" w:space="0" w:color="auto"/>
              <w:right w:val="single" w:sz="4" w:space="0" w:color="auto"/>
            </w:tcBorders>
            <w:vAlign w:val="bottom"/>
            <w:tcPrChange w:id="1162" w:author="Naveen Premnath [2]" w:date="2024-09-29T16:14:00Z">
              <w:tcPr>
                <w:tcW w:w="6205" w:type="dxa"/>
                <w:tcBorders>
                  <w:top w:val="single" w:sz="4" w:space="0" w:color="auto"/>
                  <w:left w:val="single" w:sz="4" w:space="0" w:color="auto"/>
                  <w:bottom w:val="single" w:sz="4" w:space="0" w:color="auto"/>
                  <w:right w:val="single" w:sz="4" w:space="0" w:color="auto"/>
                </w:tcBorders>
                <w:vAlign w:val="bottom"/>
              </w:tcPr>
            </w:tcPrChange>
          </w:tcPr>
          <w:p w14:paraId="6D8C62E1" w14:textId="1139976A" w:rsidR="004E2F42" w:rsidRPr="00AA3DD8" w:rsidRDefault="004E2F42" w:rsidP="00D46CD1">
            <w:pPr>
              <w:rPr>
                <w:rFonts w:ascii="Arial" w:hAnsi="Arial" w:cs="Arial"/>
                <w:color w:val="000000"/>
              </w:rPr>
            </w:pPr>
            <w:r>
              <w:rPr>
                <w:rFonts w:ascii="Arial" w:hAnsi="Arial" w:cs="Arial"/>
                <w:color w:val="000000"/>
              </w:rPr>
              <w:t>Spouse at home –Yes (Ref- No)</w:t>
            </w:r>
          </w:p>
        </w:tc>
        <w:tc>
          <w:tcPr>
            <w:tcW w:w="1530" w:type="dxa"/>
            <w:tcBorders>
              <w:top w:val="single" w:sz="4" w:space="0" w:color="auto"/>
              <w:left w:val="single" w:sz="4" w:space="0" w:color="auto"/>
              <w:bottom w:val="single" w:sz="4" w:space="0" w:color="auto"/>
              <w:right w:val="single" w:sz="4" w:space="0" w:color="auto"/>
            </w:tcBorders>
            <w:hideMark/>
            <w:tcPrChange w:id="1163"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3DBA5278" w14:textId="14FF92FE" w:rsidR="004E2F42" w:rsidRPr="00AA3DD8" w:rsidRDefault="004E2F42" w:rsidP="00D46CD1">
            <w:pPr>
              <w:rPr>
                <w:rFonts w:ascii="Arial" w:hAnsi="Arial" w:cs="Arial"/>
                <w:color w:val="000000"/>
              </w:rPr>
            </w:pPr>
            <w:r>
              <w:rPr>
                <w:rFonts w:ascii="Arial" w:hAnsi="Arial" w:cs="Arial"/>
                <w:color w:val="000000"/>
              </w:rPr>
              <w:t>0.60</w:t>
            </w:r>
          </w:p>
        </w:tc>
        <w:tc>
          <w:tcPr>
            <w:tcW w:w="1710" w:type="dxa"/>
            <w:tcBorders>
              <w:top w:val="single" w:sz="4" w:space="0" w:color="auto"/>
              <w:left w:val="single" w:sz="4" w:space="0" w:color="auto"/>
              <w:bottom w:val="single" w:sz="4" w:space="0" w:color="auto"/>
              <w:right w:val="single" w:sz="4" w:space="0" w:color="auto"/>
            </w:tcBorders>
            <w:tcPrChange w:id="1164"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77811561" w14:textId="105AB8F1" w:rsidR="004E2F42" w:rsidRPr="00AA3DD8" w:rsidRDefault="00F3441D" w:rsidP="00F3441D">
            <w:pPr>
              <w:jc w:val="center"/>
              <w:rPr>
                <w:rFonts w:ascii="Arial" w:hAnsi="Arial" w:cs="Arial"/>
                <w:color w:val="000000"/>
              </w:rPr>
            </w:pPr>
            <w:ins w:id="1165" w:author="Naveen Premnath [2]" w:date="2024-09-29T17:43:00Z">
              <w:r>
                <w:rPr>
                  <w:rFonts w:ascii="Arial" w:hAnsi="Arial" w:cs="Arial"/>
                  <w:color w:val="000000"/>
                </w:rPr>
                <w:t>[0.45-0.72]</w:t>
              </w:r>
            </w:ins>
          </w:p>
        </w:tc>
        <w:tc>
          <w:tcPr>
            <w:tcW w:w="1710" w:type="dxa"/>
            <w:tcBorders>
              <w:top w:val="single" w:sz="4" w:space="0" w:color="auto"/>
              <w:left w:val="single" w:sz="4" w:space="0" w:color="auto"/>
              <w:bottom w:val="single" w:sz="4" w:space="0" w:color="auto"/>
              <w:right w:val="single" w:sz="4" w:space="0" w:color="auto"/>
            </w:tcBorders>
            <w:hideMark/>
            <w:tcPrChange w:id="1166"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396A9D89" w14:textId="4C9B2902" w:rsidR="004E2F42" w:rsidRPr="00AA3DD8" w:rsidRDefault="004E2F42" w:rsidP="00D46CD1">
            <w:pPr>
              <w:jc w:val="center"/>
              <w:rPr>
                <w:rFonts w:ascii="Arial" w:hAnsi="Arial" w:cs="Arial"/>
                <w:color w:val="000000"/>
              </w:rPr>
            </w:pPr>
            <w:r w:rsidRPr="00AA3DD8">
              <w:rPr>
                <w:rFonts w:ascii="Arial" w:hAnsi="Arial" w:cs="Arial"/>
                <w:color w:val="000000"/>
              </w:rPr>
              <w:t>&lt;0.01</w:t>
            </w:r>
          </w:p>
        </w:tc>
      </w:tr>
      <w:tr w:rsidR="004E2F42" w:rsidRPr="00AA3DD8" w14:paraId="508D9EE5" w14:textId="77777777" w:rsidTr="004E2F42">
        <w:tc>
          <w:tcPr>
            <w:tcW w:w="6205" w:type="dxa"/>
            <w:tcBorders>
              <w:top w:val="single" w:sz="4" w:space="0" w:color="auto"/>
              <w:left w:val="single" w:sz="4" w:space="0" w:color="auto"/>
              <w:bottom w:val="single" w:sz="4" w:space="0" w:color="auto"/>
              <w:right w:val="single" w:sz="4" w:space="0" w:color="auto"/>
            </w:tcBorders>
            <w:tcPrChange w:id="1167"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26E9C964" w14:textId="77777777" w:rsidR="004E2F42" w:rsidRDefault="004E2F42" w:rsidP="00D46CD1">
            <w:pPr>
              <w:rPr>
                <w:rFonts w:ascii="Arial" w:hAnsi="Arial" w:cs="Arial"/>
                <w:color w:val="000000"/>
              </w:rPr>
            </w:pPr>
            <w:r w:rsidRPr="00AA3DD8">
              <w:rPr>
                <w:rFonts w:ascii="Arial" w:hAnsi="Arial" w:cs="Arial"/>
                <w:color w:val="000000"/>
              </w:rPr>
              <w:t xml:space="preserve">Poverty Category </w:t>
            </w:r>
          </w:p>
          <w:p w14:paraId="691CC78F" w14:textId="2FBCBCBA" w:rsidR="004E2F42" w:rsidRPr="00AA3DD8" w:rsidRDefault="004E2F42" w:rsidP="00D46CD1">
            <w:pPr>
              <w:rPr>
                <w:rFonts w:ascii="Arial" w:hAnsi="Arial" w:cs="Arial"/>
                <w:color w:val="000000"/>
              </w:rPr>
            </w:pPr>
            <w:r>
              <w:rPr>
                <w:rFonts w:ascii="Arial" w:hAnsi="Arial" w:cs="Arial"/>
                <w:color w:val="000000"/>
              </w:rPr>
              <w:t>(Ref- High Income)</w:t>
            </w:r>
          </w:p>
        </w:tc>
        <w:tc>
          <w:tcPr>
            <w:tcW w:w="1530" w:type="dxa"/>
            <w:tcBorders>
              <w:top w:val="single" w:sz="4" w:space="0" w:color="auto"/>
              <w:left w:val="single" w:sz="4" w:space="0" w:color="auto"/>
              <w:bottom w:val="single" w:sz="4" w:space="0" w:color="auto"/>
              <w:right w:val="single" w:sz="4" w:space="0" w:color="auto"/>
            </w:tcBorders>
            <w:hideMark/>
            <w:tcPrChange w:id="1168"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102095B7" w14:textId="41001A59" w:rsidR="004E2F42" w:rsidRPr="00AA3DD8" w:rsidRDefault="004E2F42" w:rsidP="00D46CD1">
            <w:pP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tcPrChange w:id="1169"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53E7DE79" w14:textId="77777777" w:rsidR="004E2F42" w:rsidRPr="00AA3DD8" w:rsidRDefault="004E2F42" w:rsidP="00D46CD1">
            <w:pPr>
              <w:jc w:val="center"/>
              <w:rPr>
                <w:rFonts w:ascii="Arial" w:hAnsi="Arial" w:cs="Arial"/>
                <w:color w:val="000000"/>
              </w:rPr>
            </w:pPr>
          </w:p>
        </w:tc>
        <w:tc>
          <w:tcPr>
            <w:tcW w:w="1710" w:type="dxa"/>
            <w:tcBorders>
              <w:top w:val="single" w:sz="4" w:space="0" w:color="auto"/>
              <w:left w:val="single" w:sz="4" w:space="0" w:color="auto"/>
              <w:bottom w:val="single" w:sz="4" w:space="0" w:color="auto"/>
              <w:right w:val="single" w:sz="4" w:space="0" w:color="auto"/>
            </w:tcBorders>
            <w:hideMark/>
            <w:tcPrChange w:id="117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4F371136" w14:textId="2E1E1A68" w:rsidR="004E2F42" w:rsidRPr="00AA3DD8" w:rsidRDefault="004E2F42" w:rsidP="00D46CD1">
            <w:pPr>
              <w:jc w:val="center"/>
              <w:rPr>
                <w:rFonts w:ascii="Arial" w:hAnsi="Arial" w:cs="Arial"/>
                <w:color w:val="000000"/>
              </w:rPr>
            </w:pPr>
          </w:p>
        </w:tc>
      </w:tr>
      <w:tr w:rsidR="004E2F42" w:rsidRPr="00AA3DD8" w14:paraId="70C72183" w14:textId="77777777" w:rsidTr="004E2F42">
        <w:tc>
          <w:tcPr>
            <w:tcW w:w="6205" w:type="dxa"/>
            <w:tcBorders>
              <w:top w:val="single" w:sz="4" w:space="0" w:color="auto"/>
              <w:left w:val="single" w:sz="4" w:space="0" w:color="auto"/>
              <w:bottom w:val="single" w:sz="4" w:space="0" w:color="auto"/>
              <w:right w:val="single" w:sz="4" w:space="0" w:color="auto"/>
            </w:tcBorders>
            <w:tcPrChange w:id="1171"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64159FF0" w14:textId="254C81C5" w:rsidR="004E2F42" w:rsidRPr="00AA3DD8" w:rsidRDefault="004E2F42" w:rsidP="009129B8">
            <w:pPr>
              <w:rPr>
                <w:rFonts w:ascii="Arial" w:hAnsi="Arial" w:cs="Arial"/>
                <w:color w:val="000000"/>
              </w:rPr>
            </w:pPr>
            <w:r w:rsidRPr="009129B8">
              <w:rPr>
                <w:rFonts w:ascii="Arial" w:hAnsi="Arial" w:cs="Arial"/>
                <w:bCs/>
              </w:rPr>
              <w:t>Poor</w:t>
            </w:r>
          </w:p>
        </w:tc>
        <w:tc>
          <w:tcPr>
            <w:tcW w:w="1530" w:type="dxa"/>
            <w:tcBorders>
              <w:top w:val="single" w:sz="4" w:space="0" w:color="auto"/>
              <w:left w:val="single" w:sz="4" w:space="0" w:color="auto"/>
              <w:bottom w:val="single" w:sz="4" w:space="0" w:color="auto"/>
              <w:right w:val="single" w:sz="4" w:space="0" w:color="auto"/>
            </w:tcBorders>
            <w:tcPrChange w:id="1172" w:author="Naveen Premnath [2]" w:date="2024-09-29T16:14:00Z">
              <w:tcPr>
                <w:tcW w:w="1530" w:type="dxa"/>
                <w:tcBorders>
                  <w:top w:val="single" w:sz="4" w:space="0" w:color="auto"/>
                  <w:left w:val="single" w:sz="4" w:space="0" w:color="auto"/>
                  <w:bottom w:val="single" w:sz="4" w:space="0" w:color="auto"/>
                  <w:right w:val="single" w:sz="4" w:space="0" w:color="auto"/>
                </w:tcBorders>
              </w:tcPr>
            </w:tcPrChange>
          </w:tcPr>
          <w:p w14:paraId="2CA5B7D8" w14:textId="18D4E12C" w:rsidR="004E2F42" w:rsidRPr="00AA3DD8" w:rsidRDefault="004E2F42" w:rsidP="009129B8">
            <w:pPr>
              <w:rPr>
                <w:rFonts w:ascii="Arial" w:hAnsi="Arial" w:cs="Arial"/>
                <w:color w:val="000000"/>
              </w:rPr>
            </w:pPr>
            <w:r w:rsidRPr="00AA3DD8">
              <w:rPr>
                <w:rFonts w:ascii="Arial" w:hAnsi="Arial" w:cs="Arial"/>
                <w:color w:val="000000"/>
              </w:rPr>
              <w:t>1.38</w:t>
            </w:r>
          </w:p>
        </w:tc>
        <w:tc>
          <w:tcPr>
            <w:tcW w:w="1710" w:type="dxa"/>
            <w:tcBorders>
              <w:top w:val="single" w:sz="4" w:space="0" w:color="auto"/>
              <w:left w:val="single" w:sz="4" w:space="0" w:color="auto"/>
              <w:bottom w:val="single" w:sz="4" w:space="0" w:color="auto"/>
              <w:right w:val="single" w:sz="4" w:space="0" w:color="auto"/>
            </w:tcBorders>
            <w:tcPrChange w:id="117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18AB64E" w14:textId="4761C0C2" w:rsidR="004E2F42" w:rsidRPr="00AA3DD8" w:rsidRDefault="00F3441D" w:rsidP="00F3441D">
            <w:pPr>
              <w:jc w:val="center"/>
              <w:rPr>
                <w:rFonts w:ascii="Arial" w:hAnsi="Arial" w:cs="Arial"/>
                <w:color w:val="000000"/>
              </w:rPr>
            </w:pPr>
            <w:ins w:id="1174" w:author="Naveen Premnath [2]" w:date="2024-09-29T17:44:00Z">
              <w:r>
                <w:rPr>
                  <w:rFonts w:ascii="Arial" w:hAnsi="Arial" w:cs="Arial"/>
                  <w:color w:val="000000"/>
                </w:rPr>
                <w:t>[</w:t>
              </w:r>
              <w:r w:rsidRPr="00F3441D">
                <w:rPr>
                  <w:rFonts w:ascii="Arial" w:hAnsi="Arial" w:cs="Arial"/>
                  <w:color w:val="000000"/>
                </w:rPr>
                <w:t>0.91</w:t>
              </w:r>
              <w:r>
                <w:rPr>
                  <w:rFonts w:ascii="Arial" w:hAnsi="Arial" w:cs="Arial"/>
                  <w:color w:val="000000"/>
                </w:rPr>
                <w:t>-</w:t>
              </w:r>
              <w:r w:rsidRPr="00F3441D">
                <w:rPr>
                  <w:rFonts w:ascii="Arial" w:hAnsi="Arial" w:cs="Arial"/>
                  <w:color w:val="000000"/>
                </w:rPr>
                <w:t>1.80</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tcPrChange w:id="1175"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DD1A91C" w14:textId="014EA7DF" w:rsidR="004E2F42" w:rsidRPr="00AA3DD8" w:rsidRDefault="004E2F42" w:rsidP="009129B8">
            <w:pPr>
              <w:jc w:val="center"/>
              <w:rPr>
                <w:rFonts w:ascii="Arial" w:hAnsi="Arial" w:cs="Arial"/>
                <w:color w:val="000000"/>
              </w:rPr>
            </w:pPr>
            <w:r w:rsidRPr="00AA3DD8">
              <w:rPr>
                <w:rFonts w:ascii="Arial" w:hAnsi="Arial" w:cs="Arial"/>
                <w:color w:val="000000"/>
              </w:rPr>
              <w:t>0.067</w:t>
            </w:r>
          </w:p>
        </w:tc>
      </w:tr>
      <w:tr w:rsidR="004E2F42" w:rsidRPr="00AA3DD8" w14:paraId="2AFDF4B4" w14:textId="77777777" w:rsidTr="004E2F42">
        <w:tc>
          <w:tcPr>
            <w:tcW w:w="6205" w:type="dxa"/>
            <w:tcBorders>
              <w:top w:val="single" w:sz="4" w:space="0" w:color="auto"/>
              <w:left w:val="single" w:sz="4" w:space="0" w:color="auto"/>
              <w:bottom w:val="single" w:sz="4" w:space="0" w:color="auto"/>
              <w:right w:val="single" w:sz="4" w:space="0" w:color="auto"/>
            </w:tcBorders>
            <w:tcPrChange w:id="1176"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225D86D1" w14:textId="0CC9FDA0" w:rsidR="004E2F42" w:rsidRPr="00AA3DD8" w:rsidRDefault="004E2F42" w:rsidP="009129B8">
            <w:pPr>
              <w:rPr>
                <w:rFonts w:ascii="Arial" w:hAnsi="Arial" w:cs="Arial"/>
                <w:color w:val="000000"/>
              </w:rPr>
            </w:pPr>
            <w:r w:rsidRPr="009129B8">
              <w:rPr>
                <w:rFonts w:ascii="Arial" w:hAnsi="Arial" w:cs="Arial"/>
                <w:bCs/>
              </w:rPr>
              <w:t>Near Poor</w:t>
            </w:r>
          </w:p>
        </w:tc>
        <w:tc>
          <w:tcPr>
            <w:tcW w:w="1530" w:type="dxa"/>
            <w:tcBorders>
              <w:top w:val="single" w:sz="4" w:space="0" w:color="auto"/>
              <w:left w:val="single" w:sz="4" w:space="0" w:color="auto"/>
              <w:bottom w:val="single" w:sz="4" w:space="0" w:color="auto"/>
              <w:right w:val="single" w:sz="4" w:space="0" w:color="auto"/>
            </w:tcBorders>
            <w:hideMark/>
            <w:tcPrChange w:id="117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7909CCE0" w14:textId="11D6A154" w:rsidR="004E2F42" w:rsidRPr="00AA3DD8" w:rsidRDefault="004E2F42" w:rsidP="009129B8">
            <w:pPr>
              <w:rPr>
                <w:rFonts w:ascii="Arial" w:hAnsi="Arial" w:cs="Arial"/>
                <w:color w:val="000000"/>
              </w:rPr>
            </w:pPr>
            <w:r w:rsidRPr="00AA3DD8">
              <w:rPr>
                <w:rFonts w:ascii="Arial" w:hAnsi="Arial" w:cs="Arial"/>
                <w:color w:val="000000"/>
              </w:rPr>
              <w:t>1.29</w:t>
            </w:r>
          </w:p>
        </w:tc>
        <w:tc>
          <w:tcPr>
            <w:tcW w:w="1710" w:type="dxa"/>
            <w:tcBorders>
              <w:top w:val="single" w:sz="4" w:space="0" w:color="auto"/>
              <w:left w:val="single" w:sz="4" w:space="0" w:color="auto"/>
              <w:bottom w:val="single" w:sz="4" w:space="0" w:color="auto"/>
              <w:right w:val="single" w:sz="4" w:space="0" w:color="auto"/>
            </w:tcBorders>
            <w:tcPrChange w:id="117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41673079" w14:textId="3538CEDB" w:rsidR="004E2F42" w:rsidRPr="00AA3DD8" w:rsidRDefault="00F3441D" w:rsidP="00F3441D">
            <w:pPr>
              <w:jc w:val="center"/>
              <w:rPr>
                <w:rFonts w:ascii="Arial" w:hAnsi="Arial" w:cs="Arial"/>
                <w:color w:val="000000"/>
              </w:rPr>
            </w:pPr>
            <w:ins w:id="1179" w:author="Naveen Premnath [2]" w:date="2024-09-29T17:44:00Z">
              <w:r>
                <w:rPr>
                  <w:rFonts w:ascii="Arial" w:hAnsi="Arial" w:cs="Arial"/>
                  <w:color w:val="000000"/>
                </w:rPr>
                <w:t>[</w:t>
              </w:r>
              <w:r w:rsidRPr="00F3441D">
                <w:rPr>
                  <w:rFonts w:ascii="Arial" w:hAnsi="Arial" w:cs="Arial"/>
                  <w:color w:val="000000"/>
                </w:rPr>
                <w:t>0.8</w:t>
              </w:r>
              <w:r>
                <w:rPr>
                  <w:rFonts w:ascii="Arial" w:hAnsi="Arial" w:cs="Arial"/>
                  <w:color w:val="000000"/>
                </w:rPr>
                <w:t>1-</w:t>
              </w:r>
              <w:r w:rsidRPr="00F3441D">
                <w:rPr>
                  <w:rFonts w:ascii="Arial" w:hAnsi="Arial" w:cs="Arial"/>
                  <w:color w:val="000000"/>
                </w:rPr>
                <w:t>1.91</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8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5A4316B8" w14:textId="0180B332" w:rsidR="004E2F42" w:rsidRPr="00AA3DD8" w:rsidRDefault="004E2F42" w:rsidP="009129B8">
            <w:pPr>
              <w:jc w:val="center"/>
              <w:rPr>
                <w:rFonts w:ascii="Arial" w:hAnsi="Arial" w:cs="Arial"/>
                <w:color w:val="000000"/>
              </w:rPr>
            </w:pPr>
            <w:r w:rsidRPr="00AA3DD8">
              <w:rPr>
                <w:rFonts w:ascii="Arial" w:hAnsi="Arial" w:cs="Arial"/>
                <w:color w:val="000000"/>
              </w:rPr>
              <w:t>0.24</w:t>
            </w:r>
          </w:p>
        </w:tc>
      </w:tr>
      <w:tr w:rsidR="004E2F42" w:rsidRPr="00AA3DD8" w14:paraId="1D9FCE71" w14:textId="77777777" w:rsidTr="004E2F42">
        <w:tc>
          <w:tcPr>
            <w:tcW w:w="6205" w:type="dxa"/>
            <w:tcBorders>
              <w:top w:val="single" w:sz="4" w:space="0" w:color="auto"/>
              <w:left w:val="single" w:sz="4" w:space="0" w:color="auto"/>
              <w:bottom w:val="single" w:sz="4" w:space="0" w:color="auto"/>
              <w:right w:val="single" w:sz="4" w:space="0" w:color="auto"/>
            </w:tcBorders>
            <w:tcPrChange w:id="1181"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6BA15FB3" w14:textId="3254737B" w:rsidR="004E2F42" w:rsidRPr="00AA3DD8" w:rsidRDefault="004E2F42" w:rsidP="009129B8">
            <w:pPr>
              <w:rPr>
                <w:rFonts w:ascii="Arial" w:hAnsi="Arial" w:cs="Arial"/>
                <w:color w:val="000000"/>
              </w:rPr>
            </w:pPr>
            <w:r w:rsidRPr="009129B8">
              <w:rPr>
                <w:rFonts w:ascii="Arial" w:hAnsi="Arial" w:cs="Arial"/>
                <w:bCs/>
              </w:rPr>
              <w:t>Low income</w:t>
            </w:r>
          </w:p>
        </w:tc>
        <w:tc>
          <w:tcPr>
            <w:tcW w:w="1530" w:type="dxa"/>
            <w:tcBorders>
              <w:top w:val="single" w:sz="4" w:space="0" w:color="auto"/>
              <w:left w:val="single" w:sz="4" w:space="0" w:color="auto"/>
              <w:bottom w:val="single" w:sz="4" w:space="0" w:color="auto"/>
              <w:right w:val="single" w:sz="4" w:space="0" w:color="auto"/>
            </w:tcBorders>
            <w:hideMark/>
            <w:tcPrChange w:id="1182"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28E15838" w14:textId="7B9E6454" w:rsidR="004E2F42" w:rsidRPr="00AA3DD8" w:rsidRDefault="004E2F42" w:rsidP="009129B8">
            <w:pPr>
              <w:rPr>
                <w:rFonts w:ascii="Arial" w:hAnsi="Arial" w:cs="Arial"/>
                <w:color w:val="000000"/>
              </w:rPr>
            </w:pPr>
            <w:r w:rsidRPr="00AA3DD8">
              <w:rPr>
                <w:rFonts w:ascii="Arial" w:hAnsi="Arial" w:cs="Arial"/>
                <w:color w:val="000000"/>
              </w:rPr>
              <w:t>1.16</w:t>
            </w:r>
          </w:p>
        </w:tc>
        <w:tc>
          <w:tcPr>
            <w:tcW w:w="1710" w:type="dxa"/>
            <w:tcBorders>
              <w:top w:val="single" w:sz="4" w:space="0" w:color="auto"/>
              <w:left w:val="single" w:sz="4" w:space="0" w:color="auto"/>
              <w:bottom w:val="single" w:sz="4" w:space="0" w:color="auto"/>
              <w:right w:val="single" w:sz="4" w:space="0" w:color="auto"/>
            </w:tcBorders>
            <w:tcPrChange w:id="118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7120F05" w14:textId="3593E8C6" w:rsidR="004E2F42" w:rsidRPr="00AA3DD8" w:rsidRDefault="00F3441D" w:rsidP="00F3441D">
            <w:pPr>
              <w:jc w:val="center"/>
              <w:rPr>
                <w:rFonts w:ascii="Arial" w:hAnsi="Arial" w:cs="Arial"/>
                <w:color w:val="000000"/>
              </w:rPr>
            </w:pPr>
            <w:ins w:id="1184" w:author="Naveen Premnath [2]" w:date="2024-09-29T17:44:00Z">
              <w:r>
                <w:rPr>
                  <w:rFonts w:ascii="Arial" w:hAnsi="Arial" w:cs="Arial"/>
                  <w:color w:val="000000"/>
                </w:rPr>
                <w:t>[0.83-</w:t>
              </w:r>
              <w:r w:rsidRPr="00F3441D">
                <w:rPr>
                  <w:rFonts w:ascii="Arial" w:hAnsi="Arial" w:cs="Arial"/>
                  <w:color w:val="000000"/>
                </w:rPr>
                <w:t>1.62</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85"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32BB363D" w14:textId="2EBB6B59" w:rsidR="004E2F42" w:rsidRPr="00AA3DD8" w:rsidRDefault="004E2F42" w:rsidP="009129B8">
            <w:pPr>
              <w:jc w:val="center"/>
              <w:rPr>
                <w:rFonts w:ascii="Arial" w:hAnsi="Arial" w:cs="Arial"/>
                <w:color w:val="000000"/>
              </w:rPr>
            </w:pPr>
            <w:r w:rsidRPr="00AA3DD8">
              <w:rPr>
                <w:rFonts w:ascii="Arial" w:hAnsi="Arial" w:cs="Arial"/>
                <w:color w:val="000000"/>
              </w:rPr>
              <w:t>0.40</w:t>
            </w:r>
          </w:p>
        </w:tc>
      </w:tr>
      <w:tr w:rsidR="004E2F42" w:rsidRPr="00AA3DD8" w14:paraId="252DB269" w14:textId="77777777" w:rsidTr="004E2F42">
        <w:tc>
          <w:tcPr>
            <w:tcW w:w="6205" w:type="dxa"/>
            <w:tcBorders>
              <w:top w:val="single" w:sz="4" w:space="0" w:color="auto"/>
              <w:left w:val="single" w:sz="4" w:space="0" w:color="auto"/>
              <w:bottom w:val="single" w:sz="4" w:space="0" w:color="auto"/>
              <w:right w:val="single" w:sz="4" w:space="0" w:color="auto"/>
            </w:tcBorders>
            <w:tcPrChange w:id="1186" w:author="Naveen Premnath [2]" w:date="2024-09-29T16:14:00Z">
              <w:tcPr>
                <w:tcW w:w="6205" w:type="dxa"/>
                <w:tcBorders>
                  <w:top w:val="single" w:sz="4" w:space="0" w:color="auto"/>
                  <w:left w:val="single" w:sz="4" w:space="0" w:color="auto"/>
                  <w:bottom w:val="single" w:sz="4" w:space="0" w:color="auto"/>
                  <w:right w:val="single" w:sz="4" w:space="0" w:color="auto"/>
                </w:tcBorders>
              </w:tcPr>
            </w:tcPrChange>
          </w:tcPr>
          <w:p w14:paraId="16BF8FE8" w14:textId="2E2CB552" w:rsidR="004E2F42" w:rsidRPr="00AA3DD8" w:rsidRDefault="004E2F42" w:rsidP="009129B8">
            <w:pPr>
              <w:rPr>
                <w:rFonts w:ascii="Arial" w:hAnsi="Arial" w:cs="Arial"/>
                <w:color w:val="000000"/>
              </w:rPr>
            </w:pPr>
            <w:r w:rsidRPr="009129B8">
              <w:rPr>
                <w:rFonts w:ascii="Arial" w:hAnsi="Arial" w:cs="Arial"/>
                <w:bCs/>
              </w:rPr>
              <w:t>Middle income</w:t>
            </w:r>
          </w:p>
        </w:tc>
        <w:tc>
          <w:tcPr>
            <w:tcW w:w="1530" w:type="dxa"/>
            <w:tcBorders>
              <w:top w:val="single" w:sz="4" w:space="0" w:color="auto"/>
              <w:left w:val="single" w:sz="4" w:space="0" w:color="auto"/>
              <w:bottom w:val="single" w:sz="4" w:space="0" w:color="auto"/>
              <w:right w:val="single" w:sz="4" w:space="0" w:color="auto"/>
            </w:tcBorders>
            <w:hideMark/>
            <w:tcPrChange w:id="1187"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4E007C5D" w14:textId="296C7EF1" w:rsidR="004E2F42" w:rsidRPr="00AA3DD8" w:rsidRDefault="004E2F42" w:rsidP="009129B8">
            <w:pPr>
              <w:rPr>
                <w:rFonts w:ascii="Arial" w:hAnsi="Arial" w:cs="Arial"/>
                <w:color w:val="000000"/>
              </w:rPr>
            </w:pPr>
            <w:r w:rsidRPr="00AA3DD8">
              <w:rPr>
                <w:rFonts w:ascii="Arial" w:hAnsi="Arial" w:cs="Arial"/>
                <w:color w:val="000000"/>
              </w:rPr>
              <w:t>0.96</w:t>
            </w:r>
          </w:p>
        </w:tc>
        <w:tc>
          <w:tcPr>
            <w:tcW w:w="1710" w:type="dxa"/>
            <w:tcBorders>
              <w:top w:val="single" w:sz="4" w:space="0" w:color="auto"/>
              <w:left w:val="single" w:sz="4" w:space="0" w:color="auto"/>
              <w:bottom w:val="single" w:sz="4" w:space="0" w:color="auto"/>
              <w:right w:val="single" w:sz="4" w:space="0" w:color="auto"/>
            </w:tcBorders>
            <w:tcPrChange w:id="1188"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697D1EA3" w14:textId="78F0DD3C" w:rsidR="004E2F42" w:rsidRPr="00AA3DD8" w:rsidRDefault="00F3441D" w:rsidP="00F3441D">
            <w:pPr>
              <w:jc w:val="center"/>
              <w:rPr>
                <w:rFonts w:ascii="Arial" w:hAnsi="Arial" w:cs="Arial"/>
                <w:color w:val="000000"/>
              </w:rPr>
            </w:pPr>
            <w:ins w:id="1189" w:author="Naveen Premnath [2]" w:date="2024-09-29T17:45:00Z">
              <w:r>
                <w:rPr>
                  <w:rFonts w:ascii="Arial" w:hAnsi="Arial" w:cs="Arial"/>
                  <w:color w:val="000000"/>
                </w:rPr>
                <w:t>[0.69-</w:t>
              </w:r>
              <w:r w:rsidRPr="00F3441D">
                <w:rPr>
                  <w:rFonts w:ascii="Arial" w:hAnsi="Arial" w:cs="Arial"/>
                  <w:color w:val="000000"/>
                </w:rPr>
                <w:t>1.30</w:t>
              </w:r>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90"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0E5ACD81" w14:textId="3AD71CEA" w:rsidR="004E2F42" w:rsidRPr="00AA3DD8" w:rsidRDefault="004E2F42" w:rsidP="009129B8">
            <w:pPr>
              <w:jc w:val="center"/>
              <w:rPr>
                <w:rFonts w:ascii="Arial" w:hAnsi="Arial" w:cs="Arial"/>
                <w:color w:val="000000"/>
              </w:rPr>
            </w:pPr>
            <w:r w:rsidRPr="00AA3DD8">
              <w:rPr>
                <w:rFonts w:ascii="Arial" w:hAnsi="Arial" w:cs="Arial"/>
                <w:color w:val="000000"/>
              </w:rPr>
              <w:t>0.81</w:t>
            </w:r>
          </w:p>
        </w:tc>
      </w:tr>
      <w:tr w:rsidR="004E2F42" w:rsidRPr="00AA3DD8" w14:paraId="165B0A96" w14:textId="77777777" w:rsidTr="004E2F42">
        <w:tc>
          <w:tcPr>
            <w:tcW w:w="6205" w:type="dxa"/>
            <w:tcBorders>
              <w:top w:val="single" w:sz="4" w:space="0" w:color="auto"/>
              <w:left w:val="single" w:sz="4" w:space="0" w:color="auto"/>
              <w:bottom w:val="single" w:sz="4" w:space="0" w:color="auto"/>
              <w:right w:val="single" w:sz="4" w:space="0" w:color="auto"/>
            </w:tcBorders>
            <w:hideMark/>
            <w:tcPrChange w:id="1191" w:author="Naveen Premnath [2]" w:date="2024-09-29T16:14:00Z">
              <w:tcPr>
                <w:tcW w:w="6205" w:type="dxa"/>
                <w:tcBorders>
                  <w:top w:val="single" w:sz="4" w:space="0" w:color="auto"/>
                  <w:left w:val="single" w:sz="4" w:space="0" w:color="auto"/>
                  <w:bottom w:val="single" w:sz="4" w:space="0" w:color="auto"/>
                  <w:right w:val="single" w:sz="4" w:space="0" w:color="auto"/>
                </w:tcBorders>
                <w:hideMark/>
              </w:tcPr>
            </w:tcPrChange>
          </w:tcPr>
          <w:p w14:paraId="6522356B" w14:textId="6C54311C" w:rsidR="004E2F42" w:rsidRPr="00AA3DD8" w:rsidRDefault="004E2F42" w:rsidP="00D46CD1">
            <w:pPr>
              <w:rPr>
                <w:rFonts w:ascii="Arial" w:hAnsi="Arial" w:cs="Arial"/>
                <w:color w:val="000000"/>
              </w:rPr>
            </w:pPr>
            <w:r w:rsidRPr="00AA3DD8">
              <w:rPr>
                <w:rFonts w:ascii="Arial" w:hAnsi="Arial" w:cs="Arial"/>
                <w:color w:val="000000"/>
              </w:rPr>
              <w:t>Unemployed- Yes</w:t>
            </w:r>
            <w:r>
              <w:rPr>
                <w:rFonts w:ascii="Arial" w:hAnsi="Arial" w:cs="Arial"/>
                <w:color w:val="000000"/>
              </w:rPr>
              <w:t xml:space="preserve"> (Ref- No)</w:t>
            </w:r>
          </w:p>
        </w:tc>
        <w:tc>
          <w:tcPr>
            <w:tcW w:w="1530" w:type="dxa"/>
            <w:tcBorders>
              <w:top w:val="single" w:sz="4" w:space="0" w:color="auto"/>
              <w:left w:val="single" w:sz="4" w:space="0" w:color="auto"/>
              <w:bottom w:val="single" w:sz="4" w:space="0" w:color="auto"/>
              <w:right w:val="single" w:sz="4" w:space="0" w:color="auto"/>
            </w:tcBorders>
            <w:hideMark/>
            <w:tcPrChange w:id="1192" w:author="Naveen Premnath [2]" w:date="2024-09-29T16:14:00Z">
              <w:tcPr>
                <w:tcW w:w="1530" w:type="dxa"/>
                <w:tcBorders>
                  <w:top w:val="single" w:sz="4" w:space="0" w:color="auto"/>
                  <w:left w:val="single" w:sz="4" w:space="0" w:color="auto"/>
                  <w:bottom w:val="single" w:sz="4" w:space="0" w:color="auto"/>
                  <w:right w:val="single" w:sz="4" w:space="0" w:color="auto"/>
                </w:tcBorders>
                <w:hideMark/>
              </w:tcPr>
            </w:tcPrChange>
          </w:tcPr>
          <w:p w14:paraId="6C682A74" w14:textId="6AB8F8B9" w:rsidR="004E2F42" w:rsidRPr="00AA3DD8" w:rsidRDefault="004E2F42" w:rsidP="00D46CD1">
            <w:pPr>
              <w:rPr>
                <w:rFonts w:ascii="Arial" w:hAnsi="Arial" w:cs="Arial"/>
                <w:color w:val="000000"/>
              </w:rPr>
            </w:pPr>
            <w:r w:rsidRPr="00AA3DD8">
              <w:rPr>
                <w:rFonts w:ascii="Arial" w:hAnsi="Arial" w:cs="Arial"/>
                <w:color w:val="000000"/>
              </w:rPr>
              <w:t>1.44</w:t>
            </w:r>
          </w:p>
        </w:tc>
        <w:tc>
          <w:tcPr>
            <w:tcW w:w="1710" w:type="dxa"/>
            <w:tcBorders>
              <w:top w:val="single" w:sz="4" w:space="0" w:color="auto"/>
              <w:left w:val="single" w:sz="4" w:space="0" w:color="auto"/>
              <w:bottom w:val="single" w:sz="4" w:space="0" w:color="auto"/>
              <w:right w:val="single" w:sz="4" w:space="0" w:color="auto"/>
            </w:tcBorders>
            <w:tcPrChange w:id="1193" w:author="Naveen Premnath [2]" w:date="2024-09-29T16:14:00Z">
              <w:tcPr>
                <w:tcW w:w="1710" w:type="dxa"/>
                <w:tcBorders>
                  <w:top w:val="single" w:sz="4" w:space="0" w:color="auto"/>
                  <w:left w:val="single" w:sz="4" w:space="0" w:color="auto"/>
                  <w:bottom w:val="single" w:sz="4" w:space="0" w:color="auto"/>
                  <w:right w:val="single" w:sz="4" w:space="0" w:color="auto"/>
                </w:tcBorders>
              </w:tcPr>
            </w:tcPrChange>
          </w:tcPr>
          <w:p w14:paraId="186BB6E2" w14:textId="57F1D21A" w:rsidR="004E2F42" w:rsidRPr="00AA3DD8" w:rsidRDefault="00F3441D" w:rsidP="00F3441D">
            <w:pPr>
              <w:jc w:val="center"/>
              <w:rPr>
                <w:rFonts w:ascii="Arial" w:hAnsi="Arial" w:cs="Arial"/>
                <w:color w:val="000000"/>
              </w:rPr>
            </w:pPr>
            <w:ins w:id="1194" w:author="Naveen Premnath [2]" w:date="2024-09-29T17:46:00Z">
              <w:r>
                <w:rPr>
                  <w:rFonts w:ascii="Arial" w:hAnsi="Arial" w:cs="Arial"/>
                  <w:color w:val="000000"/>
                </w:rPr>
                <w:t>[</w:t>
              </w:r>
            </w:ins>
            <w:ins w:id="1195" w:author="Naveen Premnath [2]" w:date="2024-09-29T17:45:00Z">
              <w:r w:rsidRPr="00F3441D">
                <w:rPr>
                  <w:rFonts w:ascii="Arial" w:hAnsi="Arial" w:cs="Arial"/>
                  <w:color w:val="000000"/>
                </w:rPr>
                <w:t>1.10</w:t>
              </w:r>
              <w:r>
                <w:rPr>
                  <w:rFonts w:ascii="Arial" w:hAnsi="Arial" w:cs="Arial"/>
                  <w:color w:val="000000"/>
                </w:rPr>
                <w:t>-</w:t>
              </w:r>
              <w:r w:rsidRPr="00F3441D">
                <w:rPr>
                  <w:rFonts w:ascii="Arial" w:hAnsi="Arial" w:cs="Arial"/>
                  <w:color w:val="000000"/>
                </w:rPr>
                <w:t>2.70</w:t>
              </w:r>
            </w:ins>
            <w:ins w:id="1196" w:author="Naveen Premnath [2]" w:date="2024-09-29T17:46:00Z">
              <w:r>
                <w:rPr>
                  <w:rFonts w:ascii="Arial" w:hAnsi="Arial" w:cs="Arial"/>
                  <w:color w:val="000000"/>
                </w:rPr>
                <w:t>]</w:t>
              </w:r>
            </w:ins>
          </w:p>
        </w:tc>
        <w:tc>
          <w:tcPr>
            <w:tcW w:w="1710" w:type="dxa"/>
            <w:tcBorders>
              <w:top w:val="single" w:sz="4" w:space="0" w:color="auto"/>
              <w:left w:val="single" w:sz="4" w:space="0" w:color="auto"/>
              <w:bottom w:val="single" w:sz="4" w:space="0" w:color="auto"/>
              <w:right w:val="single" w:sz="4" w:space="0" w:color="auto"/>
            </w:tcBorders>
            <w:hideMark/>
            <w:tcPrChange w:id="1197" w:author="Naveen Premnath [2]" w:date="2024-09-29T16:14:00Z">
              <w:tcPr>
                <w:tcW w:w="1710" w:type="dxa"/>
                <w:tcBorders>
                  <w:top w:val="single" w:sz="4" w:space="0" w:color="auto"/>
                  <w:left w:val="single" w:sz="4" w:space="0" w:color="auto"/>
                  <w:bottom w:val="single" w:sz="4" w:space="0" w:color="auto"/>
                  <w:right w:val="single" w:sz="4" w:space="0" w:color="auto"/>
                </w:tcBorders>
                <w:hideMark/>
              </w:tcPr>
            </w:tcPrChange>
          </w:tcPr>
          <w:p w14:paraId="4D812EEE" w14:textId="000D470F" w:rsidR="004E2F42" w:rsidRPr="00AA3DD8" w:rsidRDefault="004E2F42" w:rsidP="00D46CD1">
            <w:pPr>
              <w:jc w:val="center"/>
              <w:rPr>
                <w:rFonts w:ascii="Arial" w:hAnsi="Arial" w:cs="Arial"/>
                <w:color w:val="000000"/>
              </w:rPr>
            </w:pPr>
            <w:r w:rsidRPr="00AA3DD8">
              <w:rPr>
                <w:rFonts w:ascii="Arial" w:hAnsi="Arial" w:cs="Arial"/>
                <w:color w:val="000000"/>
              </w:rPr>
              <w:t>0.12</w:t>
            </w:r>
          </w:p>
        </w:tc>
      </w:tr>
    </w:tbl>
    <w:p w14:paraId="6BBD61C3" w14:textId="77777777" w:rsidR="00F7183F" w:rsidRDefault="00F7183F" w:rsidP="00F7183F">
      <w:pPr>
        <w:rPr>
          <w:rFonts w:ascii="Arial" w:hAnsi="Arial" w:cs="Arial"/>
          <w:b/>
          <w:kern w:val="2"/>
          <w14:ligatures w14:val="standardContextual"/>
        </w:rPr>
      </w:pPr>
    </w:p>
    <w:p w14:paraId="02326BDD" w14:textId="5CD6702D" w:rsidR="00F7183F" w:rsidRPr="00F7183F" w:rsidRDefault="00F7183F" w:rsidP="00F7183F">
      <w:pPr>
        <w:rPr>
          <w:rFonts w:ascii="Arial" w:hAnsi="Arial" w:cs="Arial"/>
          <w:kern w:val="2"/>
          <w14:ligatures w14:val="standardContextual"/>
        </w:rPr>
        <w:sectPr w:rsidR="00F7183F" w:rsidRPr="00F7183F" w:rsidSect="0066112A">
          <w:pgSz w:w="15840" w:h="12240" w:orient="landscape"/>
          <w:pgMar w:top="1440" w:right="1440" w:bottom="1440" w:left="1440" w:header="720" w:footer="720" w:gutter="0"/>
          <w:cols w:space="720"/>
          <w:docGrid w:linePitch="360"/>
        </w:sectPr>
      </w:pPr>
      <w:r>
        <w:rPr>
          <w:rFonts w:ascii="Arial" w:hAnsi="Arial" w:cs="Arial"/>
          <w:b/>
          <w:kern w:val="2"/>
          <w14:ligatures w14:val="standardContextual"/>
        </w:rPr>
        <w:t xml:space="preserve">Foot notes: </w:t>
      </w:r>
      <w:commentRangeStart w:id="1198"/>
      <w:commentRangeStart w:id="1199"/>
      <w:r w:rsidR="001D7EAA" w:rsidRPr="00F7183F">
        <w:rPr>
          <w:rFonts w:ascii="Arial" w:hAnsi="Arial" w:cs="Arial"/>
          <w:kern w:val="2"/>
          <w14:ligatures w14:val="standardContextual"/>
        </w:rPr>
        <w:t xml:space="preserve">All </w:t>
      </w:r>
      <w:ins w:id="1200" w:author="Naveen Premnath [2]" w:date="2024-09-29T17:10:00Z">
        <w:r w:rsidR="00E66AD1">
          <w:rPr>
            <w:rFonts w:ascii="Arial" w:hAnsi="Arial" w:cs="Arial"/>
            <w:kern w:val="2"/>
            <w14:ligatures w14:val="standardContextual"/>
          </w:rPr>
          <w:t xml:space="preserve">probable </w:t>
        </w:r>
      </w:ins>
      <w:r w:rsidRPr="00F7183F">
        <w:rPr>
          <w:rFonts w:ascii="Arial" w:hAnsi="Arial" w:cs="Arial"/>
          <w:kern w:val="2"/>
          <w14:ligatures w14:val="standardContextual"/>
        </w:rPr>
        <w:t xml:space="preserve">variables in </w:t>
      </w:r>
      <w:r w:rsidR="001D7EAA" w:rsidRPr="00F7183F">
        <w:rPr>
          <w:rFonts w:ascii="Arial" w:hAnsi="Arial" w:cs="Arial"/>
          <w:kern w:val="2"/>
          <w14:ligatures w14:val="standardContextual"/>
        </w:rPr>
        <w:t>univaria</w:t>
      </w:r>
      <w:ins w:id="1201" w:author="Naveen Premnath [2]" w:date="2024-09-29T17:10:00Z">
        <w:r w:rsidR="00E66AD1">
          <w:rPr>
            <w:rFonts w:ascii="Arial" w:hAnsi="Arial" w:cs="Arial"/>
            <w:kern w:val="2"/>
            <w14:ligatures w14:val="standardContextual"/>
          </w:rPr>
          <w:t>te</w:t>
        </w:r>
      </w:ins>
      <w:del w:id="1202" w:author="Naveen Premnath [2]" w:date="2024-09-29T17:10:00Z">
        <w:r w:rsidR="001D7EAA" w:rsidRPr="00F7183F" w:rsidDel="00E66AD1">
          <w:rPr>
            <w:rFonts w:ascii="Arial" w:hAnsi="Arial" w:cs="Arial"/>
            <w:kern w:val="2"/>
            <w14:ligatures w14:val="standardContextual"/>
          </w:rPr>
          <w:delText>ble</w:delText>
        </w:r>
      </w:del>
      <w:r w:rsidRPr="00F7183F">
        <w:rPr>
          <w:rFonts w:ascii="Arial" w:hAnsi="Arial" w:cs="Arial"/>
          <w:kern w:val="2"/>
          <w14:ligatures w14:val="standardContextual"/>
        </w:rPr>
        <w:t xml:space="preserve"> analysis</w:t>
      </w:r>
      <w:r w:rsidR="001D7EAA" w:rsidRPr="00F7183F">
        <w:rPr>
          <w:rFonts w:ascii="Arial" w:hAnsi="Arial" w:cs="Arial"/>
          <w:kern w:val="2"/>
          <w14:ligatures w14:val="standardContextual"/>
        </w:rPr>
        <w:t xml:space="preserve"> with p value &lt;0.1 was included</w:t>
      </w:r>
      <w:r w:rsidRPr="00F7183F">
        <w:rPr>
          <w:rFonts w:ascii="Arial" w:hAnsi="Arial" w:cs="Arial"/>
          <w:kern w:val="2"/>
          <w14:ligatures w14:val="standardContextual"/>
        </w:rPr>
        <w:t xml:space="preserve"> in the </w:t>
      </w:r>
      <w:ins w:id="1203" w:author="Naveen Premnath [2]" w:date="2024-09-29T17:10:00Z">
        <w:r w:rsidR="00E66AD1">
          <w:rPr>
            <w:rFonts w:ascii="Arial" w:hAnsi="Arial" w:cs="Arial"/>
            <w:kern w:val="2"/>
            <w14:ligatures w14:val="standardContextual"/>
          </w:rPr>
          <w:t xml:space="preserve">multivariable </w:t>
        </w:r>
      </w:ins>
      <w:r w:rsidRPr="00F7183F">
        <w:rPr>
          <w:rFonts w:ascii="Arial" w:hAnsi="Arial" w:cs="Arial"/>
          <w:kern w:val="2"/>
          <w14:ligatures w14:val="standardContextual"/>
        </w:rPr>
        <w:t>model</w:t>
      </w:r>
      <w:commentRangeEnd w:id="1198"/>
      <w:r w:rsidR="00434D17">
        <w:rPr>
          <w:rStyle w:val="CommentReference"/>
          <w:rFonts w:ascii="Arial" w:hAnsi="Arial" w:cs="Arial"/>
          <w:kern w:val="2"/>
          <w:sz w:val="22"/>
          <w:szCs w:val="22"/>
          <w14:ligatures w14:val="standardContextual"/>
        </w:rPr>
        <w:commentReference w:id="1198"/>
      </w:r>
      <w:commentRangeEnd w:id="1199"/>
      <w:r w:rsidR="004E2F42">
        <w:rPr>
          <w:rStyle w:val="CommentReference"/>
          <w:rFonts w:ascii="Arial" w:hAnsi="Arial" w:cs="Arial"/>
          <w:kern w:val="2"/>
          <w:sz w:val="22"/>
          <w:szCs w:val="22"/>
          <w14:ligatures w14:val="standardContextual"/>
        </w:rPr>
        <w:commentReference w:id="1199"/>
      </w:r>
      <w:r>
        <w:rPr>
          <w:rFonts w:ascii="Arial" w:hAnsi="Arial" w:cs="Arial"/>
          <w:kern w:val="2"/>
          <w14:ligatures w14:val="standardContextual"/>
        </w:rPr>
        <w:t xml:space="preserve">. OR less than 1 means lower odds of receiving than the reference group. </w:t>
      </w:r>
    </w:p>
    <w:p w14:paraId="648A509E" w14:textId="6E54A7AA" w:rsidR="009129B8" w:rsidRPr="00AA3DD8" w:rsidRDefault="009627A7" w:rsidP="007900FC">
      <w:pPr>
        <w:rPr>
          <w:rFonts w:ascii="Arial" w:hAnsi="Arial" w:cs="Arial"/>
        </w:rPr>
      </w:pPr>
      <w:r>
        <w:rPr>
          <w:rFonts w:ascii="Arial" w:hAnsi="Arial" w:cs="Arial"/>
          <w:b/>
        </w:rPr>
        <w:lastRenderedPageBreak/>
        <w:t>Figure 1</w:t>
      </w:r>
      <w:r w:rsidR="001D7EAA">
        <w:rPr>
          <w:rFonts w:ascii="Arial" w:hAnsi="Arial" w:cs="Arial"/>
          <w:b/>
        </w:rPr>
        <w:t xml:space="preserve">: </w:t>
      </w:r>
      <w:r w:rsidR="009129B8" w:rsidRPr="005E230F">
        <w:rPr>
          <w:rFonts w:ascii="Arial" w:hAnsi="Arial" w:cs="Arial"/>
          <w:b/>
        </w:rPr>
        <w:t>Year wise trend in</w:t>
      </w:r>
      <w:r w:rsidR="009129B8">
        <w:rPr>
          <w:rFonts w:ascii="Arial" w:hAnsi="Arial" w:cs="Arial"/>
          <w:b/>
        </w:rPr>
        <w:t xml:space="preserve"> average number of</w:t>
      </w:r>
      <w:r w:rsidR="009129B8" w:rsidRPr="005E230F">
        <w:rPr>
          <w:rFonts w:ascii="Arial" w:hAnsi="Arial" w:cs="Arial"/>
          <w:b/>
        </w:rPr>
        <w:t xml:space="preserve"> home health days </w:t>
      </w:r>
      <w:r w:rsidR="00583A75">
        <w:rPr>
          <w:rFonts w:ascii="Arial" w:hAnsi="Arial" w:cs="Arial"/>
          <w:b/>
        </w:rPr>
        <w:t xml:space="preserve">among cancer survivors receiving home health care services </w:t>
      </w:r>
    </w:p>
    <w:p w14:paraId="6DB484A5" w14:textId="7493BF4C" w:rsidR="009627A7" w:rsidRPr="000B709F" w:rsidRDefault="009627A7" w:rsidP="009129B8">
      <w:pPr>
        <w:rPr>
          <w:rFonts w:ascii="Arial" w:hAnsi="Arial" w:cs="Arial"/>
          <w:b/>
        </w:rPr>
      </w:pPr>
    </w:p>
    <w:p w14:paraId="41519185" w14:textId="1140E484" w:rsidR="009627A7" w:rsidRPr="00AA3DD8" w:rsidRDefault="00AC377E" w:rsidP="009129B8">
      <w:pPr>
        <w:rPr>
          <w:rFonts w:ascii="Arial" w:hAnsi="Arial" w:cs="Arial"/>
          <w:b/>
        </w:rPr>
      </w:pPr>
      <w:r>
        <w:rPr>
          <w:rFonts w:ascii="Arial" w:hAnsi="Arial" w:cs="Arial"/>
          <w:b/>
          <w:noProof/>
        </w:rPr>
        <w:pict w14:anchorId="6B237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pt;height:252pt">
            <v:imagedata r:id="rId20" o:title="Trend of average home health days over the study period"/>
          </v:shape>
        </w:pict>
      </w:r>
    </w:p>
    <w:p w14:paraId="06137691" w14:textId="77777777" w:rsidR="009627A7" w:rsidRPr="00583A75" w:rsidRDefault="009627A7" w:rsidP="009627A7">
      <w:pPr>
        <w:rPr>
          <w:rFonts w:ascii="Arial" w:hAnsi="Arial" w:cs="Arial"/>
          <w:sz w:val="18"/>
        </w:rPr>
      </w:pPr>
    </w:p>
    <w:tbl>
      <w:tblPr>
        <w:tblStyle w:val="TableGrid"/>
        <w:tblW w:w="0" w:type="auto"/>
        <w:tblInd w:w="0" w:type="dxa"/>
        <w:tblLook w:val="04A0" w:firstRow="1" w:lastRow="0" w:firstColumn="1" w:lastColumn="0" w:noHBand="0" w:noVBand="1"/>
      </w:tblPr>
      <w:tblGrid>
        <w:gridCol w:w="960"/>
        <w:gridCol w:w="3445"/>
      </w:tblGrid>
      <w:tr w:rsidR="009627A7" w:rsidRPr="00583A75" w14:paraId="120C5A5F" w14:textId="77777777" w:rsidTr="00583A75">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3B846C2" w14:textId="43B11F6A" w:rsidR="009627A7" w:rsidRPr="00583A75" w:rsidRDefault="00583A75" w:rsidP="00583A75">
            <w:pPr>
              <w:jc w:val="center"/>
              <w:rPr>
                <w:rFonts w:ascii="Arial" w:hAnsi="Arial" w:cs="Arial"/>
                <w:sz w:val="18"/>
              </w:rPr>
            </w:pPr>
            <w:r>
              <w:rPr>
                <w:rFonts w:ascii="Arial" w:hAnsi="Arial" w:cs="Arial"/>
                <w:sz w:val="18"/>
              </w:rPr>
              <w:t>Y</w:t>
            </w:r>
            <w:r w:rsidR="009627A7" w:rsidRPr="00583A75">
              <w:rPr>
                <w:rFonts w:ascii="Arial" w:hAnsi="Arial" w:cs="Arial"/>
                <w:sz w:val="18"/>
              </w:rPr>
              <w:t>ear</w:t>
            </w:r>
          </w:p>
        </w:tc>
        <w:tc>
          <w:tcPr>
            <w:tcW w:w="3445" w:type="dxa"/>
            <w:tcBorders>
              <w:top w:val="single" w:sz="4" w:space="0" w:color="auto"/>
              <w:left w:val="single" w:sz="4" w:space="0" w:color="auto"/>
              <w:bottom w:val="single" w:sz="4" w:space="0" w:color="auto"/>
              <w:right w:val="single" w:sz="4" w:space="0" w:color="auto"/>
            </w:tcBorders>
            <w:noWrap/>
            <w:hideMark/>
          </w:tcPr>
          <w:p w14:paraId="3F7F4F27" w14:textId="2225FB30" w:rsidR="009627A7" w:rsidRPr="00583A75" w:rsidRDefault="005E230F" w:rsidP="004B0A4B">
            <w:pPr>
              <w:rPr>
                <w:rFonts w:ascii="Arial" w:hAnsi="Arial" w:cs="Arial"/>
                <w:sz w:val="18"/>
              </w:rPr>
            </w:pPr>
            <w:r w:rsidRPr="00583A75">
              <w:rPr>
                <w:rFonts w:ascii="Arial" w:hAnsi="Arial" w:cs="Arial"/>
                <w:sz w:val="18"/>
              </w:rPr>
              <w:t>A</w:t>
            </w:r>
            <w:r w:rsidR="009627A7" w:rsidRPr="00583A75">
              <w:rPr>
                <w:rFonts w:ascii="Arial" w:hAnsi="Arial" w:cs="Arial"/>
                <w:sz w:val="18"/>
              </w:rPr>
              <w:t>verage</w:t>
            </w:r>
            <w:r w:rsidRPr="00583A75">
              <w:rPr>
                <w:rFonts w:ascii="Arial" w:hAnsi="Arial" w:cs="Arial"/>
                <w:sz w:val="18"/>
              </w:rPr>
              <w:t xml:space="preserve"> number of home health </w:t>
            </w:r>
            <w:r w:rsidR="009627A7" w:rsidRPr="00583A75">
              <w:rPr>
                <w:rFonts w:ascii="Arial" w:hAnsi="Arial" w:cs="Arial"/>
                <w:sz w:val="18"/>
              </w:rPr>
              <w:t>days</w:t>
            </w:r>
          </w:p>
        </w:tc>
      </w:tr>
      <w:tr w:rsidR="009627A7" w:rsidRPr="00583A75" w14:paraId="63A647EB" w14:textId="77777777" w:rsidTr="00583A75">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EF3A1C2" w14:textId="77777777" w:rsidR="009627A7" w:rsidRPr="00583A75" w:rsidRDefault="009627A7" w:rsidP="00583A75">
            <w:pPr>
              <w:jc w:val="center"/>
              <w:rPr>
                <w:rFonts w:ascii="Arial" w:hAnsi="Arial" w:cs="Arial"/>
                <w:sz w:val="18"/>
              </w:rPr>
            </w:pPr>
            <w:r w:rsidRPr="00583A75">
              <w:rPr>
                <w:rFonts w:ascii="Arial" w:hAnsi="Arial" w:cs="Arial"/>
                <w:sz w:val="18"/>
              </w:rPr>
              <w:t>2016</w:t>
            </w:r>
          </w:p>
        </w:tc>
        <w:tc>
          <w:tcPr>
            <w:tcW w:w="3445" w:type="dxa"/>
            <w:tcBorders>
              <w:top w:val="single" w:sz="4" w:space="0" w:color="auto"/>
              <w:left w:val="single" w:sz="4" w:space="0" w:color="auto"/>
              <w:bottom w:val="single" w:sz="4" w:space="0" w:color="auto"/>
              <w:right w:val="single" w:sz="4" w:space="0" w:color="auto"/>
            </w:tcBorders>
            <w:noWrap/>
            <w:hideMark/>
          </w:tcPr>
          <w:p w14:paraId="639198F8" w14:textId="1F44BC92" w:rsidR="009627A7" w:rsidRPr="00583A75" w:rsidRDefault="00E02D61" w:rsidP="00583A75">
            <w:pPr>
              <w:jc w:val="center"/>
              <w:rPr>
                <w:rFonts w:ascii="Arial" w:hAnsi="Arial" w:cs="Arial"/>
                <w:sz w:val="18"/>
              </w:rPr>
            </w:pPr>
            <w:r w:rsidRPr="00583A75">
              <w:rPr>
                <w:rFonts w:ascii="Arial" w:hAnsi="Arial" w:cs="Arial"/>
                <w:sz w:val="18"/>
              </w:rPr>
              <w:t>78</w:t>
            </w:r>
          </w:p>
        </w:tc>
      </w:tr>
      <w:tr w:rsidR="009627A7" w:rsidRPr="00583A75" w14:paraId="50EE3FC9" w14:textId="77777777" w:rsidTr="00583A75">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D21FCCD" w14:textId="77777777" w:rsidR="009627A7" w:rsidRPr="00583A75" w:rsidRDefault="009627A7" w:rsidP="00583A75">
            <w:pPr>
              <w:jc w:val="center"/>
              <w:rPr>
                <w:rFonts w:ascii="Arial" w:hAnsi="Arial" w:cs="Arial"/>
                <w:sz w:val="18"/>
              </w:rPr>
            </w:pPr>
            <w:r w:rsidRPr="00583A75">
              <w:rPr>
                <w:rFonts w:ascii="Arial" w:hAnsi="Arial" w:cs="Arial"/>
                <w:sz w:val="18"/>
              </w:rPr>
              <w:t>2017</w:t>
            </w:r>
          </w:p>
        </w:tc>
        <w:tc>
          <w:tcPr>
            <w:tcW w:w="3445" w:type="dxa"/>
            <w:tcBorders>
              <w:top w:val="single" w:sz="4" w:space="0" w:color="auto"/>
              <w:left w:val="single" w:sz="4" w:space="0" w:color="auto"/>
              <w:bottom w:val="single" w:sz="4" w:space="0" w:color="auto"/>
              <w:right w:val="single" w:sz="4" w:space="0" w:color="auto"/>
            </w:tcBorders>
            <w:noWrap/>
            <w:hideMark/>
          </w:tcPr>
          <w:p w14:paraId="1BEC3D09" w14:textId="32E615BE" w:rsidR="009627A7" w:rsidRPr="00583A75" w:rsidRDefault="00E02D61" w:rsidP="00583A75">
            <w:pPr>
              <w:jc w:val="center"/>
              <w:rPr>
                <w:rFonts w:ascii="Arial" w:hAnsi="Arial" w:cs="Arial"/>
                <w:sz w:val="18"/>
              </w:rPr>
            </w:pPr>
            <w:r w:rsidRPr="00583A75">
              <w:rPr>
                <w:rFonts w:ascii="Arial" w:hAnsi="Arial" w:cs="Arial"/>
                <w:sz w:val="18"/>
              </w:rPr>
              <w:t>79</w:t>
            </w:r>
          </w:p>
        </w:tc>
      </w:tr>
      <w:tr w:rsidR="009627A7" w:rsidRPr="00583A75" w14:paraId="7F307B7F" w14:textId="77777777" w:rsidTr="00583A75">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5F11E0BA" w14:textId="77777777" w:rsidR="009627A7" w:rsidRPr="00583A75" w:rsidRDefault="009627A7" w:rsidP="00583A75">
            <w:pPr>
              <w:jc w:val="center"/>
              <w:rPr>
                <w:rFonts w:ascii="Arial" w:hAnsi="Arial" w:cs="Arial"/>
                <w:sz w:val="18"/>
              </w:rPr>
            </w:pPr>
            <w:r w:rsidRPr="00583A75">
              <w:rPr>
                <w:rFonts w:ascii="Arial" w:hAnsi="Arial" w:cs="Arial"/>
                <w:sz w:val="18"/>
              </w:rPr>
              <w:t>2018</w:t>
            </w:r>
          </w:p>
        </w:tc>
        <w:tc>
          <w:tcPr>
            <w:tcW w:w="3445" w:type="dxa"/>
            <w:tcBorders>
              <w:top w:val="single" w:sz="4" w:space="0" w:color="auto"/>
              <w:left w:val="single" w:sz="4" w:space="0" w:color="auto"/>
              <w:bottom w:val="single" w:sz="4" w:space="0" w:color="auto"/>
              <w:right w:val="single" w:sz="4" w:space="0" w:color="auto"/>
            </w:tcBorders>
            <w:noWrap/>
            <w:hideMark/>
          </w:tcPr>
          <w:p w14:paraId="4BE73030" w14:textId="7E331021" w:rsidR="009627A7" w:rsidRPr="00583A75" w:rsidRDefault="00E02D61" w:rsidP="00583A75">
            <w:pPr>
              <w:jc w:val="center"/>
              <w:rPr>
                <w:rFonts w:ascii="Arial" w:hAnsi="Arial" w:cs="Arial"/>
                <w:sz w:val="18"/>
              </w:rPr>
            </w:pPr>
            <w:r w:rsidRPr="00583A75">
              <w:rPr>
                <w:rFonts w:ascii="Arial" w:hAnsi="Arial" w:cs="Arial"/>
                <w:sz w:val="18"/>
              </w:rPr>
              <w:t>90</w:t>
            </w:r>
          </w:p>
        </w:tc>
      </w:tr>
      <w:tr w:rsidR="009627A7" w:rsidRPr="00583A75" w14:paraId="2BDBEC78" w14:textId="77777777" w:rsidTr="00583A75">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01FEC415" w14:textId="77777777" w:rsidR="009627A7" w:rsidRPr="00583A75" w:rsidRDefault="009627A7" w:rsidP="00583A75">
            <w:pPr>
              <w:jc w:val="center"/>
              <w:rPr>
                <w:rFonts w:ascii="Arial" w:hAnsi="Arial" w:cs="Arial"/>
                <w:sz w:val="18"/>
              </w:rPr>
            </w:pPr>
            <w:r w:rsidRPr="00583A75">
              <w:rPr>
                <w:rFonts w:ascii="Arial" w:hAnsi="Arial" w:cs="Arial"/>
                <w:sz w:val="18"/>
              </w:rPr>
              <w:t>2019</w:t>
            </w:r>
          </w:p>
        </w:tc>
        <w:tc>
          <w:tcPr>
            <w:tcW w:w="3445" w:type="dxa"/>
            <w:tcBorders>
              <w:top w:val="single" w:sz="4" w:space="0" w:color="auto"/>
              <w:left w:val="single" w:sz="4" w:space="0" w:color="auto"/>
              <w:bottom w:val="single" w:sz="4" w:space="0" w:color="auto"/>
              <w:right w:val="single" w:sz="4" w:space="0" w:color="auto"/>
            </w:tcBorders>
            <w:noWrap/>
            <w:hideMark/>
          </w:tcPr>
          <w:p w14:paraId="25B5005E" w14:textId="3C9860D1" w:rsidR="009627A7" w:rsidRPr="00583A75" w:rsidRDefault="00E02D61" w:rsidP="00583A75">
            <w:pPr>
              <w:jc w:val="center"/>
              <w:rPr>
                <w:rFonts w:ascii="Arial" w:hAnsi="Arial" w:cs="Arial"/>
                <w:sz w:val="18"/>
              </w:rPr>
            </w:pPr>
            <w:r w:rsidRPr="00583A75">
              <w:rPr>
                <w:rFonts w:ascii="Arial" w:hAnsi="Arial" w:cs="Arial"/>
                <w:sz w:val="18"/>
              </w:rPr>
              <w:t>93</w:t>
            </w:r>
          </w:p>
        </w:tc>
      </w:tr>
    </w:tbl>
    <w:p w14:paraId="2F0B8BAA" w14:textId="3ABAAEC1" w:rsidR="009627A7" w:rsidRPr="00583A75" w:rsidRDefault="00E02D61" w:rsidP="009627A7">
      <w:pPr>
        <w:rPr>
          <w:rFonts w:ascii="Arial" w:hAnsi="Arial" w:cs="Arial"/>
          <w:kern w:val="2"/>
          <w:sz w:val="18"/>
          <w14:ligatures w14:val="standardContextual"/>
        </w:rPr>
      </w:pPr>
      <w:r w:rsidRPr="00583A75">
        <w:rPr>
          <w:rFonts w:ascii="Arial" w:hAnsi="Arial" w:cs="Arial"/>
          <w:sz w:val="18"/>
        </w:rPr>
        <w:t>Residual standard error: 3</w:t>
      </w:r>
      <w:r w:rsidR="009627A7" w:rsidRPr="00583A75">
        <w:rPr>
          <w:rFonts w:ascii="Arial" w:hAnsi="Arial" w:cs="Arial"/>
          <w:sz w:val="18"/>
        </w:rPr>
        <w:t xml:space="preserve"> on 2 degrees of freedom</w:t>
      </w:r>
    </w:p>
    <w:p w14:paraId="68F9CAF4" w14:textId="1E6A858E" w:rsidR="009627A7" w:rsidRPr="00583A75" w:rsidRDefault="00E02D61" w:rsidP="009627A7">
      <w:pPr>
        <w:rPr>
          <w:rFonts w:ascii="Arial" w:hAnsi="Arial" w:cs="Arial"/>
          <w:sz w:val="18"/>
        </w:rPr>
      </w:pPr>
      <w:r w:rsidRPr="00583A75">
        <w:rPr>
          <w:rFonts w:ascii="Arial" w:hAnsi="Arial" w:cs="Arial"/>
          <w:sz w:val="18"/>
        </w:rPr>
        <w:t>Multiple R-squared:  0.9,</w:t>
      </w:r>
      <w:r w:rsidRPr="00583A75">
        <w:rPr>
          <w:rFonts w:ascii="Arial" w:hAnsi="Arial" w:cs="Arial"/>
          <w:sz w:val="18"/>
        </w:rPr>
        <w:tab/>
        <w:t>Adjusted R-squared:  0.87</w:t>
      </w:r>
      <w:r w:rsidR="009627A7" w:rsidRPr="00583A75">
        <w:rPr>
          <w:rFonts w:ascii="Arial" w:hAnsi="Arial" w:cs="Arial"/>
          <w:sz w:val="18"/>
        </w:rPr>
        <w:t xml:space="preserve"> </w:t>
      </w:r>
    </w:p>
    <w:p w14:paraId="4874A1CF" w14:textId="4ADCF349" w:rsidR="009627A7" w:rsidRPr="00583A75" w:rsidRDefault="00E02D61" w:rsidP="000B709F">
      <w:pPr>
        <w:rPr>
          <w:rFonts w:ascii="Arial" w:hAnsi="Arial" w:cs="Arial"/>
          <w:b/>
          <w:sz w:val="18"/>
        </w:rPr>
      </w:pPr>
      <w:r w:rsidRPr="00583A75">
        <w:rPr>
          <w:rFonts w:ascii="Arial" w:hAnsi="Arial" w:cs="Arial"/>
          <w:sz w:val="18"/>
        </w:rPr>
        <w:t>p-value: 0.045</w:t>
      </w:r>
    </w:p>
    <w:p w14:paraId="60BA7A6C" w14:textId="7C9BDA5C" w:rsidR="008C72D4" w:rsidRPr="00AA3DD8" w:rsidRDefault="009627A7" w:rsidP="008C72D4">
      <w:pPr>
        <w:rPr>
          <w:rFonts w:ascii="Arial" w:hAnsi="Arial" w:cs="Arial"/>
          <w:b/>
        </w:rPr>
      </w:pPr>
      <w:r>
        <w:rPr>
          <w:rFonts w:ascii="Arial" w:hAnsi="Arial" w:cs="Arial"/>
          <w:b/>
        </w:rPr>
        <w:lastRenderedPageBreak/>
        <w:t>Figure 2</w:t>
      </w:r>
      <w:r w:rsidR="001D7EAA">
        <w:rPr>
          <w:rFonts w:ascii="Arial" w:hAnsi="Arial" w:cs="Arial"/>
          <w:b/>
        </w:rPr>
        <w:t xml:space="preserve">: </w:t>
      </w:r>
      <w:r w:rsidR="005E230F">
        <w:rPr>
          <w:rFonts w:ascii="Arial" w:hAnsi="Arial" w:cs="Arial"/>
          <w:b/>
        </w:rPr>
        <w:t>Home health care days received by service source during study period</w:t>
      </w:r>
    </w:p>
    <w:p w14:paraId="6D222362" w14:textId="676AE0CE" w:rsidR="00E82509" w:rsidRDefault="008C72D4" w:rsidP="008C72D4">
      <w:pPr>
        <w:rPr>
          <w:rFonts w:ascii="Arial" w:hAnsi="Arial" w:cs="Arial"/>
          <w:b/>
        </w:rPr>
        <w:sectPr w:rsidR="00E82509" w:rsidSect="0066112A">
          <w:pgSz w:w="15840" w:h="12240" w:orient="landscape"/>
          <w:pgMar w:top="1440" w:right="1440" w:bottom="1440" w:left="1440" w:header="720" w:footer="720" w:gutter="0"/>
          <w:cols w:space="720"/>
          <w:docGrid w:linePitch="360"/>
        </w:sectPr>
      </w:pPr>
      <w:r w:rsidRPr="00AA3DD8">
        <w:rPr>
          <w:rFonts w:ascii="Arial" w:hAnsi="Arial" w:cs="Arial"/>
          <w:noProof/>
        </w:rPr>
        <w:drawing>
          <wp:inline distT="0" distB="0" distL="0" distR="0" wp14:anchorId="428E6D34" wp14:editId="2AF9A9B0">
            <wp:extent cx="6956277" cy="4560618"/>
            <wp:effectExtent l="0" t="0" r="0" b="0"/>
            <wp:docPr id="3" name="Picture 3" descr="number of home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mber of home healt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69727" cy="4569436"/>
                    </a:xfrm>
                    <a:prstGeom prst="rect">
                      <a:avLst/>
                    </a:prstGeom>
                    <a:noFill/>
                    <a:ln>
                      <a:noFill/>
                    </a:ln>
                  </pic:spPr>
                </pic:pic>
              </a:graphicData>
            </a:graphic>
          </wp:inline>
        </w:drawing>
      </w:r>
    </w:p>
    <w:p w14:paraId="5A5CBF75" w14:textId="037520AE" w:rsidR="008C72D4" w:rsidRDefault="00E82509" w:rsidP="008C72D4">
      <w:pPr>
        <w:rPr>
          <w:rFonts w:ascii="Arial" w:hAnsi="Arial" w:cs="Arial"/>
          <w:b/>
        </w:rPr>
      </w:pPr>
      <w:r>
        <w:rPr>
          <w:rFonts w:ascii="Arial" w:hAnsi="Arial" w:cs="Arial"/>
          <w:b/>
        </w:rPr>
        <w:lastRenderedPageBreak/>
        <w:t>Supplementary Material</w:t>
      </w:r>
      <w:r w:rsidR="001D7EAA">
        <w:rPr>
          <w:rFonts w:ascii="Arial" w:hAnsi="Arial" w:cs="Arial"/>
          <w:b/>
        </w:rPr>
        <w:t>:</w:t>
      </w:r>
    </w:p>
    <w:p w14:paraId="3F7366C3" w14:textId="493A1F7B" w:rsidR="001D7EAA" w:rsidRDefault="001D7EAA" w:rsidP="008C72D4">
      <w:pPr>
        <w:rPr>
          <w:rFonts w:ascii="Arial" w:hAnsi="Arial" w:cs="Arial"/>
          <w:b/>
        </w:rPr>
      </w:pPr>
    </w:p>
    <w:p w14:paraId="55D686F3" w14:textId="7B52A838" w:rsidR="001D7EAA" w:rsidRDefault="001D7EAA" w:rsidP="008C72D4">
      <w:pPr>
        <w:rPr>
          <w:rFonts w:ascii="Arial" w:hAnsi="Arial" w:cs="Arial"/>
          <w:b/>
        </w:rPr>
      </w:pPr>
      <w:r>
        <w:rPr>
          <w:rFonts w:ascii="Arial" w:hAnsi="Arial" w:cs="Arial"/>
          <w:b/>
        </w:rPr>
        <w:t>Supplementary Material Appendix:</w:t>
      </w:r>
    </w:p>
    <w:p w14:paraId="2D0C759D" w14:textId="77777777" w:rsidR="001D7EAA" w:rsidRPr="00AA3DD8" w:rsidRDefault="001D7EAA" w:rsidP="008C72D4">
      <w:pPr>
        <w:rPr>
          <w:rFonts w:ascii="Arial" w:hAnsi="Arial" w:cs="Arial"/>
          <w:b/>
        </w:rPr>
      </w:pPr>
    </w:p>
    <w:p w14:paraId="70728EFD" w14:textId="06B510C5" w:rsidR="00191D33" w:rsidRDefault="00191D33" w:rsidP="008C72D4">
      <w:pPr>
        <w:rPr>
          <w:rFonts w:ascii="Arial" w:hAnsi="Arial" w:cs="Arial"/>
          <w:b/>
        </w:rPr>
      </w:pPr>
      <w:r>
        <w:rPr>
          <w:rFonts w:ascii="Arial" w:hAnsi="Arial" w:cs="Arial"/>
          <w:b/>
        </w:rPr>
        <w:t xml:space="preserve">Supplementary Table 1: </w:t>
      </w:r>
      <w:r w:rsidR="00786E3B" w:rsidRPr="00786E3B">
        <w:rPr>
          <w:rFonts w:ascii="Arial" w:hAnsi="Arial" w:cs="Arial"/>
          <w:b/>
        </w:rPr>
        <w:t>Year wise characteristics of cancer survivors</w:t>
      </w:r>
    </w:p>
    <w:p w14:paraId="3F56507C" w14:textId="73D5BEFF" w:rsidR="00191D33" w:rsidRDefault="00786E3B" w:rsidP="008C72D4">
      <w:pPr>
        <w:rPr>
          <w:rFonts w:ascii="Arial" w:hAnsi="Arial" w:cs="Arial"/>
          <w:b/>
        </w:rPr>
      </w:pPr>
      <w:r>
        <w:rPr>
          <w:rFonts w:ascii="Arial" w:hAnsi="Arial" w:cs="Arial"/>
          <w:b/>
        </w:rPr>
        <w:t>Supplementary T</w:t>
      </w:r>
      <w:r w:rsidR="00191D33">
        <w:rPr>
          <w:rFonts w:ascii="Arial" w:hAnsi="Arial" w:cs="Arial"/>
          <w:b/>
        </w:rPr>
        <w:t xml:space="preserve">able 2: </w:t>
      </w:r>
      <w:r w:rsidRPr="00786E3B">
        <w:rPr>
          <w:rFonts w:ascii="Arial" w:hAnsi="Arial" w:cs="Arial"/>
          <w:b/>
        </w:rPr>
        <w:t>Baseline characteristics of cancer survivors who received home health care</w:t>
      </w:r>
    </w:p>
    <w:p w14:paraId="41CBE38E" w14:textId="5B7CD7EF" w:rsidR="00786E3B" w:rsidRDefault="00786E3B" w:rsidP="00786E3B">
      <w:pPr>
        <w:rPr>
          <w:rFonts w:ascii="Arial" w:hAnsi="Arial" w:cs="Arial"/>
          <w:b/>
        </w:rPr>
      </w:pPr>
      <w:r>
        <w:rPr>
          <w:rFonts w:ascii="Arial" w:hAnsi="Arial" w:cs="Arial"/>
          <w:b/>
        </w:rPr>
        <w:t xml:space="preserve">Supplementary </w:t>
      </w:r>
      <w:r w:rsidRPr="00D208B7">
        <w:rPr>
          <w:rFonts w:ascii="Arial" w:hAnsi="Arial" w:cs="Arial"/>
          <w:b/>
        </w:rPr>
        <w:t>Table 3</w:t>
      </w:r>
      <w:r>
        <w:rPr>
          <w:rFonts w:ascii="Arial" w:hAnsi="Arial" w:cs="Arial"/>
          <w:b/>
        </w:rPr>
        <w:t>. Home health care days from formal and informal sources by race and year</w:t>
      </w:r>
    </w:p>
    <w:p w14:paraId="151A1189" w14:textId="78A7DF3B" w:rsidR="00786E3B" w:rsidRDefault="00786E3B" w:rsidP="00786E3B">
      <w:pPr>
        <w:rPr>
          <w:rFonts w:ascii="Arial" w:hAnsi="Arial" w:cs="Arial"/>
          <w:b/>
          <w:szCs w:val="18"/>
        </w:rPr>
      </w:pPr>
      <w:r w:rsidRPr="006B16AE">
        <w:rPr>
          <w:rFonts w:ascii="Arial" w:hAnsi="Arial" w:cs="Arial"/>
          <w:b/>
          <w:szCs w:val="18"/>
        </w:rPr>
        <w:t>Supplementary Figure 1</w:t>
      </w:r>
      <w:r>
        <w:rPr>
          <w:rFonts w:ascii="Arial" w:hAnsi="Arial" w:cs="Arial"/>
          <w:b/>
          <w:szCs w:val="18"/>
        </w:rPr>
        <w:t>: Spousal status of cancer survivors who received home health care</w:t>
      </w:r>
    </w:p>
    <w:p w14:paraId="5B2BC9B3" w14:textId="4BE23D51" w:rsidR="00786E3B" w:rsidRDefault="00786E3B" w:rsidP="00786E3B">
      <w:pPr>
        <w:rPr>
          <w:rFonts w:ascii="Arial" w:hAnsi="Arial" w:cs="Arial"/>
          <w:b/>
          <w:szCs w:val="18"/>
        </w:rPr>
      </w:pPr>
      <w:r w:rsidRPr="006B16AE">
        <w:rPr>
          <w:rFonts w:ascii="Arial" w:hAnsi="Arial" w:cs="Arial"/>
          <w:b/>
        </w:rPr>
        <w:t xml:space="preserve">Supplementary </w:t>
      </w:r>
      <w:r>
        <w:rPr>
          <w:rFonts w:ascii="Arial" w:hAnsi="Arial" w:cs="Arial"/>
          <w:b/>
        </w:rPr>
        <w:t>Table 4. Year-wise weighted data of home health care use</w:t>
      </w:r>
    </w:p>
    <w:p w14:paraId="5C456953" w14:textId="77777777" w:rsidR="00786E3B" w:rsidRPr="006B16AE" w:rsidRDefault="00786E3B" w:rsidP="00786E3B">
      <w:pPr>
        <w:rPr>
          <w:rFonts w:ascii="Arial" w:hAnsi="Arial" w:cs="Arial"/>
          <w:b/>
          <w:sz w:val="18"/>
          <w:szCs w:val="18"/>
        </w:rPr>
      </w:pPr>
    </w:p>
    <w:p w14:paraId="5F74C3A3" w14:textId="77777777" w:rsidR="00786E3B" w:rsidRDefault="00786E3B" w:rsidP="00786E3B">
      <w:pPr>
        <w:rPr>
          <w:rFonts w:ascii="Arial" w:hAnsi="Arial" w:cs="Arial"/>
          <w:b/>
        </w:rPr>
      </w:pPr>
    </w:p>
    <w:p w14:paraId="0E64381C" w14:textId="77777777" w:rsidR="00786E3B" w:rsidRPr="00D208B7" w:rsidRDefault="00786E3B" w:rsidP="00786E3B">
      <w:pPr>
        <w:rPr>
          <w:rFonts w:ascii="Arial" w:hAnsi="Arial" w:cs="Arial"/>
          <w:b/>
        </w:rPr>
      </w:pPr>
    </w:p>
    <w:p w14:paraId="6A0D2B74" w14:textId="77777777" w:rsidR="00786E3B" w:rsidRDefault="00786E3B" w:rsidP="008C72D4">
      <w:pPr>
        <w:rPr>
          <w:rFonts w:ascii="Arial" w:hAnsi="Arial" w:cs="Arial"/>
          <w:b/>
        </w:rPr>
      </w:pPr>
    </w:p>
    <w:p w14:paraId="53F9B98D" w14:textId="328042A0" w:rsidR="00786E3B" w:rsidRDefault="00786E3B" w:rsidP="008C72D4">
      <w:pPr>
        <w:rPr>
          <w:rFonts w:ascii="Arial" w:hAnsi="Arial" w:cs="Arial"/>
          <w:b/>
        </w:rPr>
        <w:sectPr w:rsidR="00786E3B" w:rsidSect="0066112A">
          <w:pgSz w:w="15840" w:h="12240" w:orient="landscape"/>
          <w:pgMar w:top="1440" w:right="1440" w:bottom="1440" w:left="1440" w:header="720" w:footer="720" w:gutter="0"/>
          <w:cols w:space="720"/>
          <w:docGrid w:linePitch="360"/>
        </w:sectPr>
      </w:pPr>
    </w:p>
    <w:p w14:paraId="52DBA499" w14:textId="60D3FB58" w:rsidR="00191D33" w:rsidRPr="00AA3DD8" w:rsidRDefault="00191D33" w:rsidP="008C72D4">
      <w:pPr>
        <w:rPr>
          <w:rFonts w:ascii="Arial" w:hAnsi="Arial" w:cs="Arial"/>
          <w:b/>
        </w:rPr>
      </w:pPr>
    </w:p>
    <w:p w14:paraId="661FA025" w14:textId="7FB4C673" w:rsidR="008C72D4" w:rsidRPr="00AA3DD8" w:rsidRDefault="004B0A4B" w:rsidP="008C72D4">
      <w:pPr>
        <w:rPr>
          <w:rFonts w:ascii="Arial" w:hAnsi="Arial" w:cs="Arial"/>
          <w:b/>
        </w:rPr>
      </w:pPr>
      <w:r>
        <w:rPr>
          <w:rFonts w:ascii="Arial" w:hAnsi="Arial" w:cs="Arial"/>
          <w:b/>
        </w:rPr>
        <w:t>Supplemental T</w:t>
      </w:r>
      <w:r w:rsidR="008C72D4" w:rsidRPr="00AA3DD8">
        <w:rPr>
          <w:rFonts w:ascii="Arial" w:hAnsi="Arial" w:cs="Arial"/>
          <w:b/>
        </w:rPr>
        <w:t>able 1</w:t>
      </w:r>
      <w:r>
        <w:rPr>
          <w:rFonts w:ascii="Arial" w:hAnsi="Arial" w:cs="Arial"/>
          <w:b/>
        </w:rPr>
        <w:t>.</w:t>
      </w:r>
      <w:r w:rsidR="008C72D4" w:rsidRPr="00AA3DD8">
        <w:rPr>
          <w:rFonts w:ascii="Arial" w:hAnsi="Arial" w:cs="Arial"/>
          <w:b/>
        </w:rPr>
        <w:t xml:space="preserve"> </w:t>
      </w:r>
      <w:r>
        <w:rPr>
          <w:rFonts w:ascii="Arial" w:hAnsi="Arial" w:cs="Arial"/>
          <w:b/>
        </w:rPr>
        <w:t>Year wise characteristics of cancer survivors</w:t>
      </w:r>
    </w:p>
    <w:tbl>
      <w:tblPr>
        <w:tblStyle w:val="TableGrid"/>
        <w:tblW w:w="18141" w:type="dxa"/>
        <w:tblInd w:w="0" w:type="dxa"/>
        <w:tblLayout w:type="fixed"/>
        <w:tblLook w:val="04A0" w:firstRow="1" w:lastRow="0" w:firstColumn="1" w:lastColumn="0" w:noHBand="0" w:noVBand="1"/>
        <w:tblPrChange w:id="1204" w:author="Naveen Premnath [2]" w:date="2024-09-27T18:21:00Z">
          <w:tblPr>
            <w:tblStyle w:val="TableGrid"/>
            <w:tblW w:w="17572" w:type="dxa"/>
            <w:tblInd w:w="0" w:type="dxa"/>
            <w:tblLayout w:type="fixed"/>
            <w:tblLook w:val="04A0" w:firstRow="1" w:lastRow="0" w:firstColumn="1" w:lastColumn="0" w:noHBand="0" w:noVBand="1"/>
          </w:tblPr>
        </w:tblPrChange>
      </w:tblPr>
      <w:tblGrid>
        <w:gridCol w:w="2127"/>
        <w:gridCol w:w="1113"/>
        <w:gridCol w:w="1090"/>
        <w:gridCol w:w="1103"/>
        <w:gridCol w:w="1008"/>
        <w:gridCol w:w="1075"/>
        <w:gridCol w:w="1011"/>
        <w:gridCol w:w="1009"/>
        <w:gridCol w:w="1039"/>
        <w:gridCol w:w="1048"/>
        <w:gridCol w:w="1009"/>
        <w:gridCol w:w="1076"/>
        <w:gridCol w:w="1014"/>
        <w:gridCol w:w="1203"/>
        <w:gridCol w:w="1080"/>
        <w:gridCol w:w="1127"/>
        <w:gridCol w:w="9"/>
        <w:tblGridChange w:id="1205">
          <w:tblGrid>
            <w:gridCol w:w="2065"/>
            <w:gridCol w:w="62"/>
            <w:gridCol w:w="1018"/>
            <w:gridCol w:w="95"/>
            <w:gridCol w:w="963"/>
            <w:gridCol w:w="127"/>
            <w:gridCol w:w="943"/>
            <w:gridCol w:w="160"/>
            <w:gridCol w:w="818"/>
            <w:gridCol w:w="190"/>
            <w:gridCol w:w="853"/>
            <w:gridCol w:w="222"/>
            <w:gridCol w:w="756"/>
            <w:gridCol w:w="255"/>
            <w:gridCol w:w="723"/>
            <w:gridCol w:w="286"/>
            <w:gridCol w:w="721"/>
            <w:gridCol w:w="318"/>
            <w:gridCol w:w="696"/>
            <w:gridCol w:w="352"/>
            <w:gridCol w:w="626"/>
            <w:gridCol w:w="383"/>
            <w:gridCol w:w="660"/>
            <w:gridCol w:w="416"/>
            <w:gridCol w:w="562"/>
            <w:gridCol w:w="452"/>
            <w:gridCol w:w="485"/>
            <w:gridCol w:w="718"/>
            <w:gridCol w:w="331"/>
            <w:gridCol w:w="749"/>
            <w:gridCol w:w="567"/>
            <w:gridCol w:w="560"/>
            <w:gridCol w:w="9"/>
          </w:tblGrid>
        </w:tblGridChange>
      </w:tblGrid>
      <w:tr w:rsidR="008C72D4" w:rsidRPr="00AA3DD8" w14:paraId="2794E7C1" w14:textId="77777777" w:rsidTr="00D75D8F">
        <w:trPr>
          <w:trHeight w:val="489"/>
          <w:trPrChange w:id="1206" w:author="Naveen Premnath [2]" w:date="2024-09-27T18:21:00Z">
            <w:trPr>
              <w:gridAfter w:val="0"/>
              <w:trHeight w:val="489"/>
            </w:trPr>
          </w:trPrChange>
        </w:trPr>
        <w:tc>
          <w:tcPr>
            <w:tcW w:w="2127" w:type="dxa"/>
            <w:tcBorders>
              <w:top w:val="single" w:sz="4" w:space="0" w:color="auto"/>
              <w:left w:val="single" w:sz="4" w:space="0" w:color="auto"/>
              <w:bottom w:val="single" w:sz="4" w:space="0" w:color="auto"/>
              <w:right w:val="single" w:sz="4" w:space="0" w:color="auto"/>
            </w:tcBorders>
            <w:tcPrChange w:id="1207" w:author="Naveen Premnath [2]" w:date="2024-09-27T18:21:00Z">
              <w:tcPr>
                <w:tcW w:w="2065" w:type="dxa"/>
                <w:tcBorders>
                  <w:top w:val="single" w:sz="4" w:space="0" w:color="auto"/>
                  <w:left w:val="single" w:sz="4" w:space="0" w:color="auto"/>
                  <w:bottom w:val="single" w:sz="4" w:space="0" w:color="auto"/>
                  <w:right w:val="single" w:sz="4" w:space="0" w:color="auto"/>
                </w:tcBorders>
              </w:tcPr>
            </w:tcPrChange>
          </w:tcPr>
          <w:p w14:paraId="664F9D55" w14:textId="77777777" w:rsidR="008C72D4" w:rsidRPr="00835045" w:rsidRDefault="008C72D4">
            <w:pPr>
              <w:rPr>
                <w:rFonts w:ascii="Arial" w:hAnsi="Arial" w:cs="Arial"/>
                <w:sz w:val="18"/>
                <w:szCs w:val="18"/>
              </w:rPr>
            </w:pPr>
          </w:p>
        </w:tc>
        <w:tc>
          <w:tcPr>
            <w:tcW w:w="3306" w:type="dxa"/>
            <w:gridSpan w:val="3"/>
            <w:tcBorders>
              <w:top w:val="single" w:sz="4" w:space="0" w:color="auto"/>
              <w:left w:val="single" w:sz="4" w:space="0" w:color="auto"/>
              <w:bottom w:val="single" w:sz="4" w:space="0" w:color="auto"/>
              <w:right w:val="single" w:sz="4" w:space="0" w:color="auto"/>
            </w:tcBorders>
            <w:hideMark/>
            <w:tcPrChange w:id="1208" w:author="Naveen Premnath [2]" w:date="2024-09-27T18:21:00Z">
              <w:tcPr>
                <w:tcW w:w="3208" w:type="dxa"/>
                <w:gridSpan w:val="6"/>
                <w:tcBorders>
                  <w:top w:val="single" w:sz="4" w:space="0" w:color="auto"/>
                  <w:left w:val="single" w:sz="4" w:space="0" w:color="auto"/>
                  <w:bottom w:val="single" w:sz="4" w:space="0" w:color="auto"/>
                  <w:right w:val="single" w:sz="4" w:space="0" w:color="auto"/>
                </w:tcBorders>
                <w:hideMark/>
              </w:tcPr>
            </w:tcPrChange>
          </w:tcPr>
          <w:p w14:paraId="1753A351" w14:textId="77777777" w:rsidR="008C72D4" w:rsidRPr="00835045" w:rsidRDefault="008C72D4">
            <w:pPr>
              <w:rPr>
                <w:rFonts w:ascii="Arial" w:hAnsi="Arial" w:cs="Arial"/>
                <w:b/>
                <w:sz w:val="16"/>
                <w:szCs w:val="18"/>
              </w:rPr>
            </w:pPr>
            <w:r w:rsidRPr="00835045">
              <w:rPr>
                <w:rFonts w:ascii="Arial" w:hAnsi="Arial" w:cs="Arial"/>
                <w:b/>
                <w:sz w:val="16"/>
                <w:szCs w:val="18"/>
              </w:rPr>
              <w:t>2016</w:t>
            </w:r>
          </w:p>
        </w:tc>
        <w:tc>
          <w:tcPr>
            <w:tcW w:w="3094" w:type="dxa"/>
            <w:gridSpan w:val="3"/>
            <w:tcBorders>
              <w:top w:val="single" w:sz="4" w:space="0" w:color="auto"/>
              <w:left w:val="single" w:sz="4" w:space="0" w:color="auto"/>
              <w:bottom w:val="single" w:sz="4" w:space="0" w:color="auto"/>
              <w:right w:val="single" w:sz="4" w:space="0" w:color="auto"/>
            </w:tcBorders>
            <w:hideMark/>
            <w:tcPrChange w:id="1209"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7EAD214E" w14:textId="77777777" w:rsidR="008C72D4" w:rsidRPr="00835045" w:rsidRDefault="008C72D4">
            <w:pPr>
              <w:rPr>
                <w:rFonts w:ascii="Arial" w:hAnsi="Arial" w:cs="Arial"/>
                <w:b/>
                <w:sz w:val="16"/>
                <w:szCs w:val="18"/>
              </w:rPr>
            </w:pPr>
            <w:r w:rsidRPr="00835045">
              <w:rPr>
                <w:rFonts w:ascii="Arial" w:hAnsi="Arial" w:cs="Arial"/>
                <w:b/>
                <w:sz w:val="16"/>
                <w:szCs w:val="18"/>
              </w:rPr>
              <w:t>2017</w:t>
            </w:r>
          </w:p>
        </w:tc>
        <w:tc>
          <w:tcPr>
            <w:tcW w:w="3096" w:type="dxa"/>
            <w:gridSpan w:val="3"/>
            <w:tcBorders>
              <w:top w:val="single" w:sz="4" w:space="0" w:color="auto"/>
              <w:left w:val="single" w:sz="4" w:space="0" w:color="auto"/>
              <w:bottom w:val="single" w:sz="4" w:space="0" w:color="auto"/>
              <w:right w:val="single" w:sz="4" w:space="0" w:color="auto"/>
            </w:tcBorders>
            <w:hideMark/>
            <w:tcPrChange w:id="1210"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52E3A718" w14:textId="77777777" w:rsidR="008C72D4" w:rsidRPr="00835045" w:rsidRDefault="008C72D4">
            <w:pPr>
              <w:rPr>
                <w:rFonts w:ascii="Arial" w:hAnsi="Arial" w:cs="Arial"/>
                <w:b/>
                <w:sz w:val="16"/>
                <w:szCs w:val="18"/>
              </w:rPr>
            </w:pPr>
            <w:r w:rsidRPr="00835045">
              <w:rPr>
                <w:rFonts w:ascii="Arial" w:hAnsi="Arial" w:cs="Arial"/>
                <w:b/>
                <w:sz w:val="16"/>
                <w:szCs w:val="18"/>
              </w:rPr>
              <w:t>2018</w:t>
            </w:r>
          </w:p>
        </w:tc>
        <w:tc>
          <w:tcPr>
            <w:tcW w:w="3099" w:type="dxa"/>
            <w:gridSpan w:val="3"/>
            <w:tcBorders>
              <w:top w:val="single" w:sz="4" w:space="0" w:color="auto"/>
              <w:left w:val="single" w:sz="4" w:space="0" w:color="auto"/>
              <w:bottom w:val="single" w:sz="4" w:space="0" w:color="auto"/>
              <w:right w:val="single" w:sz="4" w:space="0" w:color="auto"/>
            </w:tcBorders>
            <w:hideMark/>
            <w:tcPrChange w:id="1211"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028E2401" w14:textId="77777777" w:rsidR="008C72D4" w:rsidRPr="00835045" w:rsidRDefault="008C72D4">
            <w:pPr>
              <w:rPr>
                <w:rFonts w:ascii="Arial" w:hAnsi="Arial" w:cs="Arial"/>
                <w:b/>
                <w:sz w:val="16"/>
                <w:szCs w:val="18"/>
              </w:rPr>
            </w:pPr>
            <w:r w:rsidRPr="00835045">
              <w:rPr>
                <w:rFonts w:ascii="Arial" w:hAnsi="Arial" w:cs="Arial"/>
                <w:b/>
                <w:sz w:val="16"/>
                <w:szCs w:val="18"/>
              </w:rPr>
              <w:t>2019</w:t>
            </w:r>
          </w:p>
        </w:tc>
        <w:tc>
          <w:tcPr>
            <w:tcW w:w="3419" w:type="dxa"/>
            <w:gridSpan w:val="4"/>
            <w:tcBorders>
              <w:top w:val="single" w:sz="4" w:space="0" w:color="auto"/>
              <w:left w:val="single" w:sz="4" w:space="0" w:color="auto"/>
              <w:bottom w:val="single" w:sz="4" w:space="0" w:color="auto"/>
              <w:right w:val="single" w:sz="4" w:space="0" w:color="auto"/>
            </w:tcBorders>
            <w:hideMark/>
            <w:tcPrChange w:id="1212" w:author="Naveen Premnath [2]" w:date="2024-09-27T18:21:00Z">
              <w:tcPr>
                <w:tcW w:w="3302" w:type="dxa"/>
                <w:gridSpan w:val="6"/>
                <w:tcBorders>
                  <w:top w:val="single" w:sz="4" w:space="0" w:color="auto"/>
                  <w:left w:val="single" w:sz="4" w:space="0" w:color="auto"/>
                  <w:bottom w:val="single" w:sz="4" w:space="0" w:color="auto"/>
                  <w:right w:val="single" w:sz="4" w:space="0" w:color="auto"/>
                </w:tcBorders>
                <w:hideMark/>
              </w:tcPr>
            </w:tcPrChange>
          </w:tcPr>
          <w:p w14:paraId="2207FD80" w14:textId="77777777" w:rsidR="008C72D4" w:rsidRPr="00835045" w:rsidRDefault="008C72D4">
            <w:pPr>
              <w:rPr>
                <w:rFonts w:ascii="Arial" w:hAnsi="Arial" w:cs="Arial"/>
                <w:b/>
                <w:sz w:val="16"/>
                <w:szCs w:val="18"/>
              </w:rPr>
            </w:pPr>
            <w:r w:rsidRPr="00835045">
              <w:rPr>
                <w:rFonts w:ascii="Arial" w:hAnsi="Arial" w:cs="Arial"/>
                <w:b/>
                <w:sz w:val="16"/>
                <w:szCs w:val="18"/>
              </w:rPr>
              <w:t>Total</w:t>
            </w:r>
          </w:p>
        </w:tc>
      </w:tr>
      <w:tr w:rsidR="008C72D4" w:rsidRPr="00AA3DD8" w14:paraId="1F5C58DF" w14:textId="77777777" w:rsidTr="00D75D8F">
        <w:trPr>
          <w:trHeight w:val="489"/>
          <w:trPrChange w:id="1213" w:author="Naveen Premnath [2]" w:date="2024-09-27T18:21:00Z">
            <w:trPr>
              <w:gridAfter w:val="0"/>
              <w:trHeight w:val="489"/>
            </w:trPr>
          </w:trPrChange>
        </w:trPr>
        <w:tc>
          <w:tcPr>
            <w:tcW w:w="2127" w:type="dxa"/>
            <w:tcBorders>
              <w:top w:val="single" w:sz="4" w:space="0" w:color="auto"/>
              <w:left w:val="single" w:sz="4" w:space="0" w:color="auto"/>
              <w:bottom w:val="single" w:sz="4" w:space="0" w:color="auto"/>
              <w:right w:val="single" w:sz="4" w:space="0" w:color="auto"/>
            </w:tcBorders>
            <w:hideMark/>
            <w:tcPrChange w:id="1214" w:author="Naveen Premnath [2]" w:date="2024-09-27T18:21:00Z">
              <w:tcPr>
                <w:tcW w:w="2065" w:type="dxa"/>
                <w:tcBorders>
                  <w:top w:val="single" w:sz="4" w:space="0" w:color="auto"/>
                  <w:left w:val="single" w:sz="4" w:space="0" w:color="auto"/>
                  <w:bottom w:val="single" w:sz="4" w:space="0" w:color="auto"/>
                  <w:right w:val="single" w:sz="4" w:space="0" w:color="auto"/>
                </w:tcBorders>
                <w:hideMark/>
              </w:tcPr>
            </w:tcPrChange>
          </w:tcPr>
          <w:p w14:paraId="168B8FD6" w14:textId="77777777" w:rsidR="008C72D4" w:rsidRPr="00835045" w:rsidRDefault="008C72D4">
            <w:pPr>
              <w:rPr>
                <w:rFonts w:ascii="Arial" w:hAnsi="Arial" w:cs="Arial"/>
                <w:b/>
                <w:sz w:val="18"/>
                <w:szCs w:val="18"/>
              </w:rPr>
            </w:pPr>
          </w:p>
        </w:tc>
        <w:tc>
          <w:tcPr>
            <w:tcW w:w="3306" w:type="dxa"/>
            <w:gridSpan w:val="3"/>
            <w:tcBorders>
              <w:top w:val="single" w:sz="4" w:space="0" w:color="auto"/>
              <w:left w:val="single" w:sz="4" w:space="0" w:color="auto"/>
              <w:bottom w:val="single" w:sz="4" w:space="0" w:color="auto"/>
              <w:right w:val="single" w:sz="4" w:space="0" w:color="auto"/>
            </w:tcBorders>
            <w:hideMark/>
            <w:tcPrChange w:id="1215" w:author="Naveen Premnath [2]" w:date="2024-09-27T18:21:00Z">
              <w:tcPr>
                <w:tcW w:w="3208" w:type="dxa"/>
                <w:gridSpan w:val="6"/>
                <w:tcBorders>
                  <w:top w:val="single" w:sz="4" w:space="0" w:color="auto"/>
                  <w:left w:val="single" w:sz="4" w:space="0" w:color="auto"/>
                  <w:bottom w:val="single" w:sz="4" w:space="0" w:color="auto"/>
                  <w:right w:val="single" w:sz="4" w:space="0" w:color="auto"/>
                </w:tcBorders>
                <w:hideMark/>
              </w:tcPr>
            </w:tcPrChange>
          </w:tcPr>
          <w:p w14:paraId="0319CB7B" w14:textId="77777777" w:rsidR="008C72D4" w:rsidRPr="00835045" w:rsidRDefault="008C72D4">
            <w:pPr>
              <w:rPr>
                <w:rFonts w:ascii="Arial" w:hAnsi="Arial" w:cs="Arial"/>
                <w:sz w:val="16"/>
                <w:szCs w:val="18"/>
              </w:rPr>
            </w:pPr>
            <w:r w:rsidRPr="00835045">
              <w:rPr>
                <w:rFonts w:ascii="Arial" w:hAnsi="Arial" w:cs="Arial"/>
                <w:sz w:val="16"/>
                <w:szCs w:val="18"/>
              </w:rPr>
              <w:t xml:space="preserve">All Individuals </w:t>
            </w:r>
          </w:p>
          <w:p w14:paraId="0F9FCCC8" w14:textId="77777777" w:rsidR="008C72D4" w:rsidRPr="00835045" w:rsidRDefault="008C72D4">
            <w:pPr>
              <w:rPr>
                <w:rFonts w:ascii="Arial" w:hAnsi="Arial" w:cs="Arial"/>
                <w:sz w:val="16"/>
                <w:szCs w:val="18"/>
              </w:rPr>
            </w:pPr>
            <w:r w:rsidRPr="00835045">
              <w:rPr>
                <w:rFonts w:ascii="Arial" w:hAnsi="Arial" w:cs="Arial"/>
                <w:sz w:val="16"/>
                <w:szCs w:val="18"/>
              </w:rPr>
              <w:t>(N = 34, 552)</w:t>
            </w:r>
          </w:p>
        </w:tc>
        <w:tc>
          <w:tcPr>
            <w:tcW w:w="3094" w:type="dxa"/>
            <w:gridSpan w:val="3"/>
            <w:tcBorders>
              <w:top w:val="single" w:sz="4" w:space="0" w:color="auto"/>
              <w:left w:val="single" w:sz="4" w:space="0" w:color="auto"/>
              <w:bottom w:val="single" w:sz="4" w:space="0" w:color="auto"/>
              <w:right w:val="single" w:sz="4" w:space="0" w:color="auto"/>
            </w:tcBorders>
            <w:hideMark/>
            <w:tcPrChange w:id="1216"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007FD6C0" w14:textId="77777777" w:rsidR="008C72D4" w:rsidRPr="00835045" w:rsidRDefault="008C72D4">
            <w:pPr>
              <w:rPr>
                <w:rFonts w:ascii="Arial" w:hAnsi="Arial" w:cs="Arial"/>
                <w:sz w:val="16"/>
                <w:szCs w:val="18"/>
              </w:rPr>
            </w:pPr>
            <w:r w:rsidRPr="00835045">
              <w:rPr>
                <w:rFonts w:ascii="Arial" w:hAnsi="Arial" w:cs="Arial"/>
                <w:sz w:val="16"/>
                <w:szCs w:val="18"/>
              </w:rPr>
              <w:t xml:space="preserve">All Individuals </w:t>
            </w:r>
          </w:p>
          <w:p w14:paraId="435E2FCF" w14:textId="77777777" w:rsidR="008C72D4" w:rsidRPr="00835045" w:rsidRDefault="008C72D4">
            <w:pPr>
              <w:rPr>
                <w:rFonts w:ascii="Arial" w:hAnsi="Arial" w:cs="Arial"/>
                <w:sz w:val="16"/>
                <w:szCs w:val="18"/>
              </w:rPr>
            </w:pPr>
            <w:r w:rsidRPr="00835045">
              <w:rPr>
                <w:rFonts w:ascii="Arial" w:hAnsi="Arial" w:cs="Arial"/>
                <w:sz w:val="16"/>
                <w:szCs w:val="18"/>
              </w:rPr>
              <w:t xml:space="preserve">(N = 31,777) </w:t>
            </w:r>
          </w:p>
        </w:tc>
        <w:tc>
          <w:tcPr>
            <w:tcW w:w="3096" w:type="dxa"/>
            <w:gridSpan w:val="3"/>
            <w:tcBorders>
              <w:top w:val="single" w:sz="4" w:space="0" w:color="auto"/>
              <w:left w:val="single" w:sz="4" w:space="0" w:color="auto"/>
              <w:bottom w:val="single" w:sz="4" w:space="0" w:color="auto"/>
              <w:right w:val="single" w:sz="4" w:space="0" w:color="auto"/>
            </w:tcBorders>
            <w:hideMark/>
            <w:tcPrChange w:id="1217"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0F5CEA8D" w14:textId="77777777" w:rsidR="008C72D4" w:rsidRPr="00835045" w:rsidRDefault="008C72D4">
            <w:pPr>
              <w:rPr>
                <w:rFonts w:ascii="Arial" w:hAnsi="Arial" w:cs="Arial"/>
                <w:sz w:val="16"/>
                <w:szCs w:val="18"/>
              </w:rPr>
            </w:pPr>
            <w:r w:rsidRPr="00835045">
              <w:rPr>
                <w:rFonts w:ascii="Arial" w:hAnsi="Arial" w:cs="Arial"/>
                <w:sz w:val="16"/>
                <w:szCs w:val="18"/>
              </w:rPr>
              <w:t xml:space="preserve">All Individuals </w:t>
            </w:r>
          </w:p>
          <w:p w14:paraId="7A9ED3B3" w14:textId="77777777" w:rsidR="008C72D4" w:rsidRPr="00835045" w:rsidRDefault="008C72D4">
            <w:pPr>
              <w:rPr>
                <w:rFonts w:ascii="Arial" w:hAnsi="Arial" w:cs="Arial"/>
                <w:sz w:val="16"/>
                <w:szCs w:val="18"/>
              </w:rPr>
            </w:pPr>
            <w:r w:rsidRPr="00835045">
              <w:rPr>
                <w:rFonts w:ascii="Arial" w:hAnsi="Arial" w:cs="Arial"/>
                <w:sz w:val="16"/>
                <w:szCs w:val="18"/>
              </w:rPr>
              <w:t>(N = 30,402)</w:t>
            </w:r>
          </w:p>
        </w:tc>
        <w:tc>
          <w:tcPr>
            <w:tcW w:w="3099" w:type="dxa"/>
            <w:gridSpan w:val="3"/>
            <w:tcBorders>
              <w:top w:val="single" w:sz="4" w:space="0" w:color="auto"/>
              <w:left w:val="single" w:sz="4" w:space="0" w:color="auto"/>
              <w:bottom w:val="single" w:sz="4" w:space="0" w:color="auto"/>
              <w:right w:val="single" w:sz="4" w:space="0" w:color="auto"/>
            </w:tcBorders>
            <w:hideMark/>
            <w:tcPrChange w:id="1218" w:author="Naveen Premnath [2]" w:date="2024-09-27T18:21:00Z">
              <w:tcPr>
                <w:tcW w:w="2999" w:type="dxa"/>
                <w:gridSpan w:val="6"/>
                <w:tcBorders>
                  <w:top w:val="single" w:sz="4" w:space="0" w:color="auto"/>
                  <w:left w:val="single" w:sz="4" w:space="0" w:color="auto"/>
                  <w:bottom w:val="single" w:sz="4" w:space="0" w:color="auto"/>
                  <w:right w:val="single" w:sz="4" w:space="0" w:color="auto"/>
                </w:tcBorders>
                <w:hideMark/>
              </w:tcPr>
            </w:tcPrChange>
          </w:tcPr>
          <w:p w14:paraId="3A2C67DF" w14:textId="77777777" w:rsidR="008C72D4" w:rsidRPr="00835045" w:rsidRDefault="008C72D4">
            <w:pPr>
              <w:rPr>
                <w:rFonts w:ascii="Arial" w:hAnsi="Arial" w:cs="Arial"/>
                <w:sz w:val="16"/>
                <w:szCs w:val="18"/>
              </w:rPr>
            </w:pPr>
            <w:r w:rsidRPr="00835045">
              <w:rPr>
                <w:rFonts w:ascii="Arial" w:hAnsi="Arial" w:cs="Arial"/>
                <w:sz w:val="16"/>
                <w:szCs w:val="18"/>
              </w:rPr>
              <w:t xml:space="preserve">All Individuals </w:t>
            </w:r>
          </w:p>
          <w:p w14:paraId="5499BAF0" w14:textId="77777777" w:rsidR="008C72D4" w:rsidRPr="00835045" w:rsidRDefault="008C72D4">
            <w:pPr>
              <w:rPr>
                <w:rFonts w:ascii="Arial" w:hAnsi="Arial" w:cs="Arial"/>
                <w:sz w:val="16"/>
                <w:szCs w:val="18"/>
              </w:rPr>
            </w:pPr>
            <w:r w:rsidRPr="00835045">
              <w:rPr>
                <w:rFonts w:ascii="Arial" w:hAnsi="Arial" w:cs="Arial"/>
                <w:sz w:val="16"/>
                <w:szCs w:val="18"/>
              </w:rPr>
              <w:t>(N = 28,442)</w:t>
            </w:r>
          </w:p>
        </w:tc>
        <w:tc>
          <w:tcPr>
            <w:tcW w:w="3419" w:type="dxa"/>
            <w:gridSpan w:val="4"/>
            <w:tcBorders>
              <w:top w:val="single" w:sz="4" w:space="0" w:color="auto"/>
              <w:left w:val="single" w:sz="4" w:space="0" w:color="auto"/>
              <w:bottom w:val="single" w:sz="4" w:space="0" w:color="auto"/>
              <w:right w:val="single" w:sz="4" w:space="0" w:color="auto"/>
            </w:tcBorders>
            <w:hideMark/>
            <w:tcPrChange w:id="1219" w:author="Naveen Premnath [2]" w:date="2024-09-27T18:21:00Z">
              <w:tcPr>
                <w:tcW w:w="3302" w:type="dxa"/>
                <w:gridSpan w:val="6"/>
                <w:tcBorders>
                  <w:top w:val="single" w:sz="4" w:space="0" w:color="auto"/>
                  <w:left w:val="single" w:sz="4" w:space="0" w:color="auto"/>
                  <w:bottom w:val="single" w:sz="4" w:space="0" w:color="auto"/>
                  <w:right w:val="single" w:sz="4" w:space="0" w:color="auto"/>
                </w:tcBorders>
                <w:hideMark/>
              </w:tcPr>
            </w:tcPrChange>
          </w:tcPr>
          <w:p w14:paraId="28A57CBB" w14:textId="77777777" w:rsidR="008C72D4" w:rsidRPr="00835045" w:rsidRDefault="008C72D4">
            <w:pPr>
              <w:rPr>
                <w:rFonts w:ascii="Arial" w:hAnsi="Arial" w:cs="Arial"/>
                <w:sz w:val="16"/>
                <w:szCs w:val="18"/>
              </w:rPr>
            </w:pPr>
            <w:r w:rsidRPr="00835045">
              <w:rPr>
                <w:rFonts w:ascii="Arial" w:hAnsi="Arial" w:cs="Arial"/>
                <w:sz w:val="16"/>
                <w:szCs w:val="18"/>
              </w:rPr>
              <w:t xml:space="preserve">All Individuals </w:t>
            </w:r>
          </w:p>
          <w:p w14:paraId="6FAEC8DA" w14:textId="77777777" w:rsidR="008C72D4" w:rsidRPr="00835045" w:rsidRDefault="008C72D4">
            <w:pPr>
              <w:rPr>
                <w:rFonts w:ascii="Arial" w:hAnsi="Arial" w:cs="Arial"/>
                <w:sz w:val="16"/>
                <w:szCs w:val="18"/>
              </w:rPr>
            </w:pPr>
            <w:r w:rsidRPr="00835045">
              <w:rPr>
                <w:rFonts w:ascii="Arial" w:hAnsi="Arial" w:cs="Arial"/>
                <w:sz w:val="16"/>
                <w:szCs w:val="18"/>
              </w:rPr>
              <w:t>(N = 125,173)</w:t>
            </w:r>
          </w:p>
        </w:tc>
      </w:tr>
      <w:tr w:rsidR="00835045" w:rsidRPr="00AA3DD8" w14:paraId="1CA1F88A" w14:textId="77777777" w:rsidTr="00D75D8F">
        <w:trPr>
          <w:gridAfter w:val="1"/>
          <w:wAfter w:w="9" w:type="dxa"/>
          <w:trHeight w:val="1889"/>
          <w:trPrChange w:id="1220" w:author="Naveen Premnath [2]" w:date="2024-09-27T18:21:00Z">
            <w:trPr>
              <w:gridAfter w:val="1"/>
              <w:trHeight w:val="1886"/>
            </w:trPr>
          </w:trPrChange>
        </w:trPr>
        <w:tc>
          <w:tcPr>
            <w:tcW w:w="2127" w:type="dxa"/>
            <w:tcBorders>
              <w:top w:val="single" w:sz="4" w:space="0" w:color="auto"/>
              <w:left w:val="single" w:sz="4" w:space="0" w:color="auto"/>
              <w:bottom w:val="single" w:sz="4" w:space="0" w:color="auto"/>
              <w:right w:val="single" w:sz="4" w:space="0" w:color="auto"/>
            </w:tcBorders>
            <w:hideMark/>
            <w:tcPrChange w:id="1221" w:author="Naveen Premnath [2]" w:date="2024-09-27T18:21:00Z">
              <w:tcPr>
                <w:tcW w:w="2065" w:type="dxa"/>
                <w:tcBorders>
                  <w:top w:val="single" w:sz="4" w:space="0" w:color="auto"/>
                  <w:left w:val="single" w:sz="4" w:space="0" w:color="auto"/>
                  <w:bottom w:val="single" w:sz="4" w:space="0" w:color="auto"/>
                  <w:right w:val="single" w:sz="4" w:space="0" w:color="auto"/>
                </w:tcBorders>
                <w:hideMark/>
              </w:tcPr>
            </w:tcPrChange>
          </w:tcPr>
          <w:p w14:paraId="34CA1849" w14:textId="77777777" w:rsidR="00835045" w:rsidRPr="00835045" w:rsidRDefault="00835045" w:rsidP="00835045">
            <w:pPr>
              <w:rPr>
                <w:rFonts w:ascii="Arial" w:hAnsi="Arial" w:cs="Arial"/>
                <w:sz w:val="18"/>
                <w:szCs w:val="18"/>
              </w:rPr>
            </w:pPr>
            <w:r w:rsidRPr="00835045">
              <w:rPr>
                <w:rFonts w:ascii="Arial" w:hAnsi="Arial" w:cs="Arial"/>
                <w:b/>
                <w:bCs/>
                <w:sz w:val="18"/>
                <w:szCs w:val="18"/>
              </w:rPr>
              <w:t>Baseline characteristics</w:t>
            </w:r>
          </w:p>
        </w:tc>
        <w:tc>
          <w:tcPr>
            <w:tcW w:w="1113" w:type="dxa"/>
            <w:tcBorders>
              <w:top w:val="single" w:sz="4" w:space="0" w:color="auto"/>
              <w:left w:val="single" w:sz="4" w:space="0" w:color="auto"/>
              <w:bottom w:val="single" w:sz="4" w:space="0" w:color="auto"/>
              <w:right w:val="single" w:sz="4" w:space="0" w:color="auto"/>
            </w:tcBorders>
            <w:hideMark/>
            <w:tcPrChange w:id="1222" w:author="Naveen Premnath [2]" w:date="2024-09-27T18:21: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44E99D5D" w14:textId="77777777" w:rsidR="00835045" w:rsidRPr="00835045" w:rsidRDefault="00835045" w:rsidP="00835045">
            <w:pPr>
              <w:jc w:val="center"/>
              <w:rPr>
                <w:rFonts w:ascii="Arial" w:hAnsi="Arial" w:cs="Arial"/>
                <w:sz w:val="14"/>
              </w:rPr>
            </w:pPr>
            <w:r w:rsidRPr="00835045">
              <w:rPr>
                <w:rFonts w:ascii="Arial" w:hAnsi="Arial" w:cs="Arial"/>
                <w:sz w:val="14"/>
              </w:rPr>
              <w:t>All Cancer</w:t>
            </w:r>
          </w:p>
          <w:p w14:paraId="481287FA" w14:textId="5146D878" w:rsidR="00835045" w:rsidRPr="00835045" w:rsidRDefault="00835045" w:rsidP="00835045">
            <w:pPr>
              <w:rPr>
                <w:rFonts w:ascii="Arial" w:hAnsi="Arial" w:cs="Arial"/>
                <w:sz w:val="14"/>
                <w:szCs w:val="18"/>
              </w:rPr>
            </w:pPr>
            <w:r w:rsidRPr="00835045">
              <w:rPr>
                <w:rFonts w:ascii="Arial" w:hAnsi="Arial" w:cs="Arial"/>
                <w:sz w:val="14"/>
              </w:rPr>
              <w:t>Survivors</w:t>
            </w:r>
          </w:p>
        </w:tc>
        <w:tc>
          <w:tcPr>
            <w:tcW w:w="1090" w:type="dxa"/>
            <w:tcBorders>
              <w:top w:val="single" w:sz="4" w:space="0" w:color="auto"/>
              <w:left w:val="single" w:sz="4" w:space="0" w:color="auto"/>
              <w:bottom w:val="single" w:sz="4" w:space="0" w:color="auto"/>
              <w:right w:val="single" w:sz="4" w:space="0" w:color="auto"/>
            </w:tcBorders>
            <w:hideMark/>
            <w:tcPrChange w:id="1223" w:author="Naveen Premnath [2]" w:date="2024-09-27T18:21:00Z">
              <w:tcPr>
                <w:tcW w:w="1058" w:type="dxa"/>
                <w:gridSpan w:val="2"/>
                <w:tcBorders>
                  <w:top w:val="single" w:sz="4" w:space="0" w:color="auto"/>
                  <w:left w:val="single" w:sz="4" w:space="0" w:color="auto"/>
                  <w:bottom w:val="single" w:sz="4" w:space="0" w:color="auto"/>
                  <w:right w:val="single" w:sz="4" w:space="0" w:color="auto"/>
                </w:tcBorders>
                <w:hideMark/>
              </w:tcPr>
            </w:tcPrChange>
          </w:tcPr>
          <w:p w14:paraId="73DFD8E8" w14:textId="4EC44FF8" w:rsidR="00835045" w:rsidRPr="00835045" w:rsidRDefault="00835045" w:rsidP="00835045">
            <w:pPr>
              <w:rPr>
                <w:rFonts w:ascii="Arial" w:hAnsi="Arial" w:cs="Arial"/>
                <w:sz w:val="14"/>
                <w:szCs w:val="18"/>
              </w:rPr>
            </w:pPr>
            <w:r w:rsidRPr="00835045">
              <w:rPr>
                <w:rFonts w:ascii="Arial" w:hAnsi="Arial" w:cs="Arial"/>
                <w:sz w:val="14"/>
              </w:rPr>
              <w:t>Cancer Survivors eligible for home care</w:t>
            </w:r>
          </w:p>
        </w:tc>
        <w:tc>
          <w:tcPr>
            <w:tcW w:w="1103" w:type="dxa"/>
            <w:tcBorders>
              <w:top w:val="single" w:sz="4" w:space="0" w:color="auto"/>
              <w:left w:val="single" w:sz="4" w:space="0" w:color="auto"/>
              <w:bottom w:val="single" w:sz="4" w:space="0" w:color="auto"/>
              <w:right w:val="single" w:sz="4" w:space="0" w:color="auto"/>
            </w:tcBorders>
            <w:hideMark/>
            <w:tcPrChange w:id="1224" w:author="Naveen Premnath [2]" w:date="2024-09-27T18:21:00Z">
              <w:tcPr>
                <w:tcW w:w="1070" w:type="dxa"/>
                <w:gridSpan w:val="2"/>
                <w:tcBorders>
                  <w:top w:val="single" w:sz="4" w:space="0" w:color="auto"/>
                  <w:left w:val="single" w:sz="4" w:space="0" w:color="auto"/>
                  <w:bottom w:val="single" w:sz="4" w:space="0" w:color="auto"/>
                  <w:right w:val="single" w:sz="4" w:space="0" w:color="auto"/>
                </w:tcBorders>
                <w:hideMark/>
              </w:tcPr>
            </w:tcPrChange>
          </w:tcPr>
          <w:p w14:paraId="22E6421B" w14:textId="77777777" w:rsidR="00835045" w:rsidRPr="00835045" w:rsidRDefault="00835045" w:rsidP="00835045">
            <w:pPr>
              <w:jc w:val="center"/>
              <w:rPr>
                <w:rFonts w:ascii="Arial" w:hAnsi="Arial" w:cs="Arial"/>
                <w:sz w:val="14"/>
              </w:rPr>
            </w:pPr>
            <w:r w:rsidRPr="00835045">
              <w:rPr>
                <w:rFonts w:ascii="Arial" w:hAnsi="Arial" w:cs="Arial"/>
                <w:sz w:val="14"/>
              </w:rPr>
              <w:t>Cancer Survivors who received home care</w:t>
            </w:r>
          </w:p>
          <w:p w14:paraId="5ABAAE1B" w14:textId="5C3CC88A" w:rsidR="00835045" w:rsidRPr="00835045" w:rsidRDefault="00835045" w:rsidP="00835045">
            <w:pPr>
              <w:rPr>
                <w:rFonts w:ascii="Arial" w:hAnsi="Arial" w:cs="Arial"/>
                <w:sz w:val="14"/>
                <w:szCs w:val="18"/>
              </w:rPr>
            </w:pPr>
          </w:p>
        </w:tc>
        <w:tc>
          <w:tcPr>
            <w:tcW w:w="1008" w:type="dxa"/>
            <w:tcBorders>
              <w:top w:val="single" w:sz="4" w:space="0" w:color="auto"/>
              <w:left w:val="single" w:sz="4" w:space="0" w:color="auto"/>
              <w:bottom w:val="single" w:sz="4" w:space="0" w:color="auto"/>
              <w:right w:val="single" w:sz="4" w:space="0" w:color="auto"/>
            </w:tcBorders>
            <w:hideMark/>
            <w:tcPrChange w:id="1225"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7C7A20AE" w14:textId="77777777" w:rsidR="00835045" w:rsidRPr="00835045" w:rsidRDefault="00835045" w:rsidP="00835045">
            <w:pPr>
              <w:jc w:val="center"/>
              <w:rPr>
                <w:rFonts w:ascii="Arial" w:hAnsi="Arial" w:cs="Arial"/>
                <w:sz w:val="14"/>
              </w:rPr>
            </w:pPr>
            <w:r w:rsidRPr="00835045">
              <w:rPr>
                <w:rFonts w:ascii="Arial" w:hAnsi="Arial" w:cs="Arial"/>
                <w:sz w:val="14"/>
              </w:rPr>
              <w:t>All Cancer</w:t>
            </w:r>
          </w:p>
          <w:p w14:paraId="46B618A7" w14:textId="7444AD91" w:rsidR="00835045" w:rsidRPr="00835045" w:rsidRDefault="00835045" w:rsidP="00835045">
            <w:pPr>
              <w:rPr>
                <w:rFonts w:ascii="Arial" w:hAnsi="Arial" w:cs="Arial"/>
                <w:sz w:val="18"/>
                <w:szCs w:val="18"/>
              </w:rPr>
            </w:pPr>
            <w:r w:rsidRPr="00835045">
              <w:rPr>
                <w:rFonts w:ascii="Arial" w:hAnsi="Arial" w:cs="Arial"/>
                <w:sz w:val="14"/>
              </w:rPr>
              <w:t>Survivors</w:t>
            </w:r>
          </w:p>
        </w:tc>
        <w:tc>
          <w:tcPr>
            <w:tcW w:w="1075" w:type="dxa"/>
            <w:tcBorders>
              <w:top w:val="single" w:sz="4" w:space="0" w:color="auto"/>
              <w:left w:val="single" w:sz="4" w:space="0" w:color="auto"/>
              <w:bottom w:val="single" w:sz="4" w:space="0" w:color="auto"/>
              <w:right w:val="single" w:sz="4" w:space="0" w:color="auto"/>
            </w:tcBorders>
            <w:hideMark/>
            <w:tcPrChange w:id="1226"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52DC8626" w14:textId="2CDF4993" w:rsidR="00835045" w:rsidRPr="00835045" w:rsidRDefault="00835045" w:rsidP="00835045">
            <w:pPr>
              <w:rPr>
                <w:rFonts w:ascii="Arial" w:hAnsi="Arial" w:cs="Arial"/>
                <w:sz w:val="18"/>
                <w:szCs w:val="18"/>
              </w:rPr>
            </w:pPr>
            <w:r w:rsidRPr="00835045">
              <w:rPr>
                <w:rFonts w:ascii="Arial" w:hAnsi="Arial" w:cs="Arial"/>
                <w:sz w:val="14"/>
              </w:rPr>
              <w:t>Cancer Survivors eligible for home care</w:t>
            </w:r>
          </w:p>
        </w:tc>
        <w:tc>
          <w:tcPr>
            <w:tcW w:w="1011" w:type="dxa"/>
            <w:tcBorders>
              <w:top w:val="single" w:sz="4" w:space="0" w:color="auto"/>
              <w:left w:val="single" w:sz="4" w:space="0" w:color="auto"/>
              <w:bottom w:val="single" w:sz="4" w:space="0" w:color="auto"/>
              <w:right w:val="single" w:sz="4" w:space="0" w:color="auto"/>
            </w:tcBorders>
            <w:hideMark/>
            <w:tcPrChange w:id="1227"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F6B898D" w14:textId="77777777" w:rsidR="00835045" w:rsidRPr="00835045" w:rsidRDefault="00835045" w:rsidP="00835045">
            <w:pPr>
              <w:jc w:val="center"/>
              <w:rPr>
                <w:rFonts w:ascii="Arial" w:hAnsi="Arial" w:cs="Arial"/>
                <w:sz w:val="14"/>
              </w:rPr>
            </w:pPr>
            <w:r w:rsidRPr="00835045">
              <w:rPr>
                <w:rFonts w:ascii="Arial" w:hAnsi="Arial" w:cs="Arial"/>
                <w:sz w:val="14"/>
              </w:rPr>
              <w:t>Cancer Survivors who received home care</w:t>
            </w:r>
          </w:p>
          <w:p w14:paraId="6EBF0475" w14:textId="0D16669F" w:rsidR="00835045" w:rsidRPr="00835045" w:rsidRDefault="00835045" w:rsidP="00835045">
            <w:pPr>
              <w:rPr>
                <w:rFonts w:ascii="Arial" w:hAnsi="Arial" w:cs="Arial"/>
                <w:sz w:val="18"/>
                <w:szCs w:val="18"/>
              </w:rPr>
            </w:pPr>
          </w:p>
        </w:tc>
        <w:tc>
          <w:tcPr>
            <w:tcW w:w="1009" w:type="dxa"/>
            <w:tcBorders>
              <w:top w:val="single" w:sz="4" w:space="0" w:color="auto"/>
              <w:left w:val="single" w:sz="4" w:space="0" w:color="auto"/>
              <w:bottom w:val="single" w:sz="4" w:space="0" w:color="auto"/>
              <w:right w:val="single" w:sz="4" w:space="0" w:color="auto"/>
            </w:tcBorders>
            <w:hideMark/>
            <w:tcPrChange w:id="1228"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5AA2131B" w14:textId="77777777" w:rsidR="00835045" w:rsidRPr="00835045" w:rsidRDefault="00835045" w:rsidP="00835045">
            <w:pPr>
              <w:jc w:val="center"/>
              <w:rPr>
                <w:rFonts w:ascii="Arial" w:hAnsi="Arial" w:cs="Arial"/>
                <w:sz w:val="14"/>
              </w:rPr>
            </w:pPr>
            <w:r w:rsidRPr="00835045">
              <w:rPr>
                <w:rFonts w:ascii="Arial" w:hAnsi="Arial" w:cs="Arial"/>
                <w:sz w:val="14"/>
              </w:rPr>
              <w:t>All Cancer</w:t>
            </w:r>
          </w:p>
          <w:p w14:paraId="311B016E" w14:textId="16C3DE69" w:rsidR="00835045" w:rsidRPr="00835045" w:rsidRDefault="00835045" w:rsidP="00835045">
            <w:pPr>
              <w:rPr>
                <w:rFonts w:ascii="Arial" w:hAnsi="Arial" w:cs="Arial"/>
                <w:sz w:val="18"/>
                <w:szCs w:val="18"/>
              </w:rPr>
            </w:pPr>
            <w:r w:rsidRPr="00835045">
              <w:rPr>
                <w:rFonts w:ascii="Arial" w:hAnsi="Arial" w:cs="Arial"/>
                <w:sz w:val="14"/>
              </w:rPr>
              <w:t>Survivors</w:t>
            </w:r>
          </w:p>
        </w:tc>
        <w:tc>
          <w:tcPr>
            <w:tcW w:w="1039" w:type="dxa"/>
            <w:tcBorders>
              <w:top w:val="single" w:sz="4" w:space="0" w:color="auto"/>
              <w:left w:val="single" w:sz="4" w:space="0" w:color="auto"/>
              <w:bottom w:val="single" w:sz="4" w:space="0" w:color="auto"/>
              <w:right w:val="single" w:sz="4" w:space="0" w:color="auto"/>
            </w:tcBorders>
            <w:hideMark/>
            <w:tcPrChange w:id="1229" w:author="Naveen Premnath [2]" w:date="2024-09-27T18:21:00Z">
              <w:tcPr>
                <w:tcW w:w="1007" w:type="dxa"/>
                <w:gridSpan w:val="2"/>
                <w:tcBorders>
                  <w:top w:val="single" w:sz="4" w:space="0" w:color="auto"/>
                  <w:left w:val="single" w:sz="4" w:space="0" w:color="auto"/>
                  <w:bottom w:val="single" w:sz="4" w:space="0" w:color="auto"/>
                  <w:right w:val="single" w:sz="4" w:space="0" w:color="auto"/>
                </w:tcBorders>
                <w:hideMark/>
              </w:tcPr>
            </w:tcPrChange>
          </w:tcPr>
          <w:p w14:paraId="7412956D" w14:textId="48B0D14C" w:rsidR="00835045" w:rsidRPr="00835045" w:rsidRDefault="00835045" w:rsidP="00835045">
            <w:pPr>
              <w:rPr>
                <w:rFonts w:ascii="Arial" w:hAnsi="Arial" w:cs="Arial"/>
                <w:sz w:val="18"/>
                <w:szCs w:val="18"/>
              </w:rPr>
            </w:pPr>
            <w:r w:rsidRPr="00835045">
              <w:rPr>
                <w:rFonts w:ascii="Arial" w:hAnsi="Arial" w:cs="Arial"/>
                <w:sz w:val="14"/>
              </w:rPr>
              <w:t>Cancer Survivors eligible for home care</w:t>
            </w:r>
          </w:p>
        </w:tc>
        <w:tc>
          <w:tcPr>
            <w:tcW w:w="1048" w:type="dxa"/>
            <w:tcBorders>
              <w:top w:val="single" w:sz="4" w:space="0" w:color="auto"/>
              <w:left w:val="single" w:sz="4" w:space="0" w:color="auto"/>
              <w:bottom w:val="single" w:sz="4" w:space="0" w:color="auto"/>
              <w:right w:val="single" w:sz="4" w:space="0" w:color="auto"/>
            </w:tcBorders>
            <w:hideMark/>
            <w:tcPrChange w:id="1230" w:author="Naveen Premnath [2]" w:date="2024-09-27T18:21:00Z">
              <w:tcPr>
                <w:tcW w:w="1014" w:type="dxa"/>
                <w:gridSpan w:val="2"/>
                <w:tcBorders>
                  <w:top w:val="single" w:sz="4" w:space="0" w:color="auto"/>
                  <w:left w:val="single" w:sz="4" w:space="0" w:color="auto"/>
                  <w:bottom w:val="single" w:sz="4" w:space="0" w:color="auto"/>
                  <w:right w:val="single" w:sz="4" w:space="0" w:color="auto"/>
                </w:tcBorders>
                <w:hideMark/>
              </w:tcPr>
            </w:tcPrChange>
          </w:tcPr>
          <w:p w14:paraId="18324E6B" w14:textId="77777777" w:rsidR="00835045" w:rsidRPr="00835045" w:rsidRDefault="00835045" w:rsidP="00835045">
            <w:pPr>
              <w:jc w:val="center"/>
              <w:rPr>
                <w:rFonts w:ascii="Arial" w:hAnsi="Arial" w:cs="Arial"/>
                <w:sz w:val="14"/>
              </w:rPr>
            </w:pPr>
            <w:r w:rsidRPr="00835045">
              <w:rPr>
                <w:rFonts w:ascii="Arial" w:hAnsi="Arial" w:cs="Arial"/>
                <w:sz w:val="14"/>
              </w:rPr>
              <w:t>Cancer Survivors who received home care</w:t>
            </w:r>
          </w:p>
          <w:p w14:paraId="52A523D7" w14:textId="425A2B0C" w:rsidR="00835045" w:rsidRPr="00835045" w:rsidRDefault="00835045" w:rsidP="00835045">
            <w:pPr>
              <w:rPr>
                <w:rFonts w:ascii="Arial" w:hAnsi="Arial" w:cs="Arial"/>
                <w:sz w:val="18"/>
                <w:szCs w:val="18"/>
              </w:rPr>
            </w:pPr>
          </w:p>
        </w:tc>
        <w:tc>
          <w:tcPr>
            <w:tcW w:w="1009" w:type="dxa"/>
            <w:tcBorders>
              <w:top w:val="single" w:sz="4" w:space="0" w:color="auto"/>
              <w:left w:val="single" w:sz="4" w:space="0" w:color="auto"/>
              <w:bottom w:val="single" w:sz="4" w:space="0" w:color="auto"/>
              <w:right w:val="single" w:sz="4" w:space="0" w:color="auto"/>
            </w:tcBorders>
            <w:hideMark/>
            <w:tcPrChange w:id="1231"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1B6C8D3A" w14:textId="77777777" w:rsidR="00835045" w:rsidRPr="00835045" w:rsidRDefault="00835045" w:rsidP="00835045">
            <w:pPr>
              <w:jc w:val="center"/>
              <w:rPr>
                <w:rFonts w:ascii="Arial" w:hAnsi="Arial" w:cs="Arial"/>
                <w:sz w:val="14"/>
              </w:rPr>
            </w:pPr>
            <w:r w:rsidRPr="00835045">
              <w:rPr>
                <w:rFonts w:ascii="Arial" w:hAnsi="Arial" w:cs="Arial"/>
                <w:sz w:val="14"/>
              </w:rPr>
              <w:t>All Cancer</w:t>
            </w:r>
          </w:p>
          <w:p w14:paraId="245CD1DD" w14:textId="2E72AD22" w:rsidR="00835045" w:rsidRPr="00835045" w:rsidRDefault="00835045" w:rsidP="00835045">
            <w:pPr>
              <w:rPr>
                <w:rFonts w:ascii="Arial" w:hAnsi="Arial" w:cs="Arial"/>
                <w:sz w:val="18"/>
                <w:szCs w:val="18"/>
              </w:rPr>
            </w:pPr>
            <w:r w:rsidRPr="00835045">
              <w:rPr>
                <w:rFonts w:ascii="Arial" w:hAnsi="Arial" w:cs="Arial"/>
                <w:sz w:val="14"/>
              </w:rPr>
              <w:t>Survivors</w:t>
            </w:r>
          </w:p>
        </w:tc>
        <w:tc>
          <w:tcPr>
            <w:tcW w:w="1076" w:type="dxa"/>
            <w:tcBorders>
              <w:top w:val="single" w:sz="4" w:space="0" w:color="auto"/>
              <w:left w:val="single" w:sz="4" w:space="0" w:color="auto"/>
              <w:bottom w:val="single" w:sz="4" w:space="0" w:color="auto"/>
              <w:right w:val="single" w:sz="4" w:space="0" w:color="auto"/>
            </w:tcBorders>
            <w:hideMark/>
            <w:tcPrChange w:id="1232"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4C5235DF" w14:textId="4CCCA50E" w:rsidR="00835045" w:rsidRPr="00835045" w:rsidRDefault="00835045" w:rsidP="00835045">
            <w:pPr>
              <w:rPr>
                <w:rFonts w:ascii="Arial" w:hAnsi="Arial" w:cs="Arial"/>
                <w:sz w:val="18"/>
                <w:szCs w:val="18"/>
              </w:rPr>
            </w:pPr>
            <w:r w:rsidRPr="00835045">
              <w:rPr>
                <w:rFonts w:ascii="Arial" w:hAnsi="Arial" w:cs="Arial"/>
                <w:sz w:val="14"/>
              </w:rPr>
              <w:t>Cancer Survivors eligible for home care</w:t>
            </w:r>
          </w:p>
        </w:tc>
        <w:tc>
          <w:tcPr>
            <w:tcW w:w="1014" w:type="dxa"/>
            <w:tcBorders>
              <w:top w:val="single" w:sz="4" w:space="0" w:color="auto"/>
              <w:left w:val="single" w:sz="4" w:space="0" w:color="auto"/>
              <w:bottom w:val="single" w:sz="4" w:space="0" w:color="auto"/>
              <w:right w:val="single" w:sz="4" w:space="0" w:color="auto"/>
            </w:tcBorders>
            <w:hideMark/>
            <w:tcPrChange w:id="1233"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3794D22" w14:textId="77777777" w:rsidR="00835045" w:rsidRPr="00835045" w:rsidRDefault="00835045" w:rsidP="00835045">
            <w:pPr>
              <w:jc w:val="center"/>
              <w:rPr>
                <w:rFonts w:ascii="Arial" w:hAnsi="Arial" w:cs="Arial"/>
                <w:sz w:val="14"/>
              </w:rPr>
            </w:pPr>
            <w:r w:rsidRPr="00835045">
              <w:rPr>
                <w:rFonts w:ascii="Arial" w:hAnsi="Arial" w:cs="Arial"/>
                <w:sz w:val="14"/>
              </w:rPr>
              <w:t>Cancer Survivors who received home care</w:t>
            </w:r>
          </w:p>
          <w:p w14:paraId="00F1D72F" w14:textId="61E4D982" w:rsidR="00835045" w:rsidRPr="00835045" w:rsidRDefault="00835045" w:rsidP="00835045">
            <w:pPr>
              <w:rPr>
                <w:rFonts w:ascii="Arial" w:hAnsi="Arial" w:cs="Arial"/>
                <w:sz w:val="18"/>
                <w:szCs w:val="18"/>
              </w:rPr>
            </w:pPr>
          </w:p>
        </w:tc>
        <w:tc>
          <w:tcPr>
            <w:tcW w:w="1203" w:type="dxa"/>
            <w:tcBorders>
              <w:top w:val="single" w:sz="4" w:space="0" w:color="auto"/>
              <w:left w:val="single" w:sz="4" w:space="0" w:color="auto"/>
              <w:bottom w:val="single" w:sz="4" w:space="0" w:color="auto"/>
              <w:right w:val="single" w:sz="4" w:space="0" w:color="auto"/>
            </w:tcBorders>
            <w:hideMark/>
            <w:tcPrChange w:id="1234" w:author="Naveen Premnath [2]" w:date="2024-09-27T18:21:00Z">
              <w:tcPr>
                <w:tcW w:w="937" w:type="dxa"/>
                <w:gridSpan w:val="2"/>
                <w:tcBorders>
                  <w:top w:val="single" w:sz="4" w:space="0" w:color="auto"/>
                  <w:left w:val="single" w:sz="4" w:space="0" w:color="auto"/>
                  <w:bottom w:val="single" w:sz="4" w:space="0" w:color="auto"/>
                  <w:right w:val="single" w:sz="4" w:space="0" w:color="auto"/>
                </w:tcBorders>
                <w:hideMark/>
              </w:tcPr>
            </w:tcPrChange>
          </w:tcPr>
          <w:p w14:paraId="6F2CF648" w14:textId="77777777" w:rsidR="00835045" w:rsidRPr="00835045" w:rsidRDefault="00835045" w:rsidP="00835045">
            <w:pPr>
              <w:jc w:val="center"/>
              <w:rPr>
                <w:rFonts w:ascii="Arial" w:hAnsi="Arial" w:cs="Arial"/>
                <w:sz w:val="14"/>
              </w:rPr>
            </w:pPr>
            <w:r w:rsidRPr="00835045">
              <w:rPr>
                <w:rFonts w:ascii="Arial" w:hAnsi="Arial" w:cs="Arial"/>
                <w:sz w:val="14"/>
              </w:rPr>
              <w:t>All Cancer</w:t>
            </w:r>
          </w:p>
          <w:p w14:paraId="58D8CEE9" w14:textId="2AF12763" w:rsidR="00835045" w:rsidRPr="00835045" w:rsidRDefault="00835045" w:rsidP="00835045">
            <w:pPr>
              <w:rPr>
                <w:rFonts w:ascii="Arial" w:hAnsi="Arial" w:cs="Arial"/>
                <w:sz w:val="18"/>
                <w:szCs w:val="18"/>
              </w:rPr>
            </w:pPr>
            <w:r w:rsidRPr="00835045">
              <w:rPr>
                <w:rFonts w:ascii="Arial" w:hAnsi="Arial" w:cs="Arial"/>
                <w:sz w:val="14"/>
              </w:rPr>
              <w:t>Survivors</w:t>
            </w:r>
          </w:p>
        </w:tc>
        <w:tc>
          <w:tcPr>
            <w:tcW w:w="1080" w:type="dxa"/>
            <w:tcBorders>
              <w:top w:val="single" w:sz="4" w:space="0" w:color="auto"/>
              <w:left w:val="single" w:sz="4" w:space="0" w:color="auto"/>
              <w:bottom w:val="single" w:sz="4" w:space="0" w:color="auto"/>
              <w:right w:val="single" w:sz="4" w:space="0" w:color="auto"/>
            </w:tcBorders>
            <w:hideMark/>
            <w:tcPrChange w:id="1235" w:author="Naveen Premnath [2]" w:date="2024-09-27T18:21:00Z">
              <w:tcPr>
                <w:tcW w:w="1049" w:type="dxa"/>
                <w:gridSpan w:val="2"/>
                <w:tcBorders>
                  <w:top w:val="single" w:sz="4" w:space="0" w:color="auto"/>
                  <w:left w:val="single" w:sz="4" w:space="0" w:color="auto"/>
                  <w:bottom w:val="single" w:sz="4" w:space="0" w:color="auto"/>
                  <w:right w:val="single" w:sz="4" w:space="0" w:color="auto"/>
                </w:tcBorders>
                <w:hideMark/>
              </w:tcPr>
            </w:tcPrChange>
          </w:tcPr>
          <w:p w14:paraId="16D8C493" w14:textId="670F8845" w:rsidR="00835045" w:rsidRPr="00835045" w:rsidRDefault="00835045" w:rsidP="00835045">
            <w:pPr>
              <w:rPr>
                <w:rFonts w:ascii="Arial" w:hAnsi="Arial" w:cs="Arial"/>
                <w:sz w:val="18"/>
                <w:szCs w:val="18"/>
              </w:rPr>
            </w:pPr>
            <w:r w:rsidRPr="00835045">
              <w:rPr>
                <w:rFonts w:ascii="Arial" w:hAnsi="Arial" w:cs="Arial"/>
                <w:sz w:val="14"/>
              </w:rPr>
              <w:t>Cancer Survivors eligible for home care</w:t>
            </w:r>
          </w:p>
        </w:tc>
        <w:tc>
          <w:tcPr>
            <w:tcW w:w="1127" w:type="dxa"/>
            <w:tcBorders>
              <w:top w:val="single" w:sz="4" w:space="0" w:color="auto"/>
              <w:left w:val="single" w:sz="4" w:space="0" w:color="auto"/>
              <w:bottom w:val="single" w:sz="4" w:space="0" w:color="auto"/>
              <w:right w:val="single" w:sz="4" w:space="0" w:color="auto"/>
            </w:tcBorders>
            <w:hideMark/>
            <w:tcPrChange w:id="1236" w:author="Naveen Premnath [2]" w:date="2024-09-27T18:21:00Z">
              <w:tcPr>
                <w:tcW w:w="1316" w:type="dxa"/>
                <w:gridSpan w:val="2"/>
                <w:tcBorders>
                  <w:top w:val="single" w:sz="4" w:space="0" w:color="auto"/>
                  <w:left w:val="single" w:sz="4" w:space="0" w:color="auto"/>
                  <w:bottom w:val="single" w:sz="4" w:space="0" w:color="auto"/>
                  <w:right w:val="single" w:sz="4" w:space="0" w:color="auto"/>
                </w:tcBorders>
                <w:hideMark/>
              </w:tcPr>
            </w:tcPrChange>
          </w:tcPr>
          <w:p w14:paraId="406101E1" w14:textId="77777777" w:rsidR="00835045" w:rsidRPr="00835045" w:rsidRDefault="00835045" w:rsidP="00835045">
            <w:pPr>
              <w:jc w:val="center"/>
              <w:rPr>
                <w:rFonts w:ascii="Arial" w:hAnsi="Arial" w:cs="Arial"/>
                <w:sz w:val="14"/>
              </w:rPr>
            </w:pPr>
            <w:r w:rsidRPr="00835045">
              <w:rPr>
                <w:rFonts w:ascii="Arial" w:hAnsi="Arial" w:cs="Arial"/>
                <w:sz w:val="14"/>
              </w:rPr>
              <w:t>Cancer Survivors who received home care</w:t>
            </w:r>
          </w:p>
          <w:p w14:paraId="5899BAD9" w14:textId="59EBA68B" w:rsidR="00835045" w:rsidRPr="00835045" w:rsidRDefault="00835045" w:rsidP="00835045">
            <w:pPr>
              <w:rPr>
                <w:rFonts w:ascii="Arial" w:hAnsi="Arial" w:cs="Arial"/>
                <w:sz w:val="18"/>
                <w:szCs w:val="18"/>
              </w:rPr>
            </w:pPr>
          </w:p>
        </w:tc>
      </w:tr>
      <w:tr w:rsidR="008C72D4" w:rsidRPr="00AA3DD8" w14:paraId="48D70A0F" w14:textId="77777777" w:rsidTr="00D75D8F">
        <w:trPr>
          <w:gridAfter w:val="1"/>
          <w:wAfter w:w="9" w:type="dxa"/>
          <w:trHeight w:val="342"/>
          <w:trPrChange w:id="1237" w:author="Naveen Premnath [2]" w:date="2024-09-27T18:21:00Z">
            <w:trPr>
              <w:gridAfter w:val="1"/>
              <w:trHeight w:val="342"/>
            </w:trPr>
          </w:trPrChange>
        </w:trPr>
        <w:tc>
          <w:tcPr>
            <w:tcW w:w="2127" w:type="dxa"/>
            <w:tcBorders>
              <w:top w:val="single" w:sz="4" w:space="0" w:color="auto"/>
              <w:left w:val="single" w:sz="4" w:space="0" w:color="auto"/>
              <w:bottom w:val="single" w:sz="4" w:space="0" w:color="auto"/>
              <w:right w:val="single" w:sz="4" w:space="0" w:color="auto"/>
            </w:tcBorders>
            <w:hideMark/>
            <w:tcPrChange w:id="1238" w:author="Naveen Premnath [2]" w:date="2024-09-27T18:21:00Z">
              <w:tcPr>
                <w:tcW w:w="2065" w:type="dxa"/>
                <w:tcBorders>
                  <w:top w:val="single" w:sz="4" w:space="0" w:color="auto"/>
                  <w:left w:val="single" w:sz="4" w:space="0" w:color="auto"/>
                  <w:bottom w:val="single" w:sz="4" w:space="0" w:color="auto"/>
                  <w:right w:val="single" w:sz="4" w:space="0" w:color="auto"/>
                </w:tcBorders>
                <w:hideMark/>
              </w:tcPr>
            </w:tcPrChange>
          </w:tcPr>
          <w:p w14:paraId="0CC89A95" w14:textId="77777777" w:rsidR="008C72D4" w:rsidRPr="00835045" w:rsidRDefault="008C72D4">
            <w:pPr>
              <w:rPr>
                <w:rFonts w:ascii="Arial" w:hAnsi="Arial" w:cs="Arial"/>
                <w:sz w:val="18"/>
                <w:szCs w:val="18"/>
              </w:rPr>
            </w:pPr>
            <w:r w:rsidRPr="00835045">
              <w:rPr>
                <w:rFonts w:ascii="Arial" w:hAnsi="Arial" w:cs="Arial"/>
                <w:b/>
                <w:bCs/>
                <w:sz w:val="18"/>
                <w:szCs w:val="18"/>
              </w:rPr>
              <w:t xml:space="preserve">N </w:t>
            </w:r>
          </w:p>
        </w:tc>
        <w:tc>
          <w:tcPr>
            <w:tcW w:w="1113" w:type="dxa"/>
            <w:tcBorders>
              <w:top w:val="single" w:sz="4" w:space="0" w:color="auto"/>
              <w:left w:val="single" w:sz="4" w:space="0" w:color="auto"/>
              <w:bottom w:val="single" w:sz="4" w:space="0" w:color="auto"/>
              <w:right w:val="single" w:sz="4" w:space="0" w:color="auto"/>
            </w:tcBorders>
            <w:hideMark/>
            <w:tcPrChange w:id="1239" w:author="Naveen Premnath [2]" w:date="2024-09-27T18:21: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1BCAAF10" w14:textId="77777777" w:rsidR="008C72D4" w:rsidRDefault="008C72D4">
            <w:pPr>
              <w:rPr>
                <w:ins w:id="1240" w:author="Naveen Premnath [2]" w:date="2024-09-16T21:21:00Z"/>
                <w:rFonts w:ascii="Arial" w:hAnsi="Arial" w:cs="Arial"/>
                <w:sz w:val="16"/>
                <w:szCs w:val="18"/>
              </w:rPr>
            </w:pPr>
            <w:r w:rsidRPr="00835045">
              <w:rPr>
                <w:rFonts w:ascii="Arial" w:hAnsi="Arial" w:cs="Arial"/>
                <w:sz w:val="16"/>
                <w:szCs w:val="18"/>
              </w:rPr>
              <w:t>2204</w:t>
            </w:r>
          </w:p>
          <w:p w14:paraId="06DEEE72" w14:textId="40506C11" w:rsidR="000E300B" w:rsidRPr="00835045" w:rsidRDefault="000E300B">
            <w:pPr>
              <w:rPr>
                <w:rFonts w:ascii="Arial" w:hAnsi="Arial" w:cs="Arial"/>
                <w:sz w:val="16"/>
                <w:szCs w:val="18"/>
              </w:rPr>
            </w:pPr>
            <w:ins w:id="1241" w:author="Naveen Premnath [2]" w:date="2024-09-16T21:21:00Z">
              <w:r>
                <w:rPr>
                  <w:rFonts w:ascii="Arial" w:hAnsi="Arial" w:cs="Arial"/>
                  <w:sz w:val="16"/>
                  <w:szCs w:val="18"/>
                </w:rPr>
                <w:t>(26903647</w:t>
              </w:r>
            </w:ins>
            <w:ins w:id="1242" w:author="Naveen Premnath [2]" w:date="2024-09-16T21:22:00Z">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Change w:id="1243" w:author="Naveen Premnath [2]" w:date="2024-09-27T18:21:00Z">
              <w:tcPr>
                <w:tcW w:w="1058" w:type="dxa"/>
                <w:gridSpan w:val="2"/>
                <w:tcBorders>
                  <w:top w:val="single" w:sz="4" w:space="0" w:color="auto"/>
                  <w:left w:val="single" w:sz="4" w:space="0" w:color="auto"/>
                  <w:bottom w:val="single" w:sz="4" w:space="0" w:color="auto"/>
                  <w:right w:val="single" w:sz="4" w:space="0" w:color="auto"/>
                </w:tcBorders>
                <w:hideMark/>
              </w:tcPr>
            </w:tcPrChange>
          </w:tcPr>
          <w:p w14:paraId="4BA8B26D" w14:textId="77777777" w:rsidR="008C72D4" w:rsidRDefault="008C72D4">
            <w:pPr>
              <w:rPr>
                <w:ins w:id="1244" w:author="Naveen Premnath [2]" w:date="2024-09-16T21:43:00Z"/>
                <w:rFonts w:ascii="Arial" w:hAnsi="Arial" w:cs="Arial"/>
                <w:sz w:val="16"/>
                <w:szCs w:val="18"/>
              </w:rPr>
            </w:pPr>
            <w:r w:rsidRPr="00835045">
              <w:rPr>
                <w:rFonts w:ascii="Arial" w:hAnsi="Arial" w:cs="Arial"/>
                <w:sz w:val="16"/>
                <w:szCs w:val="18"/>
              </w:rPr>
              <w:t>500</w:t>
            </w:r>
          </w:p>
          <w:p w14:paraId="316E3440" w14:textId="712608C3" w:rsidR="006A60B9" w:rsidRPr="00835045" w:rsidRDefault="006A60B9">
            <w:pPr>
              <w:rPr>
                <w:rFonts w:ascii="Arial" w:hAnsi="Arial" w:cs="Arial"/>
                <w:sz w:val="16"/>
                <w:szCs w:val="18"/>
              </w:rPr>
            </w:pPr>
            <w:ins w:id="1245" w:author="Naveen Premnath [2]" w:date="2024-09-16T21:43:00Z">
              <w:r>
                <w:rPr>
                  <w:rFonts w:ascii="Arial" w:hAnsi="Arial" w:cs="Arial"/>
                  <w:sz w:val="16"/>
                  <w:szCs w:val="18"/>
                </w:rPr>
                <w:t>(</w:t>
              </w:r>
              <w:r w:rsidRPr="006A60B9">
                <w:rPr>
                  <w:rFonts w:ascii="Arial" w:hAnsi="Arial" w:cs="Arial"/>
                  <w:sz w:val="16"/>
                  <w:szCs w:val="18"/>
                </w:rPr>
                <w:t>5399850</w:t>
              </w:r>
            </w:ins>
            <w:ins w:id="1246" w:author="Naveen Premnath [2]" w:date="2024-09-16T21:44:00Z">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Change w:id="1247" w:author="Naveen Premnath [2]" w:date="2024-09-27T18:21:00Z">
              <w:tcPr>
                <w:tcW w:w="1070" w:type="dxa"/>
                <w:gridSpan w:val="2"/>
                <w:tcBorders>
                  <w:top w:val="single" w:sz="4" w:space="0" w:color="auto"/>
                  <w:left w:val="single" w:sz="4" w:space="0" w:color="auto"/>
                  <w:bottom w:val="single" w:sz="4" w:space="0" w:color="auto"/>
                  <w:right w:val="single" w:sz="4" w:space="0" w:color="auto"/>
                </w:tcBorders>
                <w:hideMark/>
              </w:tcPr>
            </w:tcPrChange>
          </w:tcPr>
          <w:p w14:paraId="5284A3B3" w14:textId="77777777" w:rsidR="008C72D4" w:rsidRDefault="008C72D4">
            <w:pPr>
              <w:rPr>
                <w:ins w:id="1248" w:author="Naveen Premnath [2]" w:date="2024-09-16T21:45:00Z"/>
                <w:rFonts w:ascii="Arial" w:hAnsi="Arial" w:cs="Arial"/>
                <w:sz w:val="16"/>
                <w:szCs w:val="18"/>
              </w:rPr>
            </w:pPr>
            <w:r w:rsidRPr="00835045">
              <w:rPr>
                <w:rFonts w:ascii="Arial" w:hAnsi="Arial" w:cs="Arial"/>
                <w:sz w:val="16"/>
                <w:szCs w:val="18"/>
              </w:rPr>
              <w:t>21</w:t>
            </w:r>
            <w:r w:rsidR="00BF7AD4">
              <w:rPr>
                <w:rFonts w:ascii="Arial" w:hAnsi="Arial" w:cs="Arial"/>
                <w:sz w:val="16"/>
                <w:szCs w:val="18"/>
              </w:rPr>
              <w:t>2</w:t>
            </w:r>
          </w:p>
          <w:p w14:paraId="6BD754DD" w14:textId="4E1D219C" w:rsidR="00BF7AD4" w:rsidRPr="00835045" w:rsidRDefault="00BF7AD4">
            <w:pPr>
              <w:rPr>
                <w:rFonts w:ascii="Arial" w:hAnsi="Arial" w:cs="Arial"/>
                <w:sz w:val="16"/>
                <w:szCs w:val="18"/>
              </w:rPr>
            </w:pPr>
            <w:ins w:id="1249" w:author="Naveen Premnath [2]" w:date="2024-09-16T21:45:00Z">
              <w:r w:rsidRPr="00BF7AD4">
                <w:rPr>
                  <w:rFonts w:ascii="Arial" w:hAnsi="Arial" w:cs="Arial"/>
                  <w:sz w:val="16"/>
                  <w:szCs w:val="18"/>
                </w:rPr>
                <w:t>(2409797)</w:t>
              </w:r>
            </w:ins>
          </w:p>
        </w:tc>
        <w:tc>
          <w:tcPr>
            <w:tcW w:w="1008" w:type="dxa"/>
            <w:tcBorders>
              <w:top w:val="single" w:sz="4" w:space="0" w:color="auto"/>
              <w:left w:val="single" w:sz="4" w:space="0" w:color="auto"/>
              <w:bottom w:val="single" w:sz="4" w:space="0" w:color="auto"/>
              <w:right w:val="single" w:sz="4" w:space="0" w:color="auto"/>
            </w:tcBorders>
            <w:hideMark/>
            <w:tcPrChange w:id="1250"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7E6C5F83" w14:textId="77777777" w:rsidR="008C72D4" w:rsidRDefault="008C72D4">
            <w:pPr>
              <w:rPr>
                <w:rFonts w:ascii="Arial" w:hAnsi="Arial" w:cs="Arial"/>
                <w:sz w:val="16"/>
                <w:szCs w:val="18"/>
              </w:rPr>
            </w:pPr>
            <w:r w:rsidRPr="00835045">
              <w:rPr>
                <w:rFonts w:ascii="Arial" w:hAnsi="Arial" w:cs="Arial"/>
                <w:sz w:val="16"/>
                <w:szCs w:val="18"/>
              </w:rPr>
              <w:t>2171</w:t>
            </w:r>
          </w:p>
          <w:p w14:paraId="3EDF856A" w14:textId="1EF90F49" w:rsidR="00AE2525" w:rsidRPr="00835045" w:rsidRDefault="00AE2525">
            <w:pPr>
              <w:rPr>
                <w:rFonts w:ascii="Arial" w:hAnsi="Arial" w:cs="Arial"/>
                <w:sz w:val="16"/>
                <w:szCs w:val="18"/>
              </w:rPr>
            </w:pPr>
            <w:ins w:id="1251" w:author="Naveen Premnath [2]" w:date="2024-09-16T21:36:00Z">
              <w:r>
                <w:rPr>
                  <w:rFonts w:ascii="Arial" w:hAnsi="Arial" w:cs="Arial"/>
                  <w:sz w:val="16"/>
                  <w:szCs w:val="18"/>
                </w:rPr>
                <w:t>(</w:t>
              </w:r>
              <w:r w:rsidRPr="00AE2525">
                <w:rPr>
                  <w:rFonts w:ascii="Arial" w:hAnsi="Arial" w:cs="Arial"/>
                  <w:sz w:val="16"/>
                  <w:szCs w:val="18"/>
                </w:rPr>
                <w:t>25558340</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Change w:id="1252"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5E9CF15D" w14:textId="77777777" w:rsidR="008C72D4" w:rsidRDefault="008C72D4">
            <w:pPr>
              <w:rPr>
                <w:ins w:id="1253" w:author="Naveen Premnath [2]" w:date="2024-09-16T21:44:00Z"/>
                <w:rFonts w:ascii="Arial" w:hAnsi="Arial" w:cs="Arial"/>
                <w:sz w:val="16"/>
                <w:szCs w:val="18"/>
              </w:rPr>
            </w:pPr>
            <w:r w:rsidRPr="00835045">
              <w:rPr>
                <w:rFonts w:ascii="Arial" w:hAnsi="Arial" w:cs="Arial"/>
                <w:sz w:val="16"/>
                <w:szCs w:val="18"/>
              </w:rPr>
              <w:t>473</w:t>
            </w:r>
          </w:p>
          <w:p w14:paraId="200E1956" w14:textId="27198506" w:rsidR="006A60B9" w:rsidRPr="00835045" w:rsidRDefault="006A60B9">
            <w:pPr>
              <w:rPr>
                <w:rFonts w:ascii="Arial" w:hAnsi="Arial" w:cs="Arial"/>
                <w:sz w:val="16"/>
                <w:szCs w:val="18"/>
              </w:rPr>
            </w:pPr>
            <w:ins w:id="1254" w:author="Naveen Premnath [2]" w:date="2024-09-16T21:44:00Z">
              <w:r>
                <w:rPr>
                  <w:rFonts w:ascii="Arial" w:hAnsi="Arial" w:cs="Arial"/>
                  <w:sz w:val="16"/>
                  <w:szCs w:val="18"/>
                </w:rPr>
                <w:t>(</w:t>
              </w:r>
              <w:r w:rsidRPr="006A60B9">
                <w:rPr>
                  <w:rFonts w:ascii="Arial" w:hAnsi="Arial" w:cs="Arial"/>
                  <w:sz w:val="16"/>
                  <w:szCs w:val="18"/>
                </w:rPr>
                <w:t>5006684</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Change w:id="1255"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734856C" w14:textId="77777777" w:rsidR="008C72D4" w:rsidRDefault="008C72D4">
            <w:pPr>
              <w:rPr>
                <w:ins w:id="1256" w:author="Naveen Premnath [2]" w:date="2024-09-16T21:46:00Z"/>
                <w:rFonts w:ascii="Arial" w:hAnsi="Arial" w:cs="Arial"/>
                <w:sz w:val="16"/>
                <w:szCs w:val="18"/>
              </w:rPr>
            </w:pPr>
            <w:r w:rsidRPr="00835045">
              <w:rPr>
                <w:rFonts w:ascii="Arial" w:hAnsi="Arial" w:cs="Arial"/>
                <w:sz w:val="16"/>
                <w:szCs w:val="18"/>
              </w:rPr>
              <w:t>179</w:t>
            </w:r>
          </w:p>
          <w:p w14:paraId="57EECC50" w14:textId="27BF71FE" w:rsidR="00BF7AD4" w:rsidRPr="00835045" w:rsidRDefault="00BF7AD4">
            <w:pPr>
              <w:rPr>
                <w:rFonts w:ascii="Arial" w:hAnsi="Arial" w:cs="Arial"/>
                <w:sz w:val="16"/>
                <w:szCs w:val="18"/>
              </w:rPr>
            </w:pPr>
            <w:ins w:id="1257" w:author="Naveen Premnath [2]" w:date="2024-09-16T21:46:00Z">
              <w:r w:rsidRPr="00BF7AD4">
                <w:rPr>
                  <w:rFonts w:ascii="Arial" w:hAnsi="Arial" w:cs="Arial"/>
                  <w:sz w:val="16"/>
                  <w:szCs w:val="18"/>
                </w:rPr>
                <w:t>(1957101)</w:t>
              </w:r>
            </w:ins>
          </w:p>
        </w:tc>
        <w:tc>
          <w:tcPr>
            <w:tcW w:w="1009" w:type="dxa"/>
            <w:tcBorders>
              <w:top w:val="single" w:sz="4" w:space="0" w:color="auto"/>
              <w:left w:val="single" w:sz="4" w:space="0" w:color="auto"/>
              <w:bottom w:val="single" w:sz="4" w:space="0" w:color="auto"/>
              <w:right w:val="single" w:sz="4" w:space="0" w:color="auto"/>
            </w:tcBorders>
            <w:hideMark/>
            <w:tcPrChange w:id="1258"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138D78E0" w14:textId="77777777" w:rsidR="008C72D4" w:rsidRDefault="008C72D4">
            <w:pPr>
              <w:rPr>
                <w:ins w:id="1259" w:author="Naveen Premnath [2]" w:date="2024-09-16T21:36:00Z"/>
                <w:rFonts w:ascii="Arial" w:hAnsi="Arial" w:cs="Arial"/>
                <w:sz w:val="16"/>
                <w:szCs w:val="18"/>
              </w:rPr>
            </w:pPr>
            <w:r w:rsidRPr="00835045">
              <w:rPr>
                <w:rFonts w:ascii="Arial" w:hAnsi="Arial" w:cs="Arial"/>
                <w:sz w:val="16"/>
                <w:szCs w:val="18"/>
              </w:rPr>
              <w:t>2485</w:t>
            </w:r>
          </w:p>
          <w:p w14:paraId="7F20EB41" w14:textId="0C26D62B" w:rsidR="00AE2525" w:rsidRPr="00835045" w:rsidRDefault="00AE2525">
            <w:pPr>
              <w:rPr>
                <w:rFonts w:ascii="Arial" w:hAnsi="Arial" w:cs="Arial"/>
                <w:sz w:val="16"/>
                <w:szCs w:val="18"/>
              </w:rPr>
            </w:pPr>
            <w:ins w:id="1260" w:author="Naveen Premnath [2]" w:date="2024-09-16T21:36:00Z">
              <w:r>
                <w:rPr>
                  <w:rFonts w:ascii="Arial" w:hAnsi="Arial" w:cs="Arial"/>
                  <w:sz w:val="16"/>
                  <w:szCs w:val="18"/>
                </w:rPr>
                <w:t>(</w:t>
              </w:r>
              <w:r w:rsidRPr="00AE2525">
                <w:rPr>
                  <w:rFonts w:ascii="Arial" w:hAnsi="Arial" w:cs="Arial"/>
                  <w:sz w:val="16"/>
                  <w:szCs w:val="18"/>
                </w:rPr>
                <w:t>26693668</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Change w:id="1261" w:author="Naveen Premnath [2]" w:date="2024-09-27T18:21:00Z">
              <w:tcPr>
                <w:tcW w:w="1007" w:type="dxa"/>
                <w:gridSpan w:val="2"/>
                <w:tcBorders>
                  <w:top w:val="single" w:sz="4" w:space="0" w:color="auto"/>
                  <w:left w:val="single" w:sz="4" w:space="0" w:color="auto"/>
                  <w:bottom w:val="single" w:sz="4" w:space="0" w:color="auto"/>
                  <w:right w:val="single" w:sz="4" w:space="0" w:color="auto"/>
                </w:tcBorders>
                <w:hideMark/>
              </w:tcPr>
            </w:tcPrChange>
          </w:tcPr>
          <w:p w14:paraId="1F354C2B" w14:textId="77777777" w:rsidR="008C72D4" w:rsidRDefault="008C72D4">
            <w:pPr>
              <w:rPr>
                <w:ins w:id="1262" w:author="Naveen Premnath [2]" w:date="2024-09-16T21:44:00Z"/>
                <w:rFonts w:ascii="Arial" w:hAnsi="Arial" w:cs="Arial"/>
                <w:sz w:val="16"/>
                <w:szCs w:val="18"/>
              </w:rPr>
            </w:pPr>
            <w:r w:rsidRPr="00835045">
              <w:rPr>
                <w:rFonts w:ascii="Arial" w:hAnsi="Arial" w:cs="Arial"/>
                <w:sz w:val="16"/>
                <w:szCs w:val="18"/>
              </w:rPr>
              <w:t>502</w:t>
            </w:r>
          </w:p>
          <w:p w14:paraId="2CEE26C8" w14:textId="478B9574" w:rsidR="006A60B9" w:rsidRPr="00835045" w:rsidRDefault="006A60B9">
            <w:pPr>
              <w:rPr>
                <w:rFonts w:ascii="Arial" w:hAnsi="Arial" w:cs="Arial"/>
                <w:sz w:val="16"/>
                <w:szCs w:val="18"/>
              </w:rPr>
            </w:pPr>
            <w:ins w:id="1263" w:author="Naveen Premnath [2]" w:date="2024-09-16T21:44:00Z">
              <w:r>
                <w:rPr>
                  <w:rFonts w:ascii="Arial" w:hAnsi="Arial" w:cs="Arial"/>
                  <w:sz w:val="16"/>
                  <w:szCs w:val="18"/>
                </w:rPr>
                <w:t>(</w:t>
              </w:r>
              <w:r w:rsidRPr="006A60B9">
                <w:rPr>
                  <w:rFonts w:ascii="Arial" w:hAnsi="Arial" w:cs="Arial"/>
                  <w:sz w:val="16"/>
                  <w:szCs w:val="18"/>
                </w:rPr>
                <w:t>4715015</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Change w:id="1264" w:author="Naveen Premnath [2]" w:date="2024-09-27T18:21:00Z">
              <w:tcPr>
                <w:tcW w:w="1014" w:type="dxa"/>
                <w:gridSpan w:val="2"/>
                <w:tcBorders>
                  <w:top w:val="single" w:sz="4" w:space="0" w:color="auto"/>
                  <w:left w:val="single" w:sz="4" w:space="0" w:color="auto"/>
                  <w:bottom w:val="single" w:sz="4" w:space="0" w:color="auto"/>
                  <w:right w:val="single" w:sz="4" w:space="0" w:color="auto"/>
                </w:tcBorders>
                <w:hideMark/>
              </w:tcPr>
            </w:tcPrChange>
          </w:tcPr>
          <w:p w14:paraId="16214680" w14:textId="77777777" w:rsidR="008C72D4" w:rsidRDefault="008C72D4">
            <w:pPr>
              <w:rPr>
                <w:ins w:id="1265" w:author="Naveen Premnath [2]" w:date="2024-09-16T21:46:00Z"/>
                <w:rFonts w:ascii="Arial" w:hAnsi="Arial" w:cs="Arial"/>
                <w:sz w:val="16"/>
                <w:szCs w:val="18"/>
              </w:rPr>
            </w:pPr>
            <w:r w:rsidRPr="00835045">
              <w:rPr>
                <w:rFonts w:ascii="Arial" w:hAnsi="Arial" w:cs="Arial"/>
                <w:sz w:val="16"/>
                <w:szCs w:val="18"/>
              </w:rPr>
              <w:t>267</w:t>
            </w:r>
          </w:p>
          <w:p w14:paraId="47529E66" w14:textId="3403D8E8" w:rsidR="00BF7AD4" w:rsidRPr="00835045" w:rsidRDefault="00BF7AD4">
            <w:pPr>
              <w:rPr>
                <w:rFonts w:ascii="Arial" w:hAnsi="Arial" w:cs="Arial"/>
                <w:sz w:val="16"/>
                <w:szCs w:val="18"/>
              </w:rPr>
            </w:pPr>
            <w:ins w:id="1266" w:author="Naveen Premnath [2]" w:date="2024-09-16T21:46:00Z">
              <w:r w:rsidRPr="00BF7AD4">
                <w:rPr>
                  <w:rFonts w:ascii="Arial" w:hAnsi="Arial" w:cs="Arial"/>
                  <w:sz w:val="16"/>
                  <w:szCs w:val="18"/>
                </w:rPr>
                <w:t>(2544594)</w:t>
              </w:r>
            </w:ins>
          </w:p>
        </w:tc>
        <w:tc>
          <w:tcPr>
            <w:tcW w:w="1009" w:type="dxa"/>
            <w:tcBorders>
              <w:top w:val="single" w:sz="4" w:space="0" w:color="auto"/>
              <w:left w:val="single" w:sz="4" w:space="0" w:color="auto"/>
              <w:bottom w:val="single" w:sz="4" w:space="0" w:color="auto"/>
              <w:right w:val="single" w:sz="4" w:space="0" w:color="auto"/>
            </w:tcBorders>
            <w:hideMark/>
            <w:tcPrChange w:id="1267"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1632B722" w14:textId="77777777" w:rsidR="008C72D4" w:rsidRDefault="008C72D4">
            <w:pPr>
              <w:rPr>
                <w:ins w:id="1268" w:author="Naveen Premnath [2]" w:date="2024-09-16T21:36:00Z"/>
                <w:rFonts w:ascii="Arial" w:hAnsi="Arial" w:cs="Arial"/>
                <w:sz w:val="16"/>
                <w:szCs w:val="18"/>
              </w:rPr>
            </w:pPr>
            <w:r w:rsidRPr="00835045">
              <w:rPr>
                <w:rFonts w:ascii="Arial" w:hAnsi="Arial" w:cs="Arial"/>
                <w:sz w:val="16"/>
                <w:szCs w:val="18"/>
              </w:rPr>
              <w:t>2538</w:t>
            </w:r>
          </w:p>
          <w:p w14:paraId="47937D6E" w14:textId="34033EB1" w:rsidR="00AE2525" w:rsidRPr="00835045" w:rsidRDefault="00AE2525">
            <w:pPr>
              <w:rPr>
                <w:rFonts w:ascii="Arial" w:hAnsi="Arial" w:cs="Arial"/>
                <w:sz w:val="16"/>
                <w:szCs w:val="18"/>
              </w:rPr>
            </w:pPr>
            <w:ins w:id="1269" w:author="Naveen Premnath [2]" w:date="2024-09-16T21:36:00Z">
              <w:r>
                <w:rPr>
                  <w:rFonts w:ascii="Arial" w:hAnsi="Arial" w:cs="Arial"/>
                  <w:sz w:val="16"/>
                  <w:szCs w:val="18"/>
                </w:rPr>
                <w:t>(</w:t>
              </w:r>
              <w:r w:rsidRPr="00AE2525">
                <w:rPr>
                  <w:rFonts w:ascii="Arial" w:hAnsi="Arial" w:cs="Arial"/>
                  <w:sz w:val="16"/>
                  <w:szCs w:val="18"/>
                </w:rPr>
                <w:t>27317521</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Change w:id="1270"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6DAA7A11" w14:textId="77777777" w:rsidR="008C72D4" w:rsidRDefault="008C72D4">
            <w:pPr>
              <w:rPr>
                <w:ins w:id="1271" w:author="Naveen Premnath [2]" w:date="2024-09-16T21:44:00Z"/>
                <w:rFonts w:ascii="Arial" w:hAnsi="Arial" w:cs="Arial"/>
                <w:sz w:val="16"/>
                <w:szCs w:val="18"/>
              </w:rPr>
            </w:pPr>
            <w:r w:rsidRPr="00835045">
              <w:rPr>
                <w:rFonts w:ascii="Arial" w:hAnsi="Arial" w:cs="Arial"/>
                <w:sz w:val="16"/>
                <w:szCs w:val="18"/>
              </w:rPr>
              <w:t>509</w:t>
            </w:r>
          </w:p>
          <w:p w14:paraId="003FBEA8" w14:textId="3FA5E813" w:rsidR="006A60B9" w:rsidRPr="00835045" w:rsidRDefault="006A60B9">
            <w:pPr>
              <w:rPr>
                <w:rFonts w:ascii="Arial" w:hAnsi="Arial" w:cs="Arial"/>
                <w:sz w:val="16"/>
                <w:szCs w:val="18"/>
              </w:rPr>
            </w:pPr>
            <w:ins w:id="1272" w:author="Naveen Premnath [2]" w:date="2024-09-16T21:44:00Z">
              <w:r>
                <w:rPr>
                  <w:rFonts w:ascii="Arial" w:hAnsi="Arial" w:cs="Arial"/>
                  <w:sz w:val="16"/>
                  <w:szCs w:val="18"/>
                </w:rPr>
                <w:t>(</w:t>
              </w:r>
              <w:r w:rsidRPr="006A60B9">
                <w:rPr>
                  <w:rFonts w:ascii="Arial" w:hAnsi="Arial" w:cs="Arial"/>
                  <w:sz w:val="16"/>
                  <w:szCs w:val="18"/>
                </w:rPr>
                <w:t>4921895</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Change w:id="1273"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92B6048" w14:textId="77777777" w:rsidR="008C72D4" w:rsidRDefault="008C72D4">
            <w:pPr>
              <w:rPr>
                <w:ins w:id="1274" w:author="Naveen Premnath [2]" w:date="2024-09-16T21:46:00Z"/>
                <w:rFonts w:ascii="Arial" w:hAnsi="Arial" w:cs="Arial"/>
                <w:sz w:val="16"/>
                <w:szCs w:val="18"/>
              </w:rPr>
            </w:pPr>
            <w:r w:rsidRPr="00835045">
              <w:rPr>
                <w:rFonts w:ascii="Arial" w:hAnsi="Arial" w:cs="Arial"/>
                <w:sz w:val="16"/>
                <w:szCs w:val="18"/>
              </w:rPr>
              <w:t>270</w:t>
            </w:r>
          </w:p>
          <w:p w14:paraId="2881D068" w14:textId="7DD0699B" w:rsidR="00BF7AD4" w:rsidRPr="00835045" w:rsidRDefault="00BF7AD4">
            <w:pPr>
              <w:rPr>
                <w:rFonts w:ascii="Arial" w:hAnsi="Arial" w:cs="Arial"/>
                <w:sz w:val="16"/>
                <w:szCs w:val="18"/>
              </w:rPr>
            </w:pPr>
            <w:ins w:id="1275" w:author="Naveen Premnath [2]" w:date="2024-09-16T21:46:00Z">
              <w:r w:rsidRPr="00BF7AD4">
                <w:rPr>
                  <w:rFonts w:ascii="Arial" w:hAnsi="Arial" w:cs="Arial"/>
                  <w:sz w:val="16"/>
                  <w:szCs w:val="18"/>
                </w:rPr>
                <w:t>(2676437)</w:t>
              </w:r>
            </w:ins>
          </w:p>
        </w:tc>
        <w:tc>
          <w:tcPr>
            <w:tcW w:w="1203" w:type="dxa"/>
            <w:tcBorders>
              <w:top w:val="single" w:sz="4" w:space="0" w:color="auto"/>
              <w:left w:val="single" w:sz="4" w:space="0" w:color="auto"/>
              <w:bottom w:val="single" w:sz="4" w:space="0" w:color="auto"/>
              <w:right w:val="single" w:sz="4" w:space="0" w:color="auto"/>
            </w:tcBorders>
            <w:hideMark/>
            <w:tcPrChange w:id="1276" w:author="Naveen Premnath [2]" w:date="2024-09-27T18:21:00Z">
              <w:tcPr>
                <w:tcW w:w="937" w:type="dxa"/>
                <w:gridSpan w:val="2"/>
                <w:tcBorders>
                  <w:top w:val="single" w:sz="4" w:space="0" w:color="auto"/>
                  <w:left w:val="single" w:sz="4" w:space="0" w:color="auto"/>
                  <w:bottom w:val="single" w:sz="4" w:space="0" w:color="auto"/>
                  <w:right w:val="single" w:sz="4" w:space="0" w:color="auto"/>
                </w:tcBorders>
                <w:hideMark/>
              </w:tcPr>
            </w:tcPrChange>
          </w:tcPr>
          <w:p w14:paraId="16CCED2D" w14:textId="77777777" w:rsidR="008C72D4" w:rsidRDefault="008C72D4">
            <w:pPr>
              <w:rPr>
                <w:ins w:id="1277" w:author="Naveen Premnath [2]" w:date="2024-09-27T18:16:00Z"/>
                <w:rFonts w:ascii="Arial" w:hAnsi="Arial" w:cs="Arial"/>
                <w:sz w:val="16"/>
                <w:szCs w:val="18"/>
              </w:rPr>
            </w:pPr>
            <w:r w:rsidRPr="00835045">
              <w:rPr>
                <w:rFonts w:ascii="Arial" w:hAnsi="Arial" w:cs="Arial"/>
                <w:sz w:val="16"/>
                <w:szCs w:val="18"/>
              </w:rPr>
              <w:t>9398</w:t>
            </w:r>
          </w:p>
          <w:p w14:paraId="1724E10E" w14:textId="093BF440" w:rsidR="00D75D8F" w:rsidRPr="00835045" w:rsidRDefault="00D75D8F">
            <w:pPr>
              <w:rPr>
                <w:rFonts w:ascii="Arial" w:hAnsi="Arial" w:cs="Arial"/>
                <w:sz w:val="16"/>
                <w:szCs w:val="18"/>
              </w:rPr>
            </w:pPr>
            <w:ins w:id="1278" w:author="Naveen Premnath [2]" w:date="2024-09-27T18:16:00Z">
              <w:r w:rsidRPr="00D75D8F">
                <w:rPr>
                  <w:rFonts w:ascii="Arial" w:hAnsi="Arial" w:cs="Arial"/>
                  <w:sz w:val="16"/>
                  <w:szCs w:val="18"/>
                </w:rPr>
                <w:t>(26618294)</w:t>
              </w:r>
            </w:ins>
          </w:p>
        </w:tc>
        <w:tc>
          <w:tcPr>
            <w:tcW w:w="1080" w:type="dxa"/>
            <w:tcBorders>
              <w:top w:val="single" w:sz="4" w:space="0" w:color="auto"/>
              <w:left w:val="single" w:sz="4" w:space="0" w:color="auto"/>
              <w:bottom w:val="single" w:sz="4" w:space="0" w:color="auto"/>
              <w:right w:val="single" w:sz="4" w:space="0" w:color="auto"/>
            </w:tcBorders>
            <w:hideMark/>
            <w:tcPrChange w:id="1279" w:author="Naveen Premnath [2]" w:date="2024-09-27T18:21:00Z">
              <w:tcPr>
                <w:tcW w:w="1049" w:type="dxa"/>
                <w:gridSpan w:val="2"/>
                <w:tcBorders>
                  <w:top w:val="single" w:sz="4" w:space="0" w:color="auto"/>
                  <w:left w:val="single" w:sz="4" w:space="0" w:color="auto"/>
                  <w:bottom w:val="single" w:sz="4" w:space="0" w:color="auto"/>
                  <w:right w:val="single" w:sz="4" w:space="0" w:color="auto"/>
                </w:tcBorders>
                <w:hideMark/>
              </w:tcPr>
            </w:tcPrChange>
          </w:tcPr>
          <w:p w14:paraId="38711C23" w14:textId="77777777" w:rsidR="008C72D4" w:rsidRDefault="008C72D4">
            <w:pPr>
              <w:rPr>
                <w:ins w:id="1280" w:author="Naveen Premnath [2]" w:date="2024-09-27T18:16:00Z"/>
                <w:rFonts w:ascii="Arial" w:hAnsi="Arial" w:cs="Arial"/>
                <w:sz w:val="16"/>
                <w:szCs w:val="18"/>
              </w:rPr>
            </w:pPr>
            <w:r w:rsidRPr="00835045">
              <w:rPr>
                <w:rFonts w:ascii="Arial" w:hAnsi="Arial" w:cs="Arial"/>
                <w:sz w:val="16"/>
                <w:szCs w:val="18"/>
              </w:rPr>
              <w:t>1984</w:t>
            </w:r>
          </w:p>
          <w:p w14:paraId="7CDA8B95" w14:textId="5A70D1BA" w:rsidR="00D75D8F" w:rsidRPr="00835045" w:rsidRDefault="00D75D8F">
            <w:pPr>
              <w:rPr>
                <w:rFonts w:ascii="Arial" w:hAnsi="Arial" w:cs="Arial"/>
                <w:sz w:val="16"/>
                <w:szCs w:val="18"/>
              </w:rPr>
            </w:pPr>
            <w:ins w:id="1281" w:author="Naveen Premnath [2]" w:date="2024-09-27T18:16:00Z">
              <w:r w:rsidRPr="00D75D8F">
                <w:rPr>
                  <w:rFonts w:ascii="Arial" w:hAnsi="Arial" w:cs="Arial"/>
                  <w:sz w:val="16"/>
                  <w:szCs w:val="18"/>
                </w:rPr>
                <w:t>(5010861)</w:t>
              </w:r>
            </w:ins>
          </w:p>
        </w:tc>
        <w:tc>
          <w:tcPr>
            <w:tcW w:w="1127" w:type="dxa"/>
            <w:tcBorders>
              <w:top w:val="single" w:sz="4" w:space="0" w:color="auto"/>
              <w:left w:val="single" w:sz="4" w:space="0" w:color="auto"/>
              <w:bottom w:val="single" w:sz="4" w:space="0" w:color="auto"/>
              <w:right w:val="single" w:sz="4" w:space="0" w:color="auto"/>
            </w:tcBorders>
            <w:hideMark/>
            <w:tcPrChange w:id="1282" w:author="Naveen Premnath [2]" w:date="2024-09-27T18:21:00Z">
              <w:tcPr>
                <w:tcW w:w="1316" w:type="dxa"/>
                <w:gridSpan w:val="2"/>
                <w:tcBorders>
                  <w:top w:val="single" w:sz="4" w:space="0" w:color="auto"/>
                  <w:left w:val="single" w:sz="4" w:space="0" w:color="auto"/>
                  <w:bottom w:val="single" w:sz="4" w:space="0" w:color="auto"/>
                  <w:right w:val="single" w:sz="4" w:space="0" w:color="auto"/>
                </w:tcBorders>
                <w:hideMark/>
              </w:tcPr>
            </w:tcPrChange>
          </w:tcPr>
          <w:p w14:paraId="4B4651D4" w14:textId="77777777" w:rsidR="008C72D4" w:rsidRDefault="008C72D4">
            <w:pPr>
              <w:rPr>
                <w:ins w:id="1283" w:author="Naveen Premnath [2]" w:date="2024-09-27T18:16:00Z"/>
                <w:rFonts w:ascii="Arial" w:hAnsi="Arial" w:cs="Arial"/>
                <w:sz w:val="16"/>
                <w:szCs w:val="18"/>
              </w:rPr>
            </w:pPr>
            <w:r w:rsidRPr="00835045">
              <w:rPr>
                <w:rFonts w:ascii="Arial" w:hAnsi="Arial" w:cs="Arial"/>
                <w:sz w:val="16"/>
                <w:szCs w:val="18"/>
              </w:rPr>
              <w:t>928</w:t>
            </w:r>
          </w:p>
          <w:p w14:paraId="6729C77E" w14:textId="708ED129" w:rsidR="00D75D8F" w:rsidRPr="00835045" w:rsidRDefault="00D75D8F">
            <w:pPr>
              <w:rPr>
                <w:rFonts w:ascii="Arial" w:hAnsi="Arial" w:cs="Arial"/>
                <w:sz w:val="16"/>
                <w:szCs w:val="18"/>
              </w:rPr>
            </w:pPr>
            <w:ins w:id="1284" w:author="Naveen Premnath [2]" w:date="2024-09-27T18:16:00Z">
              <w:r w:rsidRPr="00D75D8F">
                <w:rPr>
                  <w:rFonts w:ascii="Arial" w:hAnsi="Arial" w:cs="Arial"/>
                  <w:sz w:val="16"/>
                  <w:szCs w:val="18"/>
                </w:rPr>
                <w:t>(2396982)</w:t>
              </w:r>
            </w:ins>
          </w:p>
        </w:tc>
      </w:tr>
      <w:tr w:rsidR="00835045" w:rsidRPr="00AA3DD8" w14:paraId="7BA2E57E" w14:textId="77777777" w:rsidTr="00D75D8F">
        <w:trPr>
          <w:trHeight w:val="342"/>
          <w:trPrChange w:id="1285" w:author="Naveen Premnath [2]" w:date="2024-09-27T18:20:00Z">
            <w:trPr>
              <w:gridAfter w:val="0"/>
              <w:trHeight w:val="342"/>
            </w:trPr>
          </w:trPrChange>
        </w:trPr>
        <w:tc>
          <w:tcPr>
            <w:tcW w:w="18141" w:type="dxa"/>
            <w:gridSpan w:val="17"/>
            <w:tcBorders>
              <w:top w:val="single" w:sz="4" w:space="0" w:color="auto"/>
              <w:left w:val="single" w:sz="4" w:space="0" w:color="auto"/>
              <w:bottom w:val="single" w:sz="4" w:space="0" w:color="auto"/>
              <w:right w:val="single" w:sz="4" w:space="0" w:color="auto"/>
            </w:tcBorders>
            <w:tcPrChange w:id="1286" w:author="Naveen Premnath [2]" w:date="2024-09-27T18:20:00Z">
              <w:tcPr>
                <w:tcW w:w="17572" w:type="dxa"/>
                <w:gridSpan w:val="31"/>
                <w:tcBorders>
                  <w:top w:val="single" w:sz="4" w:space="0" w:color="auto"/>
                  <w:left w:val="single" w:sz="4" w:space="0" w:color="auto"/>
                  <w:bottom w:val="single" w:sz="4" w:space="0" w:color="auto"/>
                  <w:right w:val="single" w:sz="4" w:space="0" w:color="auto"/>
                </w:tcBorders>
              </w:tcPr>
            </w:tcPrChange>
          </w:tcPr>
          <w:p w14:paraId="16454CE0" w14:textId="73E950E9" w:rsidR="00835045" w:rsidRPr="00835045" w:rsidRDefault="00835045" w:rsidP="00835045">
            <w:pPr>
              <w:rPr>
                <w:rFonts w:ascii="Arial" w:hAnsi="Arial" w:cs="Arial"/>
                <w:sz w:val="18"/>
                <w:szCs w:val="18"/>
              </w:rPr>
            </w:pPr>
            <w:r w:rsidRPr="00835045">
              <w:rPr>
                <w:rFonts w:ascii="Arial" w:hAnsi="Arial" w:cs="Arial"/>
                <w:b/>
                <w:sz w:val="18"/>
                <w:szCs w:val="18"/>
              </w:rPr>
              <w:t xml:space="preserve">Sociodemographic variables </w:t>
            </w:r>
          </w:p>
        </w:tc>
      </w:tr>
      <w:tr w:rsidR="00835045" w:rsidRPr="00AA3DD8" w14:paraId="6D87C975" w14:textId="77777777" w:rsidTr="00D75D8F">
        <w:trPr>
          <w:gridAfter w:val="1"/>
          <w:wAfter w:w="9" w:type="dxa"/>
          <w:trHeight w:val="342"/>
          <w:trPrChange w:id="1287" w:author="Naveen Premnath [2]" w:date="2024-09-27T18:21:00Z">
            <w:trPr>
              <w:gridAfter w:val="1"/>
              <w:trHeight w:val="342"/>
            </w:trPr>
          </w:trPrChange>
        </w:trPr>
        <w:tc>
          <w:tcPr>
            <w:tcW w:w="2127" w:type="dxa"/>
            <w:tcBorders>
              <w:top w:val="single" w:sz="4" w:space="0" w:color="auto"/>
              <w:left w:val="single" w:sz="4" w:space="0" w:color="auto"/>
              <w:bottom w:val="single" w:sz="4" w:space="0" w:color="auto"/>
              <w:right w:val="single" w:sz="4" w:space="0" w:color="auto"/>
            </w:tcBorders>
            <w:hideMark/>
            <w:tcPrChange w:id="1288" w:author="Naveen Premnath [2]" w:date="2024-09-27T18:21:00Z">
              <w:tcPr>
                <w:tcW w:w="2065" w:type="dxa"/>
                <w:tcBorders>
                  <w:top w:val="single" w:sz="4" w:space="0" w:color="auto"/>
                  <w:left w:val="single" w:sz="4" w:space="0" w:color="auto"/>
                  <w:bottom w:val="single" w:sz="4" w:space="0" w:color="auto"/>
                  <w:right w:val="single" w:sz="4" w:space="0" w:color="auto"/>
                </w:tcBorders>
                <w:hideMark/>
              </w:tcPr>
            </w:tcPrChange>
          </w:tcPr>
          <w:p w14:paraId="7CA9C0C1" w14:textId="77777777" w:rsidR="00835045" w:rsidRPr="00835045" w:rsidRDefault="00835045" w:rsidP="00835045">
            <w:pPr>
              <w:rPr>
                <w:rFonts w:ascii="Arial" w:hAnsi="Arial" w:cs="Arial"/>
                <w:sz w:val="18"/>
                <w:szCs w:val="18"/>
              </w:rPr>
            </w:pPr>
            <w:r w:rsidRPr="00835045">
              <w:rPr>
                <w:rFonts w:ascii="Arial" w:hAnsi="Arial" w:cs="Arial"/>
                <w:b/>
                <w:bCs/>
                <w:sz w:val="18"/>
                <w:szCs w:val="18"/>
              </w:rPr>
              <w:t>Age Median</w:t>
            </w:r>
          </w:p>
        </w:tc>
        <w:tc>
          <w:tcPr>
            <w:tcW w:w="1113" w:type="dxa"/>
            <w:tcBorders>
              <w:top w:val="single" w:sz="4" w:space="0" w:color="auto"/>
              <w:left w:val="single" w:sz="4" w:space="0" w:color="auto"/>
              <w:bottom w:val="single" w:sz="4" w:space="0" w:color="auto"/>
              <w:right w:val="single" w:sz="4" w:space="0" w:color="auto"/>
            </w:tcBorders>
            <w:hideMark/>
            <w:tcPrChange w:id="1289" w:author="Naveen Premnath [2]" w:date="2024-09-27T18:21: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1754AE1E" w14:textId="77777777" w:rsidR="00835045" w:rsidRPr="00835045" w:rsidRDefault="00835045" w:rsidP="00835045">
            <w:pPr>
              <w:rPr>
                <w:rFonts w:ascii="Arial" w:hAnsi="Arial" w:cs="Arial"/>
                <w:sz w:val="16"/>
                <w:szCs w:val="18"/>
              </w:rPr>
            </w:pPr>
            <w:r w:rsidRPr="00835045">
              <w:rPr>
                <w:rFonts w:ascii="Arial" w:hAnsi="Arial" w:cs="Arial"/>
                <w:sz w:val="16"/>
                <w:szCs w:val="18"/>
              </w:rPr>
              <w:t>66.5 [56, 76]</w:t>
            </w:r>
          </w:p>
        </w:tc>
        <w:tc>
          <w:tcPr>
            <w:tcW w:w="1090" w:type="dxa"/>
            <w:tcBorders>
              <w:top w:val="single" w:sz="4" w:space="0" w:color="auto"/>
              <w:left w:val="single" w:sz="4" w:space="0" w:color="auto"/>
              <w:bottom w:val="single" w:sz="4" w:space="0" w:color="auto"/>
              <w:right w:val="single" w:sz="4" w:space="0" w:color="auto"/>
            </w:tcBorders>
            <w:hideMark/>
            <w:tcPrChange w:id="1290" w:author="Naveen Premnath [2]" w:date="2024-09-27T18:21:00Z">
              <w:tcPr>
                <w:tcW w:w="1058" w:type="dxa"/>
                <w:gridSpan w:val="2"/>
                <w:tcBorders>
                  <w:top w:val="single" w:sz="4" w:space="0" w:color="auto"/>
                  <w:left w:val="single" w:sz="4" w:space="0" w:color="auto"/>
                  <w:bottom w:val="single" w:sz="4" w:space="0" w:color="auto"/>
                  <w:right w:val="single" w:sz="4" w:space="0" w:color="auto"/>
                </w:tcBorders>
                <w:hideMark/>
              </w:tcPr>
            </w:tcPrChange>
          </w:tcPr>
          <w:p w14:paraId="26A86E12" w14:textId="77777777" w:rsidR="00835045" w:rsidRPr="00835045" w:rsidRDefault="00835045" w:rsidP="00835045">
            <w:pPr>
              <w:rPr>
                <w:rFonts w:ascii="Arial" w:hAnsi="Arial" w:cs="Arial"/>
                <w:sz w:val="16"/>
                <w:szCs w:val="18"/>
              </w:rPr>
            </w:pPr>
            <w:r w:rsidRPr="00835045">
              <w:rPr>
                <w:rFonts w:ascii="Arial" w:hAnsi="Arial" w:cs="Arial"/>
                <w:sz w:val="16"/>
                <w:szCs w:val="18"/>
              </w:rPr>
              <w:t>68 [58, 78]</w:t>
            </w:r>
          </w:p>
        </w:tc>
        <w:tc>
          <w:tcPr>
            <w:tcW w:w="1103" w:type="dxa"/>
            <w:tcBorders>
              <w:top w:val="single" w:sz="4" w:space="0" w:color="auto"/>
              <w:left w:val="single" w:sz="4" w:space="0" w:color="auto"/>
              <w:bottom w:val="single" w:sz="4" w:space="0" w:color="auto"/>
              <w:right w:val="single" w:sz="4" w:space="0" w:color="auto"/>
            </w:tcBorders>
            <w:hideMark/>
            <w:tcPrChange w:id="1291" w:author="Naveen Premnath [2]" w:date="2024-09-27T18:21:00Z">
              <w:tcPr>
                <w:tcW w:w="1070" w:type="dxa"/>
                <w:gridSpan w:val="2"/>
                <w:tcBorders>
                  <w:top w:val="single" w:sz="4" w:space="0" w:color="auto"/>
                  <w:left w:val="single" w:sz="4" w:space="0" w:color="auto"/>
                  <w:bottom w:val="single" w:sz="4" w:space="0" w:color="auto"/>
                  <w:right w:val="single" w:sz="4" w:space="0" w:color="auto"/>
                </w:tcBorders>
                <w:hideMark/>
              </w:tcPr>
            </w:tcPrChange>
          </w:tcPr>
          <w:p w14:paraId="1E9B5512" w14:textId="77777777" w:rsidR="00665C07" w:rsidRDefault="00835045" w:rsidP="00835045">
            <w:pPr>
              <w:rPr>
                <w:rFonts w:ascii="Arial" w:hAnsi="Arial" w:cs="Arial"/>
                <w:sz w:val="16"/>
                <w:szCs w:val="18"/>
              </w:rPr>
            </w:pPr>
            <w:r w:rsidRPr="00835045">
              <w:rPr>
                <w:rFonts w:ascii="Arial" w:hAnsi="Arial" w:cs="Arial"/>
                <w:sz w:val="16"/>
                <w:szCs w:val="18"/>
              </w:rPr>
              <w:t xml:space="preserve">76 </w:t>
            </w:r>
          </w:p>
          <w:p w14:paraId="269372B8" w14:textId="68C66847" w:rsidR="00835045" w:rsidRPr="00835045" w:rsidRDefault="00835045" w:rsidP="00835045">
            <w:pPr>
              <w:rPr>
                <w:rFonts w:ascii="Arial" w:hAnsi="Arial" w:cs="Arial"/>
                <w:sz w:val="16"/>
                <w:szCs w:val="18"/>
              </w:rPr>
            </w:pPr>
            <w:r w:rsidRPr="00835045">
              <w:rPr>
                <w:rFonts w:ascii="Arial" w:hAnsi="Arial" w:cs="Arial"/>
                <w:sz w:val="16"/>
                <w:szCs w:val="18"/>
              </w:rPr>
              <w:t>[66, 83]</w:t>
            </w:r>
          </w:p>
        </w:tc>
        <w:tc>
          <w:tcPr>
            <w:tcW w:w="1008" w:type="dxa"/>
            <w:tcBorders>
              <w:top w:val="single" w:sz="4" w:space="0" w:color="auto"/>
              <w:left w:val="single" w:sz="4" w:space="0" w:color="auto"/>
              <w:bottom w:val="single" w:sz="4" w:space="0" w:color="auto"/>
              <w:right w:val="single" w:sz="4" w:space="0" w:color="auto"/>
            </w:tcBorders>
            <w:hideMark/>
            <w:tcPrChange w:id="1292"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01A4CFF1" w14:textId="77777777" w:rsidR="00835045" w:rsidRPr="00835045" w:rsidRDefault="00835045" w:rsidP="00835045">
            <w:pPr>
              <w:rPr>
                <w:rFonts w:ascii="Arial" w:hAnsi="Arial" w:cs="Arial"/>
                <w:sz w:val="16"/>
                <w:szCs w:val="18"/>
              </w:rPr>
            </w:pPr>
            <w:r w:rsidRPr="00835045">
              <w:rPr>
                <w:rFonts w:ascii="Arial" w:hAnsi="Arial" w:cs="Arial"/>
                <w:sz w:val="16"/>
                <w:szCs w:val="18"/>
              </w:rPr>
              <w:t xml:space="preserve">68 [57, 76] </w:t>
            </w:r>
          </w:p>
        </w:tc>
        <w:tc>
          <w:tcPr>
            <w:tcW w:w="1075" w:type="dxa"/>
            <w:tcBorders>
              <w:top w:val="single" w:sz="4" w:space="0" w:color="auto"/>
              <w:left w:val="single" w:sz="4" w:space="0" w:color="auto"/>
              <w:bottom w:val="single" w:sz="4" w:space="0" w:color="auto"/>
              <w:right w:val="single" w:sz="4" w:space="0" w:color="auto"/>
            </w:tcBorders>
            <w:hideMark/>
            <w:tcPrChange w:id="1293"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7E016773" w14:textId="77777777" w:rsidR="00665C07" w:rsidRDefault="00835045" w:rsidP="00835045">
            <w:pPr>
              <w:rPr>
                <w:rFonts w:ascii="Arial" w:hAnsi="Arial" w:cs="Arial"/>
                <w:sz w:val="16"/>
                <w:szCs w:val="18"/>
              </w:rPr>
            </w:pPr>
            <w:r w:rsidRPr="00835045">
              <w:rPr>
                <w:rFonts w:ascii="Arial" w:hAnsi="Arial" w:cs="Arial"/>
                <w:sz w:val="16"/>
                <w:szCs w:val="18"/>
              </w:rPr>
              <w:t xml:space="preserve">69 </w:t>
            </w:r>
          </w:p>
          <w:p w14:paraId="2ACA14E3" w14:textId="101B2FB2" w:rsidR="00835045" w:rsidRPr="00835045" w:rsidRDefault="00835045" w:rsidP="00835045">
            <w:pPr>
              <w:rPr>
                <w:rFonts w:ascii="Arial" w:hAnsi="Arial" w:cs="Arial"/>
                <w:sz w:val="16"/>
                <w:szCs w:val="18"/>
              </w:rPr>
            </w:pPr>
            <w:r w:rsidRPr="00835045">
              <w:rPr>
                <w:rFonts w:ascii="Arial" w:hAnsi="Arial" w:cs="Arial"/>
                <w:sz w:val="16"/>
                <w:szCs w:val="18"/>
              </w:rPr>
              <w:t>[59, 79]</w:t>
            </w:r>
          </w:p>
        </w:tc>
        <w:tc>
          <w:tcPr>
            <w:tcW w:w="1011" w:type="dxa"/>
            <w:tcBorders>
              <w:top w:val="single" w:sz="4" w:space="0" w:color="auto"/>
              <w:left w:val="single" w:sz="4" w:space="0" w:color="auto"/>
              <w:bottom w:val="single" w:sz="4" w:space="0" w:color="auto"/>
              <w:right w:val="single" w:sz="4" w:space="0" w:color="auto"/>
            </w:tcBorders>
            <w:hideMark/>
            <w:tcPrChange w:id="1294"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590151F" w14:textId="77777777" w:rsidR="00835045" w:rsidRPr="00835045" w:rsidRDefault="00835045" w:rsidP="00835045">
            <w:pPr>
              <w:rPr>
                <w:rFonts w:ascii="Arial" w:hAnsi="Arial" w:cs="Arial"/>
                <w:sz w:val="16"/>
                <w:szCs w:val="18"/>
              </w:rPr>
            </w:pPr>
            <w:r w:rsidRPr="00835045">
              <w:rPr>
                <w:rFonts w:ascii="Arial" w:hAnsi="Arial" w:cs="Arial"/>
                <w:sz w:val="16"/>
                <w:szCs w:val="18"/>
              </w:rPr>
              <w:t>75 [64, 84]</w:t>
            </w:r>
          </w:p>
        </w:tc>
        <w:tc>
          <w:tcPr>
            <w:tcW w:w="1009" w:type="dxa"/>
            <w:tcBorders>
              <w:top w:val="single" w:sz="4" w:space="0" w:color="auto"/>
              <w:left w:val="single" w:sz="4" w:space="0" w:color="auto"/>
              <w:bottom w:val="single" w:sz="4" w:space="0" w:color="auto"/>
              <w:right w:val="single" w:sz="4" w:space="0" w:color="auto"/>
            </w:tcBorders>
            <w:hideMark/>
            <w:tcPrChange w:id="1295"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2386FE46" w14:textId="77777777" w:rsidR="00835045" w:rsidRPr="00835045" w:rsidRDefault="00835045" w:rsidP="00835045">
            <w:pPr>
              <w:rPr>
                <w:rFonts w:ascii="Arial" w:hAnsi="Arial" w:cs="Arial"/>
                <w:sz w:val="16"/>
                <w:szCs w:val="18"/>
              </w:rPr>
            </w:pPr>
            <w:r w:rsidRPr="00835045">
              <w:rPr>
                <w:rFonts w:ascii="Arial" w:hAnsi="Arial" w:cs="Arial"/>
                <w:sz w:val="16"/>
                <w:szCs w:val="18"/>
              </w:rPr>
              <w:t xml:space="preserve">68 [58, 76] </w:t>
            </w:r>
          </w:p>
        </w:tc>
        <w:tc>
          <w:tcPr>
            <w:tcW w:w="1039" w:type="dxa"/>
            <w:tcBorders>
              <w:top w:val="single" w:sz="4" w:space="0" w:color="auto"/>
              <w:left w:val="single" w:sz="4" w:space="0" w:color="auto"/>
              <w:bottom w:val="single" w:sz="4" w:space="0" w:color="auto"/>
              <w:right w:val="single" w:sz="4" w:space="0" w:color="auto"/>
            </w:tcBorders>
            <w:hideMark/>
            <w:tcPrChange w:id="1296" w:author="Naveen Premnath [2]" w:date="2024-09-27T18:21:00Z">
              <w:tcPr>
                <w:tcW w:w="1007" w:type="dxa"/>
                <w:gridSpan w:val="2"/>
                <w:tcBorders>
                  <w:top w:val="single" w:sz="4" w:space="0" w:color="auto"/>
                  <w:left w:val="single" w:sz="4" w:space="0" w:color="auto"/>
                  <w:bottom w:val="single" w:sz="4" w:space="0" w:color="auto"/>
                  <w:right w:val="single" w:sz="4" w:space="0" w:color="auto"/>
                </w:tcBorders>
                <w:hideMark/>
              </w:tcPr>
            </w:tcPrChange>
          </w:tcPr>
          <w:p w14:paraId="0CD58183" w14:textId="77777777" w:rsidR="00835045" w:rsidRPr="00835045" w:rsidRDefault="00835045" w:rsidP="00835045">
            <w:pPr>
              <w:rPr>
                <w:rFonts w:ascii="Arial" w:hAnsi="Arial" w:cs="Arial"/>
                <w:sz w:val="16"/>
                <w:szCs w:val="18"/>
              </w:rPr>
            </w:pPr>
            <w:r w:rsidRPr="00835045">
              <w:rPr>
                <w:rFonts w:ascii="Arial" w:hAnsi="Arial" w:cs="Arial"/>
                <w:sz w:val="16"/>
                <w:szCs w:val="18"/>
              </w:rPr>
              <w:t>69 [60, 80]</w:t>
            </w:r>
          </w:p>
        </w:tc>
        <w:tc>
          <w:tcPr>
            <w:tcW w:w="1048" w:type="dxa"/>
            <w:tcBorders>
              <w:top w:val="single" w:sz="4" w:space="0" w:color="auto"/>
              <w:left w:val="single" w:sz="4" w:space="0" w:color="auto"/>
              <w:bottom w:val="single" w:sz="4" w:space="0" w:color="auto"/>
              <w:right w:val="single" w:sz="4" w:space="0" w:color="auto"/>
            </w:tcBorders>
            <w:hideMark/>
            <w:tcPrChange w:id="1297" w:author="Naveen Premnath [2]" w:date="2024-09-27T18:21:00Z">
              <w:tcPr>
                <w:tcW w:w="1014" w:type="dxa"/>
                <w:gridSpan w:val="2"/>
                <w:tcBorders>
                  <w:top w:val="single" w:sz="4" w:space="0" w:color="auto"/>
                  <w:left w:val="single" w:sz="4" w:space="0" w:color="auto"/>
                  <w:bottom w:val="single" w:sz="4" w:space="0" w:color="auto"/>
                  <w:right w:val="single" w:sz="4" w:space="0" w:color="auto"/>
                </w:tcBorders>
                <w:hideMark/>
              </w:tcPr>
            </w:tcPrChange>
          </w:tcPr>
          <w:p w14:paraId="75D631A7" w14:textId="099A4B9C" w:rsidR="00835045" w:rsidRPr="00835045" w:rsidRDefault="00745895" w:rsidP="00835045">
            <w:pPr>
              <w:rPr>
                <w:rFonts w:ascii="Arial" w:hAnsi="Arial" w:cs="Arial"/>
                <w:sz w:val="16"/>
                <w:szCs w:val="18"/>
              </w:rPr>
            </w:pPr>
            <w:r>
              <w:rPr>
                <w:rFonts w:ascii="Arial" w:hAnsi="Arial" w:cs="Arial"/>
                <w:sz w:val="16"/>
                <w:szCs w:val="18"/>
              </w:rPr>
              <w:t>76 [67, 8</w:t>
            </w:r>
            <w:r w:rsidR="00835045" w:rsidRPr="00835045">
              <w:rPr>
                <w:rFonts w:ascii="Arial" w:hAnsi="Arial" w:cs="Arial"/>
                <w:sz w:val="16"/>
                <w:szCs w:val="18"/>
              </w:rPr>
              <w:t>5]</w:t>
            </w:r>
          </w:p>
        </w:tc>
        <w:tc>
          <w:tcPr>
            <w:tcW w:w="1009" w:type="dxa"/>
            <w:tcBorders>
              <w:top w:val="single" w:sz="4" w:space="0" w:color="auto"/>
              <w:left w:val="single" w:sz="4" w:space="0" w:color="auto"/>
              <w:bottom w:val="single" w:sz="4" w:space="0" w:color="auto"/>
              <w:right w:val="single" w:sz="4" w:space="0" w:color="auto"/>
            </w:tcBorders>
            <w:hideMark/>
            <w:tcPrChange w:id="1298"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353BB88F" w14:textId="77777777" w:rsidR="00835045" w:rsidRPr="00835045" w:rsidRDefault="00835045" w:rsidP="00835045">
            <w:pPr>
              <w:rPr>
                <w:rFonts w:ascii="Arial" w:hAnsi="Arial" w:cs="Arial"/>
                <w:sz w:val="16"/>
                <w:szCs w:val="18"/>
              </w:rPr>
            </w:pPr>
            <w:r w:rsidRPr="00835045">
              <w:rPr>
                <w:rFonts w:ascii="Arial" w:hAnsi="Arial" w:cs="Arial"/>
                <w:sz w:val="16"/>
                <w:szCs w:val="18"/>
              </w:rPr>
              <w:t>68 [59, 76]</w:t>
            </w:r>
          </w:p>
        </w:tc>
        <w:tc>
          <w:tcPr>
            <w:tcW w:w="1076" w:type="dxa"/>
            <w:tcBorders>
              <w:top w:val="single" w:sz="4" w:space="0" w:color="auto"/>
              <w:left w:val="single" w:sz="4" w:space="0" w:color="auto"/>
              <w:bottom w:val="single" w:sz="4" w:space="0" w:color="auto"/>
              <w:right w:val="single" w:sz="4" w:space="0" w:color="auto"/>
            </w:tcBorders>
            <w:hideMark/>
            <w:tcPrChange w:id="1299"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hideMark/>
              </w:tcPr>
            </w:tcPrChange>
          </w:tcPr>
          <w:p w14:paraId="6E5F5A7B" w14:textId="77777777" w:rsidR="00665C07" w:rsidRDefault="00835045" w:rsidP="00835045">
            <w:pPr>
              <w:rPr>
                <w:rFonts w:ascii="Arial" w:hAnsi="Arial" w:cs="Arial"/>
                <w:sz w:val="16"/>
                <w:szCs w:val="18"/>
              </w:rPr>
            </w:pPr>
            <w:r w:rsidRPr="00835045">
              <w:rPr>
                <w:rFonts w:ascii="Arial" w:hAnsi="Arial" w:cs="Arial"/>
                <w:sz w:val="16"/>
                <w:szCs w:val="18"/>
              </w:rPr>
              <w:t xml:space="preserve">70 </w:t>
            </w:r>
          </w:p>
          <w:p w14:paraId="4F2422EF" w14:textId="613FF9CF" w:rsidR="00835045" w:rsidRPr="00835045" w:rsidRDefault="00835045" w:rsidP="00835045">
            <w:pPr>
              <w:rPr>
                <w:rFonts w:ascii="Arial" w:hAnsi="Arial" w:cs="Arial"/>
                <w:sz w:val="16"/>
                <w:szCs w:val="18"/>
              </w:rPr>
            </w:pPr>
            <w:r w:rsidRPr="00835045">
              <w:rPr>
                <w:rFonts w:ascii="Arial" w:hAnsi="Arial" w:cs="Arial"/>
                <w:sz w:val="16"/>
                <w:szCs w:val="18"/>
              </w:rPr>
              <w:t>[60, 81]</w:t>
            </w:r>
          </w:p>
        </w:tc>
        <w:tc>
          <w:tcPr>
            <w:tcW w:w="1014" w:type="dxa"/>
            <w:tcBorders>
              <w:top w:val="single" w:sz="4" w:space="0" w:color="auto"/>
              <w:left w:val="single" w:sz="4" w:space="0" w:color="auto"/>
              <w:bottom w:val="single" w:sz="4" w:space="0" w:color="auto"/>
              <w:right w:val="single" w:sz="4" w:space="0" w:color="auto"/>
            </w:tcBorders>
            <w:hideMark/>
            <w:tcPrChange w:id="1300" w:author="Naveen Premnath [2]" w:date="2024-09-27T18:21:00Z">
              <w:tcPr>
                <w:tcW w:w="978" w:type="dxa"/>
                <w:gridSpan w:val="2"/>
                <w:tcBorders>
                  <w:top w:val="single" w:sz="4" w:space="0" w:color="auto"/>
                  <w:left w:val="single" w:sz="4" w:space="0" w:color="auto"/>
                  <w:bottom w:val="single" w:sz="4" w:space="0" w:color="auto"/>
                  <w:right w:val="single" w:sz="4" w:space="0" w:color="auto"/>
                </w:tcBorders>
                <w:hideMark/>
              </w:tcPr>
            </w:tcPrChange>
          </w:tcPr>
          <w:p w14:paraId="385D14A0" w14:textId="77777777" w:rsidR="00835045" w:rsidRPr="00835045" w:rsidRDefault="00835045" w:rsidP="00835045">
            <w:pPr>
              <w:rPr>
                <w:rFonts w:ascii="Arial" w:hAnsi="Arial" w:cs="Arial"/>
                <w:sz w:val="16"/>
                <w:szCs w:val="18"/>
              </w:rPr>
            </w:pPr>
            <w:r w:rsidRPr="00835045">
              <w:rPr>
                <w:rFonts w:ascii="Arial" w:hAnsi="Arial" w:cs="Arial"/>
                <w:sz w:val="16"/>
                <w:szCs w:val="18"/>
              </w:rPr>
              <w:t>78 [69, 85]</w:t>
            </w:r>
          </w:p>
        </w:tc>
        <w:tc>
          <w:tcPr>
            <w:tcW w:w="1203" w:type="dxa"/>
            <w:tcBorders>
              <w:top w:val="single" w:sz="4" w:space="0" w:color="auto"/>
              <w:left w:val="single" w:sz="4" w:space="0" w:color="auto"/>
              <w:bottom w:val="single" w:sz="4" w:space="0" w:color="auto"/>
              <w:right w:val="single" w:sz="4" w:space="0" w:color="auto"/>
            </w:tcBorders>
            <w:hideMark/>
            <w:tcPrChange w:id="1301" w:author="Naveen Premnath [2]" w:date="2024-09-27T18:21:00Z">
              <w:tcPr>
                <w:tcW w:w="937" w:type="dxa"/>
                <w:gridSpan w:val="2"/>
                <w:tcBorders>
                  <w:top w:val="single" w:sz="4" w:space="0" w:color="auto"/>
                  <w:left w:val="single" w:sz="4" w:space="0" w:color="auto"/>
                  <w:bottom w:val="single" w:sz="4" w:space="0" w:color="auto"/>
                  <w:right w:val="single" w:sz="4" w:space="0" w:color="auto"/>
                </w:tcBorders>
                <w:hideMark/>
              </w:tcPr>
            </w:tcPrChange>
          </w:tcPr>
          <w:p w14:paraId="65ED03E2" w14:textId="77777777" w:rsidR="00835045" w:rsidRPr="00835045" w:rsidRDefault="00835045" w:rsidP="00835045">
            <w:pPr>
              <w:rPr>
                <w:rFonts w:ascii="Arial" w:hAnsi="Arial" w:cs="Arial"/>
                <w:sz w:val="16"/>
                <w:szCs w:val="18"/>
              </w:rPr>
            </w:pPr>
            <w:r w:rsidRPr="00835045">
              <w:rPr>
                <w:rFonts w:ascii="Arial" w:hAnsi="Arial" w:cs="Arial"/>
                <w:sz w:val="16"/>
                <w:szCs w:val="18"/>
              </w:rPr>
              <w:t>68</w:t>
            </w:r>
          </w:p>
          <w:p w14:paraId="50BAD310" w14:textId="77777777" w:rsidR="00835045" w:rsidRPr="00835045" w:rsidRDefault="00835045" w:rsidP="00835045">
            <w:pPr>
              <w:rPr>
                <w:rFonts w:ascii="Arial" w:hAnsi="Arial" w:cs="Arial"/>
                <w:sz w:val="16"/>
                <w:szCs w:val="18"/>
              </w:rPr>
            </w:pPr>
            <w:r w:rsidRPr="00835045">
              <w:rPr>
                <w:rFonts w:ascii="Arial" w:hAnsi="Arial" w:cs="Arial"/>
                <w:sz w:val="16"/>
                <w:szCs w:val="18"/>
              </w:rPr>
              <w:t xml:space="preserve">[57, 76] </w:t>
            </w:r>
          </w:p>
        </w:tc>
        <w:tc>
          <w:tcPr>
            <w:tcW w:w="1080" w:type="dxa"/>
            <w:tcBorders>
              <w:top w:val="single" w:sz="4" w:space="0" w:color="auto"/>
              <w:left w:val="single" w:sz="4" w:space="0" w:color="auto"/>
              <w:bottom w:val="single" w:sz="4" w:space="0" w:color="auto"/>
              <w:right w:val="single" w:sz="4" w:space="0" w:color="auto"/>
            </w:tcBorders>
            <w:hideMark/>
            <w:tcPrChange w:id="1302" w:author="Naveen Premnath [2]" w:date="2024-09-27T18:21:00Z">
              <w:tcPr>
                <w:tcW w:w="1049" w:type="dxa"/>
                <w:gridSpan w:val="2"/>
                <w:tcBorders>
                  <w:top w:val="single" w:sz="4" w:space="0" w:color="auto"/>
                  <w:left w:val="single" w:sz="4" w:space="0" w:color="auto"/>
                  <w:bottom w:val="single" w:sz="4" w:space="0" w:color="auto"/>
                  <w:right w:val="single" w:sz="4" w:space="0" w:color="auto"/>
                </w:tcBorders>
                <w:hideMark/>
              </w:tcPr>
            </w:tcPrChange>
          </w:tcPr>
          <w:p w14:paraId="2A3FDE1D" w14:textId="2F5BB9BD" w:rsidR="00835045" w:rsidRPr="00835045" w:rsidRDefault="00745895" w:rsidP="00835045">
            <w:pPr>
              <w:rPr>
                <w:rFonts w:ascii="Arial" w:hAnsi="Arial" w:cs="Arial"/>
                <w:sz w:val="16"/>
                <w:szCs w:val="18"/>
              </w:rPr>
            </w:pPr>
            <w:r>
              <w:rPr>
                <w:rFonts w:ascii="Arial" w:hAnsi="Arial" w:cs="Arial"/>
                <w:sz w:val="16"/>
                <w:szCs w:val="18"/>
              </w:rPr>
              <w:t>69 [59,79</w:t>
            </w:r>
            <w:r w:rsidR="00835045" w:rsidRPr="00835045">
              <w:rPr>
                <w:rFonts w:ascii="Arial" w:hAnsi="Arial" w:cs="Arial"/>
                <w:sz w:val="16"/>
                <w:szCs w:val="18"/>
              </w:rPr>
              <w:t>]</w:t>
            </w:r>
          </w:p>
        </w:tc>
        <w:tc>
          <w:tcPr>
            <w:tcW w:w="1127" w:type="dxa"/>
            <w:tcBorders>
              <w:top w:val="single" w:sz="4" w:space="0" w:color="auto"/>
              <w:left w:val="single" w:sz="4" w:space="0" w:color="auto"/>
              <w:bottom w:val="single" w:sz="4" w:space="0" w:color="auto"/>
              <w:right w:val="single" w:sz="4" w:space="0" w:color="auto"/>
            </w:tcBorders>
            <w:hideMark/>
            <w:tcPrChange w:id="1303" w:author="Naveen Premnath [2]" w:date="2024-09-27T18:21:00Z">
              <w:tcPr>
                <w:tcW w:w="1316" w:type="dxa"/>
                <w:gridSpan w:val="2"/>
                <w:tcBorders>
                  <w:top w:val="single" w:sz="4" w:space="0" w:color="auto"/>
                  <w:left w:val="single" w:sz="4" w:space="0" w:color="auto"/>
                  <w:bottom w:val="single" w:sz="4" w:space="0" w:color="auto"/>
                  <w:right w:val="single" w:sz="4" w:space="0" w:color="auto"/>
                </w:tcBorders>
                <w:hideMark/>
              </w:tcPr>
            </w:tcPrChange>
          </w:tcPr>
          <w:p w14:paraId="02FE0FDA" w14:textId="77777777" w:rsidR="00745895" w:rsidRDefault="00835045" w:rsidP="00835045">
            <w:pPr>
              <w:rPr>
                <w:rFonts w:ascii="Arial" w:hAnsi="Arial" w:cs="Arial"/>
                <w:sz w:val="16"/>
                <w:szCs w:val="18"/>
              </w:rPr>
            </w:pPr>
            <w:r w:rsidRPr="00835045">
              <w:rPr>
                <w:rFonts w:ascii="Arial" w:hAnsi="Arial" w:cs="Arial"/>
                <w:sz w:val="16"/>
                <w:szCs w:val="18"/>
              </w:rPr>
              <w:t xml:space="preserve">76 </w:t>
            </w:r>
          </w:p>
          <w:p w14:paraId="6F38B515" w14:textId="73AE5BA0" w:rsidR="00835045" w:rsidRPr="00835045" w:rsidRDefault="00835045" w:rsidP="00835045">
            <w:pPr>
              <w:rPr>
                <w:rFonts w:ascii="Arial" w:hAnsi="Arial" w:cs="Arial"/>
                <w:sz w:val="16"/>
                <w:szCs w:val="18"/>
              </w:rPr>
            </w:pPr>
            <w:r w:rsidRPr="00835045">
              <w:rPr>
                <w:rFonts w:ascii="Arial" w:hAnsi="Arial" w:cs="Arial"/>
                <w:sz w:val="16"/>
                <w:szCs w:val="18"/>
              </w:rPr>
              <w:t>[67, 85]</w:t>
            </w:r>
          </w:p>
        </w:tc>
      </w:tr>
      <w:tr w:rsidR="00835045" w:rsidRPr="00AA3DD8" w14:paraId="1FF981B1" w14:textId="77777777" w:rsidTr="00D75D8F">
        <w:trPr>
          <w:gridAfter w:val="1"/>
          <w:wAfter w:w="9" w:type="dxa"/>
          <w:trHeight w:val="342"/>
          <w:trPrChange w:id="1304" w:author="Naveen Premnath [2]" w:date="2024-09-27T18:21:00Z">
            <w:trPr>
              <w:gridAfter w:val="1"/>
              <w:trHeight w:val="342"/>
            </w:trPr>
          </w:trPrChange>
        </w:trPr>
        <w:tc>
          <w:tcPr>
            <w:tcW w:w="2127" w:type="dxa"/>
            <w:tcBorders>
              <w:top w:val="single" w:sz="4" w:space="0" w:color="auto"/>
              <w:left w:val="single" w:sz="4" w:space="0" w:color="auto"/>
              <w:bottom w:val="single" w:sz="4" w:space="0" w:color="auto"/>
              <w:right w:val="single" w:sz="4" w:space="0" w:color="auto"/>
            </w:tcBorders>
            <w:tcPrChange w:id="1305" w:author="Naveen Premnath [2]" w:date="2024-09-27T18:21:00Z">
              <w:tcPr>
                <w:tcW w:w="2065" w:type="dxa"/>
                <w:tcBorders>
                  <w:top w:val="single" w:sz="4" w:space="0" w:color="auto"/>
                  <w:left w:val="single" w:sz="4" w:space="0" w:color="auto"/>
                  <w:bottom w:val="single" w:sz="4" w:space="0" w:color="auto"/>
                  <w:right w:val="single" w:sz="4" w:space="0" w:color="auto"/>
                </w:tcBorders>
              </w:tcPr>
            </w:tcPrChange>
          </w:tcPr>
          <w:p w14:paraId="4BC504FA" w14:textId="0B56C8B2" w:rsidR="00835045" w:rsidRPr="00835045" w:rsidRDefault="00835045" w:rsidP="00835045">
            <w:pPr>
              <w:rPr>
                <w:rFonts w:ascii="Arial" w:hAnsi="Arial" w:cs="Arial"/>
                <w:b/>
                <w:bCs/>
                <w:sz w:val="18"/>
                <w:szCs w:val="18"/>
              </w:rPr>
            </w:pPr>
            <w:r>
              <w:rPr>
                <w:rFonts w:ascii="Arial" w:hAnsi="Arial" w:cs="Arial"/>
                <w:b/>
                <w:bCs/>
                <w:sz w:val="18"/>
                <w:szCs w:val="18"/>
              </w:rPr>
              <w:t>Sex</w:t>
            </w:r>
          </w:p>
        </w:tc>
        <w:tc>
          <w:tcPr>
            <w:tcW w:w="1113" w:type="dxa"/>
            <w:tcBorders>
              <w:top w:val="single" w:sz="4" w:space="0" w:color="auto"/>
              <w:left w:val="single" w:sz="4" w:space="0" w:color="auto"/>
              <w:bottom w:val="single" w:sz="4" w:space="0" w:color="auto"/>
              <w:right w:val="single" w:sz="4" w:space="0" w:color="auto"/>
            </w:tcBorders>
            <w:tcPrChange w:id="1306" w:author="Naveen Premnath [2]" w:date="2024-09-27T18:21:00Z">
              <w:tcPr>
                <w:tcW w:w="1080" w:type="dxa"/>
                <w:gridSpan w:val="2"/>
                <w:tcBorders>
                  <w:top w:val="single" w:sz="4" w:space="0" w:color="auto"/>
                  <w:left w:val="single" w:sz="4" w:space="0" w:color="auto"/>
                  <w:bottom w:val="single" w:sz="4" w:space="0" w:color="auto"/>
                  <w:right w:val="single" w:sz="4" w:space="0" w:color="auto"/>
                </w:tcBorders>
              </w:tcPr>
            </w:tcPrChange>
          </w:tcPr>
          <w:p w14:paraId="605CC9FA" w14:textId="77777777" w:rsidR="00835045" w:rsidRPr="00835045" w:rsidRDefault="00835045" w:rsidP="00835045">
            <w:pPr>
              <w:rPr>
                <w:rFonts w:ascii="Arial" w:hAnsi="Arial" w:cs="Arial"/>
                <w:sz w:val="16"/>
                <w:szCs w:val="18"/>
              </w:rPr>
            </w:pPr>
          </w:p>
        </w:tc>
        <w:tc>
          <w:tcPr>
            <w:tcW w:w="1090" w:type="dxa"/>
            <w:tcBorders>
              <w:top w:val="single" w:sz="4" w:space="0" w:color="auto"/>
              <w:left w:val="single" w:sz="4" w:space="0" w:color="auto"/>
              <w:bottom w:val="single" w:sz="4" w:space="0" w:color="auto"/>
              <w:right w:val="single" w:sz="4" w:space="0" w:color="auto"/>
            </w:tcBorders>
            <w:tcPrChange w:id="1307" w:author="Naveen Premnath [2]" w:date="2024-09-27T18:21:00Z">
              <w:tcPr>
                <w:tcW w:w="1058" w:type="dxa"/>
                <w:gridSpan w:val="2"/>
                <w:tcBorders>
                  <w:top w:val="single" w:sz="4" w:space="0" w:color="auto"/>
                  <w:left w:val="single" w:sz="4" w:space="0" w:color="auto"/>
                  <w:bottom w:val="single" w:sz="4" w:space="0" w:color="auto"/>
                  <w:right w:val="single" w:sz="4" w:space="0" w:color="auto"/>
                </w:tcBorders>
              </w:tcPr>
            </w:tcPrChange>
          </w:tcPr>
          <w:p w14:paraId="62BD6FE2" w14:textId="77777777" w:rsidR="00835045" w:rsidRPr="00835045" w:rsidRDefault="00835045" w:rsidP="00835045">
            <w:pPr>
              <w:rPr>
                <w:rFonts w:ascii="Arial" w:hAnsi="Arial" w:cs="Arial"/>
                <w:sz w:val="16"/>
                <w:szCs w:val="18"/>
              </w:rPr>
            </w:pPr>
          </w:p>
        </w:tc>
        <w:tc>
          <w:tcPr>
            <w:tcW w:w="1103" w:type="dxa"/>
            <w:tcBorders>
              <w:top w:val="single" w:sz="4" w:space="0" w:color="auto"/>
              <w:left w:val="single" w:sz="4" w:space="0" w:color="auto"/>
              <w:bottom w:val="single" w:sz="4" w:space="0" w:color="auto"/>
              <w:right w:val="single" w:sz="4" w:space="0" w:color="auto"/>
            </w:tcBorders>
            <w:tcPrChange w:id="1308" w:author="Naveen Premnath [2]" w:date="2024-09-27T18:21:00Z">
              <w:tcPr>
                <w:tcW w:w="1070" w:type="dxa"/>
                <w:gridSpan w:val="2"/>
                <w:tcBorders>
                  <w:top w:val="single" w:sz="4" w:space="0" w:color="auto"/>
                  <w:left w:val="single" w:sz="4" w:space="0" w:color="auto"/>
                  <w:bottom w:val="single" w:sz="4" w:space="0" w:color="auto"/>
                  <w:right w:val="single" w:sz="4" w:space="0" w:color="auto"/>
                </w:tcBorders>
              </w:tcPr>
            </w:tcPrChange>
          </w:tcPr>
          <w:p w14:paraId="187A18CE" w14:textId="77777777" w:rsidR="00835045" w:rsidRPr="00835045" w:rsidRDefault="00835045" w:rsidP="00835045">
            <w:pPr>
              <w:rPr>
                <w:rFonts w:ascii="Arial" w:hAnsi="Arial" w:cs="Arial"/>
                <w:sz w:val="16"/>
                <w:szCs w:val="18"/>
              </w:rPr>
            </w:pPr>
          </w:p>
        </w:tc>
        <w:tc>
          <w:tcPr>
            <w:tcW w:w="1008" w:type="dxa"/>
            <w:tcBorders>
              <w:top w:val="single" w:sz="4" w:space="0" w:color="auto"/>
              <w:left w:val="single" w:sz="4" w:space="0" w:color="auto"/>
              <w:bottom w:val="single" w:sz="4" w:space="0" w:color="auto"/>
              <w:right w:val="single" w:sz="4" w:space="0" w:color="auto"/>
            </w:tcBorders>
            <w:tcPrChange w:id="1309" w:author="Naveen Premnath [2]" w:date="2024-09-27T18:21:00Z">
              <w:tcPr>
                <w:tcW w:w="978" w:type="dxa"/>
                <w:gridSpan w:val="2"/>
                <w:tcBorders>
                  <w:top w:val="single" w:sz="4" w:space="0" w:color="auto"/>
                  <w:left w:val="single" w:sz="4" w:space="0" w:color="auto"/>
                  <w:bottom w:val="single" w:sz="4" w:space="0" w:color="auto"/>
                  <w:right w:val="single" w:sz="4" w:space="0" w:color="auto"/>
                </w:tcBorders>
              </w:tcPr>
            </w:tcPrChange>
          </w:tcPr>
          <w:p w14:paraId="1F16594D" w14:textId="77777777" w:rsidR="00835045" w:rsidRPr="00835045" w:rsidRDefault="00835045" w:rsidP="00835045">
            <w:pPr>
              <w:rPr>
                <w:rFonts w:ascii="Arial" w:hAnsi="Arial" w:cs="Arial"/>
                <w:sz w:val="16"/>
                <w:szCs w:val="18"/>
              </w:rPr>
            </w:pPr>
          </w:p>
        </w:tc>
        <w:tc>
          <w:tcPr>
            <w:tcW w:w="1075" w:type="dxa"/>
            <w:tcBorders>
              <w:top w:val="single" w:sz="4" w:space="0" w:color="auto"/>
              <w:left w:val="single" w:sz="4" w:space="0" w:color="auto"/>
              <w:bottom w:val="single" w:sz="4" w:space="0" w:color="auto"/>
              <w:right w:val="single" w:sz="4" w:space="0" w:color="auto"/>
            </w:tcBorders>
            <w:tcPrChange w:id="1310"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tcPr>
            </w:tcPrChange>
          </w:tcPr>
          <w:p w14:paraId="376C96DF" w14:textId="77777777" w:rsidR="00835045" w:rsidRPr="00835045" w:rsidRDefault="00835045" w:rsidP="00835045">
            <w:pPr>
              <w:rPr>
                <w:rFonts w:ascii="Arial" w:hAnsi="Arial" w:cs="Arial"/>
                <w:sz w:val="16"/>
                <w:szCs w:val="18"/>
              </w:rPr>
            </w:pPr>
          </w:p>
        </w:tc>
        <w:tc>
          <w:tcPr>
            <w:tcW w:w="1011" w:type="dxa"/>
            <w:tcBorders>
              <w:top w:val="single" w:sz="4" w:space="0" w:color="auto"/>
              <w:left w:val="single" w:sz="4" w:space="0" w:color="auto"/>
              <w:bottom w:val="single" w:sz="4" w:space="0" w:color="auto"/>
              <w:right w:val="single" w:sz="4" w:space="0" w:color="auto"/>
            </w:tcBorders>
            <w:tcPrChange w:id="1311" w:author="Naveen Premnath [2]" w:date="2024-09-27T18:21:00Z">
              <w:tcPr>
                <w:tcW w:w="978" w:type="dxa"/>
                <w:gridSpan w:val="2"/>
                <w:tcBorders>
                  <w:top w:val="single" w:sz="4" w:space="0" w:color="auto"/>
                  <w:left w:val="single" w:sz="4" w:space="0" w:color="auto"/>
                  <w:bottom w:val="single" w:sz="4" w:space="0" w:color="auto"/>
                  <w:right w:val="single" w:sz="4" w:space="0" w:color="auto"/>
                </w:tcBorders>
              </w:tcPr>
            </w:tcPrChange>
          </w:tcPr>
          <w:p w14:paraId="5BE4AFD1" w14:textId="77777777" w:rsidR="00835045" w:rsidRPr="00835045" w:rsidRDefault="00835045" w:rsidP="00835045">
            <w:pPr>
              <w:rPr>
                <w:rFonts w:ascii="Arial" w:hAnsi="Arial" w:cs="Arial"/>
                <w:sz w:val="16"/>
                <w:szCs w:val="18"/>
              </w:rPr>
            </w:pPr>
          </w:p>
        </w:tc>
        <w:tc>
          <w:tcPr>
            <w:tcW w:w="1009" w:type="dxa"/>
            <w:tcBorders>
              <w:top w:val="single" w:sz="4" w:space="0" w:color="auto"/>
              <w:left w:val="single" w:sz="4" w:space="0" w:color="auto"/>
              <w:bottom w:val="single" w:sz="4" w:space="0" w:color="auto"/>
              <w:right w:val="single" w:sz="4" w:space="0" w:color="auto"/>
            </w:tcBorders>
            <w:tcPrChange w:id="1312" w:author="Naveen Premnath [2]" w:date="2024-09-27T18:21:00Z">
              <w:tcPr>
                <w:tcW w:w="978" w:type="dxa"/>
                <w:gridSpan w:val="2"/>
                <w:tcBorders>
                  <w:top w:val="single" w:sz="4" w:space="0" w:color="auto"/>
                  <w:left w:val="single" w:sz="4" w:space="0" w:color="auto"/>
                  <w:bottom w:val="single" w:sz="4" w:space="0" w:color="auto"/>
                  <w:right w:val="single" w:sz="4" w:space="0" w:color="auto"/>
                </w:tcBorders>
              </w:tcPr>
            </w:tcPrChange>
          </w:tcPr>
          <w:p w14:paraId="6F39D7B7" w14:textId="77777777" w:rsidR="00835045" w:rsidRPr="00835045" w:rsidRDefault="00835045" w:rsidP="00835045">
            <w:pPr>
              <w:rPr>
                <w:rFonts w:ascii="Arial" w:hAnsi="Arial" w:cs="Arial"/>
                <w:sz w:val="16"/>
                <w:szCs w:val="18"/>
              </w:rPr>
            </w:pPr>
          </w:p>
        </w:tc>
        <w:tc>
          <w:tcPr>
            <w:tcW w:w="1039" w:type="dxa"/>
            <w:tcBorders>
              <w:top w:val="single" w:sz="4" w:space="0" w:color="auto"/>
              <w:left w:val="single" w:sz="4" w:space="0" w:color="auto"/>
              <w:bottom w:val="single" w:sz="4" w:space="0" w:color="auto"/>
              <w:right w:val="single" w:sz="4" w:space="0" w:color="auto"/>
            </w:tcBorders>
            <w:tcPrChange w:id="1313" w:author="Naveen Premnath [2]" w:date="2024-09-27T18:21:00Z">
              <w:tcPr>
                <w:tcW w:w="1007" w:type="dxa"/>
                <w:gridSpan w:val="2"/>
                <w:tcBorders>
                  <w:top w:val="single" w:sz="4" w:space="0" w:color="auto"/>
                  <w:left w:val="single" w:sz="4" w:space="0" w:color="auto"/>
                  <w:bottom w:val="single" w:sz="4" w:space="0" w:color="auto"/>
                  <w:right w:val="single" w:sz="4" w:space="0" w:color="auto"/>
                </w:tcBorders>
              </w:tcPr>
            </w:tcPrChange>
          </w:tcPr>
          <w:p w14:paraId="19156BD0" w14:textId="77777777" w:rsidR="00835045" w:rsidRPr="00835045" w:rsidRDefault="00835045" w:rsidP="00835045">
            <w:pPr>
              <w:rPr>
                <w:rFonts w:ascii="Arial" w:hAnsi="Arial" w:cs="Arial"/>
                <w:sz w:val="16"/>
                <w:szCs w:val="18"/>
              </w:rPr>
            </w:pPr>
          </w:p>
        </w:tc>
        <w:tc>
          <w:tcPr>
            <w:tcW w:w="1048" w:type="dxa"/>
            <w:tcBorders>
              <w:top w:val="single" w:sz="4" w:space="0" w:color="auto"/>
              <w:left w:val="single" w:sz="4" w:space="0" w:color="auto"/>
              <w:bottom w:val="single" w:sz="4" w:space="0" w:color="auto"/>
              <w:right w:val="single" w:sz="4" w:space="0" w:color="auto"/>
            </w:tcBorders>
            <w:tcPrChange w:id="1314" w:author="Naveen Premnath [2]" w:date="2024-09-27T18:21:00Z">
              <w:tcPr>
                <w:tcW w:w="1014" w:type="dxa"/>
                <w:gridSpan w:val="2"/>
                <w:tcBorders>
                  <w:top w:val="single" w:sz="4" w:space="0" w:color="auto"/>
                  <w:left w:val="single" w:sz="4" w:space="0" w:color="auto"/>
                  <w:bottom w:val="single" w:sz="4" w:space="0" w:color="auto"/>
                  <w:right w:val="single" w:sz="4" w:space="0" w:color="auto"/>
                </w:tcBorders>
              </w:tcPr>
            </w:tcPrChange>
          </w:tcPr>
          <w:p w14:paraId="65D5C66E" w14:textId="77777777" w:rsidR="00835045" w:rsidRPr="00835045" w:rsidRDefault="00835045" w:rsidP="00835045">
            <w:pPr>
              <w:rPr>
                <w:rFonts w:ascii="Arial" w:hAnsi="Arial" w:cs="Arial"/>
                <w:sz w:val="16"/>
                <w:szCs w:val="18"/>
              </w:rPr>
            </w:pPr>
          </w:p>
        </w:tc>
        <w:tc>
          <w:tcPr>
            <w:tcW w:w="1009" w:type="dxa"/>
            <w:tcBorders>
              <w:top w:val="single" w:sz="4" w:space="0" w:color="auto"/>
              <w:left w:val="single" w:sz="4" w:space="0" w:color="auto"/>
              <w:bottom w:val="single" w:sz="4" w:space="0" w:color="auto"/>
              <w:right w:val="single" w:sz="4" w:space="0" w:color="auto"/>
            </w:tcBorders>
            <w:tcPrChange w:id="1315" w:author="Naveen Premnath [2]" w:date="2024-09-27T18:21:00Z">
              <w:tcPr>
                <w:tcW w:w="978" w:type="dxa"/>
                <w:gridSpan w:val="2"/>
                <w:tcBorders>
                  <w:top w:val="single" w:sz="4" w:space="0" w:color="auto"/>
                  <w:left w:val="single" w:sz="4" w:space="0" w:color="auto"/>
                  <w:bottom w:val="single" w:sz="4" w:space="0" w:color="auto"/>
                  <w:right w:val="single" w:sz="4" w:space="0" w:color="auto"/>
                </w:tcBorders>
              </w:tcPr>
            </w:tcPrChange>
          </w:tcPr>
          <w:p w14:paraId="552A48D2" w14:textId="77777777" w:rsidR="00835045" w:rsidRPr="00835045" w:rsidRDefault="00835045" w:rsidP="00835045">
            <w:pPr>
              <w:rPr>
                <w:rFonts w:ascii="Arial" w:hAnsi="Arial" w:cs="Arial"/>
                <w:sz w:val="16"/>
                <w:szCs w:val="18"/>
              </w:rPr>
            </w:pPr>
          </w:p>
        </w:tc>
        <w:tc>
          <w:tcPr>
            <w:tcW w:w="1076" w:type="dxa"/>
            <w:tcBorders>
              <w:top w:val="single" w:sz="4" w:space="0" w:color="auto"/>
              <w:left w:val="single" w:sz="4" w:space="0" w:color="auto"/>
              <w:bottom w:val="single" w:sz="4" w:space="0" w:color="auto"/>
              <w:right w:val="single" w:sz="4" w:space="0" w:color="auto"/>
            </w:tcBorders>
            <w:tcPrChange w:id="1316" w:author="Naveen Premnath [2]" w:date="2024-09-27T18:21:00Z">
              <w:tcPr>
                <w:tcW w:w="1043" w:type="dxa"/>
                <w:gridSpan w:val="2"/>
                <w:tcBorders>
                  <w:top w:val="single" w:sz="4" w:space="0" w:color="auto"/>
                  <w:left w:val="single" w:sz="4" w:space="0" w:color="auto"/>
                  <w:bottom w:val="single" w:sz="4" w:space="0" w:color="auto"/>
                  <w:right w:val="single" w:sz="4" w:space="0" w:color="auto"/>
                </w:tcBorders>
              </w:tcPr>
            </w:tcPrChange>
          </w:tcPr>
          <w:p w14:paraId="5238787B" w14:textId="77777777" w:rsidR="00835045" w:rsidRPr="00835045" w:rsidRDefault="00835045" w:rsidP="00835045">
            <w:pPr>
              <w:rPr>
                <w:rFonts w:ascii="Arial" w:hAnsi="Arial" w:cs="Arial"/>
                <w:sz w:val="16"/>
                <w:szCs w:val="18"/>
              </w:rPr>
            </w:pPr>
          </w:p>
        </w:tc>
        <w:tc>
          <w:tcPr>
            <w:tcW w:w="1014" w:type="dxa"/>
            <w:tcBorders>
              <w:top w:val="single" w:sz="4" w:space="0" w:color="auto"/>
              <w:left w:val="single" w:sz="4" w:space="0" w:color="auto"/>
              <w:bottom w:val="single" w:sz="4" w:space="0" w:color="auto"/>
              <w:right w:val="single" w:sz="4" w:space="0" w:color="auto"/>
            </w:tcBorders>
            <w:tcPrChange w:id="1317" w:author="Naveen Premnath [2]" w:date="2024-09-27T18:21:00Z">
              <w:tcPr>
                <w:tcW w:w="978" w:type="dxa"/>
                <w:gridSpan w:val="2"/>
                <w:tcBorders>
                  <w:top w:val="single" w:sz="4" w:space="0" w:color="auto"/>
                  <w:left w:val="single" w:sz="4" w:space="0" w:color="auto"/>
                  <w:bottom w:val="single" w:sz="4" w:space="0" w:color="auto"/>
                  <w:right w:val="single" w:sz="4" w:space="0" w:color="auto"/>
                </w:tcBorders>
              </w:tcPr>
            </w:tcPrChange>
          </w:tcPr>
          <w:p w14:paraId="5B72D881" w14:textId="77777777" w:rsidR="00835045" w:rsidRPr="00835045" w:rsidRDefault="00835045" w:rsidP="00835045">
            <w:pPr>
              <w:rPr>
                <w:rFonts w:ascii="Arial" w:hAnsi="Arial" w:cs="Arial"/>
                <w:sz w:val="16"/>
                <w:szCs w:val="18"/>
              </w:rPr>
            </w:pPr>
          </w:p>
        </w:tc>
        <w:tc>
          <w:tcPr>
            <w:tcW w:w="1203" w:type="dxa"/>
            <w:tcBorders>
              <w:top w:val="single" w:sz="4" w:space="0" w:color="auto"/>
              <w:left w:val="single" w:sz="4" w:space="0" w:color="auto"/>
              <w:bottom w:val="single" w:sz="4" w:space="0" w:color="auto"/>
              <w:right w:val="single" w:sz="4" w:space="0" w:color="auto"/>
            </w:tcBorders>
            <w:tcPrChange w:id="1318" w:author="Naveen Premnath [2]" w:date="2024-09-27T18:21:00Z">
              <w:tcPr>
                <w:tcW w:w="937" w:type="dxa"/>
                <w:gridSpan w:val="2"/>
                <w:tcBorders>
                  <w:top w:val="single" w:sz="4" w:space="0" w:color="auto"/>
                  <w:left w:val="single" w:sz="4" w:space="0" w:color="auto"/>
                  <w:bottom w:val="single" w:sz="4" w:space="0" w:color="auto"/>
                  <w:right w:val="single" w:sz="4" w:space="0" w:color="auto"/>
                </w:tcBorders>
              </w:tcPr>
            </w:tcPrChange>
          </w:tcPr>
          <w:p w14:paraId="5FE8B430" w14:textId="77777777" w:rsidR="00835045" w:rsidRPr="00835045" w:rsidRDefault="00835045" w:rsidP="00835045">
            <w:pPr>
              <w:rPr>
                <w:rFonts w:ascii="Arial" w:hAnsi="Arial" w:cs="Arial"/>
                <w:sz w:val="16"/>
                <w:szCs w:val="18"/>
              </w:rPr>
            </w:pPr>
          </w:p>
        </w:tc>
        <w:tc>
          <w:tcPr>
            <w:tcW w:w="1080" w:type="dxa"/>
            <w:tcBorders>
              <w:top w:val="single" w:sz="4" w:space="0" w:color="auto"/>
              <w:left w:val="single" w:sz="4" w:space="0" w:color="auto"/>
              <w:bottom w:val="single" w:sz="4" w:space="0" w:color="auto"/>
              <w:right w:val="single" w:sz="4" w:space="0" w:color="auto"/>
            </w:tcBorders>
            <w:tcPrChange w:id="1319" w:author="Naveen Premnath [2]" w:date="2024-09-27T18:21:00Z">
              <w:tcPr>
                <w:tcW w:w="1049" w:type="dxa"/>
                <w:gridSpan w:val="2"/>
                <w:tcBorders>
                  <w:top w:val="single" w:sz="4" w:space="0" w:color="auto"/>
                  <w:left w:val="single" w:sz="4" w:space="0" w:color="auto"/>
                  <w:bottom w:val="single" w:sz="4" w:space="0" w:color="auto"/>
                  <w:right w:val="single" w:sz="4" w:space="0" w:color="auto"/>
                </w:tcBorders>
              </w:tcPr>
            </w:tcPrChange>
          </w:tcPr>
          <w:p w14:paraId="7D5581C8" w14:textId="77777777" w:rsidR="00835045" w:rsidRPr="00835045" w:rsidRDefault="00835045" w:rsidP="00835045">
            <w:pPr>
              <w:rPr>
                <w:rFonts w:ascii="Arial" w:hAnsi="Arial" w:cs="Arial"/>
                <w:sz w:val="16"/>
                <w:szCs w:val="18"/>
              </w:rPr>
            </w:pPr>
          </w:p>
        </w:tc>
        <w:tc>
          <w:tcPr>
            <w:tcW w:w="1127" w:type="dxa"/>
            <w:tcBorders>
              <w:top w:val="single" w:sz="4" w:space="0" w:color="auto"/>
              <w:left w:val="single" w:sz="4" w:space="0" w:color="auto"/>
              <w:bottom w:val="single" w:sz="4" w:space="0" w:color="auto"/>
              <w:right w:val="single" w:sz="4" w:space="0" w:color="auto"/>
            </w:tcBorders>
            <w:tcPrChange w:id="1320" w:author="Naveen Premnath [2]" w:date="2024-09-27T18:21:00Z">
              <w:tcPr>
                <w:tcW w:w="1316" w:type="dxa"/>
                <w:gridSpan w:val="2"/>
                <w:tcBorders>
                  <w:top w:val="single" w:sz="4" w:space="0" w:color="auto"/>
                  <w:left w:val="single" w:sz="4" w:space="0" w:color="auto"/>
                  <w:bottom w:val="single" w:sz="4" w:space="0" w:color="auto"/>
                  <w:right w:val="single" w:sz="4" w:space="0" w:color="auto"/>
                </w:tcBorders>
              </w:tcPr>
            </w:tcPrChange>
          </w:tcPr>
          <w:p w14:paraId="5460C885" w14:textId="77777777" w:rsidR="00835045" w:rsidRPr="00835045" w:rsidRDefault="00835045" w:rsidP="00835045">
            <w:pPr>
              <w:rPr>
                <w:rFonts w:ascii="Arial" w:hAnsi="Arial" w:cs="Arial"/>
                <w:sz w:val="16"/>
                <w:szCs w:val="18"/>
              </w:rPr>
            </w:pPr>
          </w:p>
        </w:tc>
      </w:tr>
      <w:tr w:rsidR="00D75D8F" w:rsidRPr="00AA3DD8" w14:paraId="1CFD7FD7" w14:textId="77777777" w:rsidTr="00D75D8F">
        <w:trPr>
          <w:gridAfter w:val="1"/>
          <w:wAfter w:w="9" w:type="dxa"/>
          <w:trHeight w:val="500"/>
        </w:trPr>
        <w:tc>
          <w:tcPr>
            <w:tcW w:w="2127" w:type="dxa"/>
            <w:tcBorders>
              <w:top w:val="single" w:sz="4" w:space="0" w:color="auto"/>
              <w:left w:val="single" w:sz="4" w:space="0" w:color="auto"/>
              <w:bottom w:val="single" w:sz="4" w:space="0" w:color="auto"/>
              <w:right w:val="single" w:sz="4" w:space="0" w:color="auto"/>
            </w:tcBorders>
            <w:hideMark/>
          </w:tcPr>
          <w:p w14:paraId="0D487DD3" w14:textId="44179EAE" w:rsidR="00D75D8F" w:rsidRPr="00835045" w:rsidRDefault="00D75D8F" w:rsidP="00D75D8F">
            <w:pPr>
              <w:rPr>
                <w:rFonts w:ascii="Arial" w:hAnsi="Arial" w:cs="Arial"/>
                <w:sz w:val="18"/>
                <w:szCs w:val="18"/>
              </w:rPr>
            </w:pPr>
            <w:r w:rsidRPr="00835045">
              <w:rPr>
                <w:rFonts w:ascii="Arial" w:hAnsi="Arial" w:cs="Arial"/>
                <w:b/>
                <w:bCs/>
                <w:sz w:val="18"/>
                <w:szCs w:val="18"/>
              </w:rPr>
              <w:t>M</w:t>
            </w:r>
            <w:r>
              <w:rPr>
                <w:rFonts w:ascii="Arial" w:hAnsi="Arial" w:cs="Arial"/>
                <w:b/>
                <w:bCs/>
                <w:sz w:val="18"/>
                <w:szCs w:val="18"/>
              </w:rPr>
              <w:t>ale</w:t>
            </w:r>
            <w:r w:rsidRPr="00835045">
              <w:rPr>
                <w:rFonts w:ascii="Arial" w:hAnsi="Arial" w:cs="Arial"/>
                <w:b/>
                <w:bCs/>
                <w:sz w:val="18"/>
                <w:szCs w:val="18"/>
              </w:rPr>
              <w:t xml:space="preserve"> (%)</w:t>
            </w:r>
          </w:p>
        </w:tc>
        <w:tc>
          <w:tcPr>
            <w:tcW w:w="1113" w:type="dxa"/>
            <w:tcBorders>
              <w:top w:val="single" w:sz="4" w:space="0" w:color="auto"/>
              <w:left w:val="single" w:sz="4" w:space="0" w:color="auto"/>
              <w:bottom w:val="single" w:sz="4" w:space="0" w:color="auto"/>
              <w:right w:val="single" w:sz="4" w:space="0" w:color="auto"/>
            </w:tcBorders>
            <w:hideMark/>
          </w:tcPr>
          <w:p w14:paraId="310FC5EB" w14:textId="77777777" w:rsidR="00D75D8F" w:rsidRPr="00835045" w:rsidRDefault="00D75D8F" w:rsidP="00D75D8F">
            <w:pPr>
              <w:rPr>
                <w:rFonts w:ascii="Arial" w:hAnsi="Arial" w:cs="Arial"/>
                <w:sz w:val="16"/>
                <w:szCs w:val="18"/>
              </w:rPr>
            </w:pPr>
            <w:r w:rsidRPr="00835045">
              <w:rPr>
                <w:rFonts w:ascii="Arial" w:hAnsi="Arial" w:cs="Arial"/>
                <w:sz w:val="16"/>
                <w:szCs w:val="18"/>
              </w:rPr>
              <w:t>883</w:t>
            </w:r>
          </w:p>
          <w:p w14:paraId="295C24D2" w14:textId="77777777" w:rsidR="00D75D8F" w:rsidRDefault="00D75D8F" w:rsidP="00D75D8F">
            <w:pPr>
              <w:rPr>
                <w:ins w:id="1321" w:author="Naveen Premnath [2]" w:date="2024-09-17T00:19:00Z"/>
                <w:rFonts w:ascii="Arial" w:hAnsi="Arial" w:cs="Arial"/>
                <w:sz w:val="16"/>
                <w:szCs w:val="18"/>
              </w:rPr>
            </w:pPr>
            <w:r>
              <w:rPr>
                <w:rFonts w:ascii="Arial" w:hAnsi="Arial" w:cs="Arial"/>
                <w:sz w:val="16"/>
                <w:szCs w:val="18"/>
              </w:rPr>
              <w:t>(40</w:t>
            </w:r>
            <w:r w:rsidRPr="00835045">
              <w:rPr>
                <w:rFonts w:ascii="Arial" w:hAnsi="Arial" w:cs="Arial"/>
                <w:sz w:val="16"/>
                <w:szCs w:val="18"/>
              </w:rPr>
              <w:t>)</w:t>
            </w:r>
          </w:p>
          <w:p w14:paraId="4528A00A" w14:textId="2AA8F092" w:rsidR="00D75D8F" w:rsidRPr="00835045" w:rsidRDefault="00D75D8F" w:rsidP="00D75D8F">
            <w:pPr>
              <w:rPr>
                <w:rFonts w:ascii="Arial" w:hAnsi="Arial" w:cs="Arial"/>
                <w:sz w:val="16"/>
                <w:szCs w:val="18"/>
              </w:rPr>
            </w:pPr>
            <w:ins w:id="1322" w:author="Naveen Premnath [2]" w:date="2024-09-17T00:19:00Z">
              <w:r>
                <w:rPr>
                  <w:rFonts w:ascii="Arial" w:hAnsi="Arial" w:cs="Arial"/>
                  <w:sz w:val="16"/>
                  <w:szCs w:val="18"/>
                </w:rPr>
                <w:t>(</w:t>
              </w:r>
              <w:r w:rsidRPr="006F2BBB">
                <w:rPr>
                  <w:rFonts w:ascii="Arial" w:hAnsi="Arial" w:cs="Arial"/>
                  <w:sz w:val="16"/>
                  <w:szCs w:val="18"/>
                </w:rPr>
                <w:t>11369801</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4290670A" w14:textId="77777777" w:rsidR="00D75D8F" w:rsidRPr="00835045" w:rsidRDefault="00D75D8F" w:rsidP="00D75D8F">
            <w:pPr>
              <w:rPr>
                <w:rFonts w:ascii="Arial" w:hAnsi="Arial" w:cs="Arial"/>
                <w:sz w:val="16"/>
                <w:szCs w:val="18"/>
              </w:rPr>
            </w:pPr>
            <w:r w:rsidRPr="00835045">
              <w:rPr>
                <w:rFonts w:ascii="Arial" w:hAnsi="Arial" w:cs="Arial"/>
                <w:sz w:val="16"/>
                <w:szCs w:val="18"/>
              </w:rPr>
              <w:t>182</w:t>
            </w:r>
          </w:p>
          <w:p w14:paraId="609FE0DC" w14:textId="77777777" w:rsidR="00D75D8F" w:rsidRDefault="00D75D8F" w:rsidP="00D75D8F">
            <w:pPr>
              <w:rPr>
                <w:ins w:id="1323" w:author="Naveen Premnath [2]" w:date="2024-09-17T00:31:00Z"/>
                <w:rFonts w:ascii="Arial" w:hAnsi="Arial" w:cs="Arial"/>
                <w:sz w:val="16"/>
                <w:szCs w:val="18"/>
              </w:rPr>
            </w:pPr>
            <w:r>
              <w:rPr>
                <w:rFonts w:ascii="Arial" w:hAnsi="Arial" w:cs="Arial"/>
                <w:sz w:val="16"/>
                <w:szCs w:val="18"/>
              </w:rPr>
              <w:t>(36</w:t>
            </w:r>
            <w:r w:rsidRPr="00835045">
              <w:rPr>
                <w:rFonts w:ascii="Arial" w:hAnsi="Arial" w:cs="Arial"/>
                <w:sz w:val="16"/>
                <w:szCs w:val="18"/>
              </w:rPr>
              <w:t>)</w:t>
            </w:r>
          </w:p>
          <w:p w14:paraId="38CDC872" w14:textId="74753BDA" w:rsidR="00D75D8F" w:rsidRPr="00835045" w:rsidRDefault="00D75D8F" w:rsidP="00D75D8F">
            <w:pPr>
              <w:rPr>
                <w:rFonts w:ascii="Arial" w:hAnsi="Arial" w:cs="Arial"/>
                <w:sz w:val="16"/>
                <w:szCs w:val="18"/>
              </w:rPr>
            </w:pPr>
            <w:ins w:id="1324" w:author="Naveen Premnath [2]" w:date="2024-09-17T00:31:00Z">
              <w:r>
                <w:rPr>
                  <w:rFonts w:ascii="Arial" w:hAnsi="Arial" w:cs="Arial"/>
                  <w:sz w:val="16"/>
                  <w:szCs w:val="18"/>
                </w:rPr>
                <w:t>(</w:t>
              </w:r>
              <w:r w:rsidRPr="00091248">
                <w:rPr>
                  <w:rFonts w:ascii="Arial" w:hAnsi="Arial" w:cs="Arial"/>
                  <w:sz w:val="16"/>
                  <w:szCs w:val="18"/>
                </w:rPr>
                <w:t>2090923</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498F80C6" w14:textId="77777777" w:rsidR="00D75D8F" w:rsidRPr="00835045" w:rsidRDefault="00D75D8F" w:rsidP="00D75D8F">
            <w:pPr>
              <w:rPr>
                <w:rFonts w:ascii="Arial" w:hAnsi="Arial" w:cs="Arial"/>
                <w:sz w:val="16"/>
                <w:szCs w:val="18"/>
              </w:rPr>
            </w:pPr>
            <w:r w:rsidRPr="00835045">
              <w:rPr>
                <w:rFonts w:ascii="Arial" w:hAnsi="Arial" w:cs="Arial"/>
                <w:sz w:val="16"/>
                <w:szCs w:val="18"/>
              </w:rPr>
              <w:t>79</w:t>
            </w:r>
          </w:p>
          <w:p w14:paraId="39095B42" w14:textId="77777777" w:rsidR="00D75D8F" w:rsidRDefault="00D75D8F" w:rsidP="00D75D8F">
            <w:pPr>
              <w:rPr>
                <w:ins w:id="1325" w:author="Naveen Premnath [2]" w:date="2024-09-17T10:41:00Z"/>
                <w:rFonts w:ascii="Arial" w:hAnsi="Arial" w:cs="Arial"/>
                <w:sz w:val="16"/>
                <w:szCs w:val="18"/>
              </w:rPr>
            </w:pPr>
            <w:r>
              <w:rPr>
                <w:rFonts w:ascii="Arial" w:hAnsi="Arial" w:cs="Arial"/>
                <w:sz w:val="16"/>
                <w:szCs w:val="18"/>
              </w:rPr>
              <w:t>(37</w:t>
            </w:r>
            <w:r w:rsidRPr="00835045">
              <w:rPr>
                <w:rFonts w:ascii="Arial" w:hAnsi="Arial" w:cs="Arial"/>
                <w:sz w:val="16"/>
                <w:szCs w:val="18"/>
              </w:rPr>
              <w:t>)</w:t>
            </w:r>
          </w:p>
          <w:p w14:paraId="214C1116" w14:textId="3C039B38" w:rsidR="00D75D8F" w:rsidRPr="00835045" w:rsidRDefault="00D75D8F" w:rsidP="00D75D8F">
            <w:pPr>
              <w:rPr>
                <w:rFonts w:ascii="Arial" w:hAnsi="Arial" w:cs="Arial"/>
                <w:sz w:val="16"/>
                <w:szCs w:val="18"/>
              </w:rPr>
            </w:pPr>
            <w:ins w:id="1326" w:author="Naveen Premnath [2]" w:date="2024-09-17T10:41:00Z">
              <w:r>
                <w:rPr>
                  <w:rFonts w:ascii="Arial" w:hAnsi="Arial" w:cs="Arial"/>
                  <w:sz w:val="16"/>
                  <w:szCs w:val="18"/>
                </w:rPr>
                <w:t>(</w:t>
              </w:r>
            </w:ins>
            <w:ins w:id="1327" w:author="Naveen Premnath [2]" w:date="2024-09-17T10:42:00Z">
              <w:r w:rsidRPr="008E120D">
                <w:rPr>
                  <w:rFonts w:ascii="Arial" w:hAnsi="Arial" w:cs="Arial"/>
                  <w:sz w:val="16"/>
                  <w:szCs w:val="18"/>
                </w:rPr>
                <w:t>918091</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30D2BC37" w14:textId="77777777" w:rsidR="00D75D8F" w:rsidRDefault="00D75D8F" w:rsidP="00D75D8F">
            <w:pPr>
              <w:rPr>
                <w:ins w:id="1328" w:author="Naveen Premnath [2]" w:date="2024-09-21T22:59:00Z"/>
                <w:rFonts w:ascii="Arial" w:hAnsi="Arial" w:cs="Arial"/>
                <w:sz w:val="16"/>
                <w:szCs w:val="18"/>
              </w:rPr>
            </w:pPr>
            <w:r w:rsidRPr="00835045">
              <w:rPr>
                <w:rFonts w:ascii="Arial" w:hAnsi="Arial" w:cs="Arial"/>
                <w:sz w:val="16"/>
                <w:szCs w:val="18"/>
              </w:rPr>
              <w:t>919</w:t>
            </w:r>
            <w:r>
              <w:rPr>
                <w:rFonts w:ascii="Arial" w:hAnsi="Arial" w:cs="Arial"/>
                <w:sz w:val="16"/>
                <w:szCs w:val="18"/>
              </w:rPr>
              <w:t>(42</w:t>
            </w:r>
            <w:r w:rsidRPr="00835045">
              <w:rPr>
                <w:rFonts w:ascii="Arial" w:hAnsi="Arial" w:cs="Arial"/>
                <w:sz w:val="16"/>
                <w:szCs w:val="18"/>
              </w:rPr>
              <w:t>)</w:t>
            </w:r>
          </w:p>
          <w:p w14:paraId="4D4AFB0A" w14:textId="7E1B7A5E" w:rsidR="00D75D8F" w:rsidRPr="00835045" w:rsidRDefault="00D75D8F" w:rsidP="00D75D8F">
            <w:pPr>
              <w:rPr>
                <w:rFonts w:ascii="Arial" w:hAnsi="Arial" w:cs="Arial"/>
                <w:sz w:val="16"/>
                <w:szCs w:val="18"/>
              </w:rPr>
            </w:pPr>
            <w:ins w:id="1329" w:author="Naveen Premnath [2]" w:date="2024-09-21T22:59:00Z">
              <w:r>
                <w:rPr>
                  <w:rFonts w:ascii="Arial" w:hAnsi="Arial" w:cs="Arial"/>
                  <w:sz w:val="16"/>
                  <w:szCs w:val="18"/>
                </w:rPr>
                <w:t>(</w:t>
              </w:r>
              <w:r w:rsidRPr="00202AB8">
                <w:rPr>
                  <w:rFonts w:ascii="Arial" w:hAnsi="Arial" w:cs="Arial"/>
                  <w:sz w:val="16"/>
                  <w:szCs w:val="18"/>
                </w:rPr>
                <w:t>11083452</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5601C1C1" w14:textId="77777777" w:rsidR="00D75D8F" w:rsidRDefault="00D75D8F" w:rsidP="00D75D8F">
            <w:pPr>
              <w:rPr>
                <w:ins w:id="1330" w:author="Naveen Premnath [2]" w:date="2024-09-21T23:26:00Z"/>
                <w:rFonts w:ascii="Arial" w:hAnsi="Arial" w:cs="Arial"/>
                <w:sz w:val="16"/>
                <w:szCs w:val="18"/>
              </w:rPr>
            </w:pPr>
            <w:r w:rsidRPr="00835045">
              <w:rPr>
                <w:rFonts w:ascii="Arial" w:hAnsi="Arial" w:cs="Arial"/>
                <w:sz w:val="16"/>
                <w:szCs w:val="18"/>
              </w:rPr>
              <w:t>177</w:t>
            </w:r>
            <w:r>
              <w:rPr>
                <w:rFonts w:ascii="Arial" w:hAnsi="Arial" w:cs="Arial"/>
                <w:sz w:val="16"/>
                <w:szCs w:val="18"/>
              </w:rPr>
              <w:t>(37</w:t>
            </w:r>
            <w:r w:rsidRPr="00835045">
              <w:rPr>
                <w:rFonts w:ascii="Arial" w:hAnsi="Arial" w:cs="Arial"/>
                <w:sz w:val="16"/>
                <w:szCs w:val="18"/>
              </w:rPr>
              <w:t>)</w:t>
            </w:r>
          </w:p>
          <w:p w14:paraId="61B6503F" w14:textId="0E0643A1" w:rsidR="00D75D8F" w:rsidRPr="00835045" w:rsidRDefault="00D75D8F" w:rsidP="00D75D8F">
            <w:pPr>
              <w:rPr>
                <w:rFonts w:ascii="Arial" w:hAnsi="Arial" w:cs="Arial"/>
                <w:sz w:val="16"/>
                <w:szCs w:val="18"/>
              </w:rPr>
            </w:pPr>
            <w:ins w:id="1331" w:author="Naveen Premnath [2]" w:date="2024-09-21T23:27:00Z">
              <w:r>
                <w:rPr>
                  <w:rFonts w:ascii="Arial" w:hAnsi="Arial" w:cs="Arial"/>
                  <w:sz w:val="16"/>
                  <w:szCs w:val="18"/>
                </w:rPr>
                <w:t>(</w:t>
              </w:r>
              <w:r w:rsidRPr="00D402C4">
                <w:rPr>
                  <w:rFonts w:ascii="Arial" w:hAnsi="Arial" w:cs="Arial"/>
                  <w:sz w:val="16"/>
                  <w:szCs w:val="18"/>
                </w:rPr>
                <w:t>2052442</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1C63F614" w14:textId="77777777" w:rsidR="00D75D8F" w:rsidRDefault="00D75D8F" w:rsidP="00D75D8F">
            <w:pPr>
              <w:rPr>
                <w:ins w:id="1332" w:author="Naveen Premnath [2]" w:date="2024-09-21T23:47:00Z"/>
                <w:rFonts w:ascii="Arial" w:hAnsi="Arial" w:cs="Arial"/>
                <w:sz w:val="16"/>
                <w:szCs w:val="18"/>
              </w:rPr>
            </w:pPr>
            <w:r w:rsidRPr="00835045">
              <w:rPr>
                <w:rFonts w:ascii="Arial" w:hAnsi="Arial" w:cs="Arial"/>
                <w:sz w:val="16"/>
                <w:szCs w:val="18"/>
              </w:rPr>
              <w:t xml:space="preserve">80 </w:t>
            </w:r>
            <w:r>
              <w:rPr>
                <w:rFonts w:ascii="Arial" w:hAnsi="Arial" w:cs="Arial"/>
                <w:sz w:val="16"/>
                <w:szCs w:val="18"/>
              </w:rPr>
              <w:t>(45</w:t>
            </w:r>
            <w:r w:rsidRPr="00835045">
              <w:rPr>
                <w:rFonts w:ascii="Arial" w:hAnsi="Arial" w:cs="Arial"/>
                <w:sz w:val="16"/>
                <w:szCs w:val="18"/>
              </w:rPr>
              <w:t>)</w:t>
            </w:r>
          </w:p>
          <w:p w14:paraId="4585FFCF" w14:textId="21A4F5DF" w:rsidR="00D75D8F" w:rsidRPr="00835045" w:rsidRDefault="00D75D8F" w:rsidP="00D75D8F">
            <w:pPr>
              <w:rPr>
                <w:rFonts w:ascii="Arial" w:hAnsi="Arial" w:cs="Arial"/>
                <w:sz w:val="16"/>
                <w:szCs w:val="18"/>
              </w:rPr>
            </w:pPr>
            <w:ins w:id="1333" w:author="Naveen Premnath [2]" w:date="2024-09-21T23:47:00Z">
              <w:r>
                <w:rPr>
                  <w:rFonts w:ascii="Arial" w:hAnsi="Arial" w:cs="Arial"/>
                  <w:sz w:val="16"/>
                  <w:szCs w:val="18"/>
                </w:rPr>
                <w:t>(</w:t>
              </w:r>
              <w:r w:rsidRPr="00DC7FFE">
                <w:rPr>
                  <w:rFonts w:ascii="Arial" w:hAnsi="Arial" w:cs="Arial"/>
                  <w:sz w:val="16"/>
                  <w:szCs w:val="18"/>
                </w:rPr>
                <w:t>869965</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75EB2B3E" w14:textId="77777777" w:rsidR="00D75D8F" w:rsidRDefault="00D75D8F" w:rsidP="00D75D8F">
            <w:pPr>
              <w:rPr>
                <w:ins w:id="1334" w:author="Naveen Premnath [2]" w:date="2024-09-23T16:07:00Z"/>
                <w:rFonts w:ascii="Arial" w:hAnsi="Arial" w:cs="Arial"/>
                <w:sz w:val="16"/>
                <w:szCs w:val="18"/>
              </w:rPr>
            </w:pPr>
            <w:r w:rsidRPr="00835045">
              <w:rPr>
                <w:rFonts w:ascii="Arial" w:hAnsi="Arial" w:cs="Arial"/>
                <w:sz w:val="16"/>
                <w:szCs w:val="18"/>
              </w:rPr>
              <w:t>1092 (44)</w:t>
            </w:r>
          </w:p>
          <w:p w14:paraId="3F0128CB" w14:textId="30EFA63C" w:rsidR="00D75D8F" w:rsidRPr="00835045" w:rsidRDefault="00D75D8F" w:rsidP="00D75D8F">
            <w:pPr>
              <w:rPr>
                <w:rFonts w:ascii="Arial" w:hAnsi="Arial" w:cs="Arial"/>
                <w:sz w:val="16"/>
                <w:szCs w:val="18"/>
              </w:rPr>
            </w:pPr>
            <w:ins w:id="1335" w:author="Naveen Premnath [2]" w:date="2024-09-23T16:07:00Z">
              <w:r>
                <w:rPr>
                  <w:rFonts w:ascii="Arial" w:hAnsi="Arial" w:cs="Arial"/>
                  <w:sz w:val="16"/>
                  <w:szCs w:val="18"/>
                </w:rPr>
                <w:t>(</w:t>
              </w:r>
              <w:r w:rsidRPr="003A51DD">
                <w:rPr>
                  <w:rFonts w:ascii="Arial" w:hAnsi="Arial" w:cs="Arial"/>
                  <w:sz w:val="16"/>
                  <w:szCs w:val="18"/>
                </w:rPr>
                <w:t>11871992</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0358073D" w14:textId="77777777" w:rsidR="00D75D8F" w:rsidRDefault="00D75D8F" w:rsidP="00D75D8F">
            <w:pPr>
              <w:rPr>
                <w:ins w:id="1336" w:author="Naveen Premnath [2]" w:date="2024-09-23T23:26:00Z"/>
                <w:rFonts w:ascii="Arial" w:hAnsi="Arial" w:cs="Arial"/>
                <w:sz w:val="16"/>
                <w:szCs w:val="18"/>
              </w:rPr>
            </w:pPr>
            <w:r w:rsidRPr="00835045">
              <w:rPr>
                <w:rFonts w:ascii="Arial" w:hAnsi="Arial" w:cs="Arial"/>
                <w:sz w:val="16"/>
                <w:szCs w:val="18"/>
              </w:rPr>
              <w:t>197</w:t>
            </w:r>
            <w:r>
              <w:rPr>
                <w:rFonts w:ascii="Arial" w:hAnsi="Arial" w:cs="Arial"/>
                <w:sz w:val="16"/>
                <w:szCs w:val="18"/>
              </w:rPr>
              <w:t>(39</w:t>
            </w:r>
            <w:r w:rsidRPr="00835045">
              <w:rPr>
                <w:rFonts w:ascii="Arial" w:hAnsi="Arial" w:cs="Arial"/>
                <w:sz w:val="16"/>
                <w:szCs w:val="18"/>
              </w:rPr>
              <w:t>)</w:t>
            </w:r>
          </w:p>
          <w:p w14:paraId="0D8D2791" w14:textId="77DD8E04" w:rsidR="00D75D8F" w:rsidRPr="00835045" w:rsidRDefault="00D75D8F" w:rsidP="00D75D8F">
            <w:pPr>
              <w:rPr>
                <w:rFonts w:ascii="Arial" w:hAnsi="Arial" w:cs="Arial"/>
                <w:sz w:val="16"/>
                <w:szCs w:val="18"/>
              </w:rPr>
            </w:pPr>
            <w:ins w:id="1337" w:author="Naveen Premnath [2]" w:date="2024-09-23T23:26:00Z">
              <w:r>
                <w:rPr>
                  <w:rFonts w:ascii="Arial" w:hAnsi="Arial" w:cs="Arial"/>
                  <w:sz w:val="16"/>
                  <w:szCs w:val="18"/>
                </w:rPr>
                <w:t>(</w:t>
              </w:r>
              <w:r w:rsidRPr="00DA3AEC">
                <w:rPr>
                  <w:rFonts w:ascii="Arial" w:hAnsi="Arial" w:cs="Arial"/>
                  <w:sz w:val="16"/>
                  <w:szCs w:val="18"/>
                </w:rPr>
                <w:t>1991929</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4F3E6541" w14:textId="77777777" w:rsidR="00D75D8F" w:rsidRDefault="00D75D8F" w:rsidP="00D75D8F">
            <w:pPr>
              <w:rPr>
                <w:ins w:id="1338" w:author="Naveen Premnath [2]" w:date="2024-09-23T23:37:00Z"/>
                <w:rFonts w:ascii="Arial" w:hAnsi="Arial" w:cs="Arial"/>
                <w:sz w:val="16"/>
                <w:szCs w:val="18"/>
              </w:rPr>
            </w:pPr>
            <w:r w:rsidRPr="00835045">
              <w:rPr>
                <w:rFonts w:ascii="Arial" w:hAnsi="Arial" w:cs="Arial"/>
                <w:sz w:val="16"/>
                <w:szCs w:val="18"/>
              </w:rPr>
              <w:t>114</w:t>
            </w:r>
            <w:r>
              <w:rPr>
                <w:rFonts w:ascii="Arial" w:hAnsi="Arial" w:cs="Arial"/>
                <w:sz w:val="16"/>
                <w:szCs w:val="18"/>
              </w:rPr>
              <w:t>(43</w:t>
            </w:r>
            <w:r w:rsidRPr="00835045">
              <w:rPr>
                <w:rFonts w:ascii="Arial" w:hAnsi="Arial" w:cs="Arial"/>
                <w:sz w:val="16"/>
                <w:szCs w:val="18"/>
              </w:rPr>
              <w:t>)</w:t>
            </w:r>
          </w:p>
          <w:p w14:paraId="08C31999" w14:textId="4A23E2A2" w:rsidR="00D75D8F" w:rsidRPr="00835045" w:rsidRDefault="00D75D8F" w:rsidP="00D75D8F">
            <w:pPr>
              <w:rPr>
                <w:rFonts w:ascii="Arial" w:hAnsi="Arial" w:cs="Arial"/>
                <w:sz w:val="16"/>
                <w:szCs w:val="18"/>
              </w:rPr>
            </w:pPr>
            <w:ins w:id="1339" w:author="Naveen Premnath [2]" w:date="2024-09-23T23:37:00Z">
              <w:r>
                <w:rPr>
                  <w:rFonts w:ascii="Arial" w:hAnsi="Arial" w:cs="Arial"/>
                  <w:sz w:val="16"/>
                  <w:szCs w:val="18"/>
                </w:rPr>
                <w:t>(</w:t>
              </w:r>
              <w:r w:rsidRPr="00DA3AEC">
                <w:rPr>
                  <w:rFonts w:ascii="Arial" w:hAnsi="Arial" w:cs="Arial"/>
                  <w:sz w:val="16"/>
                  <w:szCs w:val="18"/>
                </w:rPr>
                <w:t>1073540</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9A6418E" w14:textId="77777777" w:rsidR="00D75D8F" w:rsidRDefault="00D75D8F" w:rsidP="00D75D8F">
            <w:pPr>
              <w:rPr>
                <w:ins w:id="1340" w:author="Naveen Premnath [2]" w:date="2024-09-24T07:11:00Z"/>
                <w:rFonts w:ascii="Arial" w:hAnsi="Arial" w:cs="Arial"/>
                <w:sz w:val="16"/>
                <w:szCs w:val="18"/>
              </w:rPr>
            </w:pPr>
            <w:r w:rsidRPr="00835045">
              <w:rPr>
                <w:rFonts w:ascii="Arial" w:hAnsi="Arial" w:cs="Arial"/>
                <w:sz w:val="16"/>
                <w:szCs w:val="18"/>
              </w:rPr>
              <w:t xml:space="preserve">1103 </w:t>
            </w:r>
            <w:r>
              <w:rPr>
                <w:rFonts w:ascii="Arial" w:hAnsi="Arial" w:cs="Arial"/>
                <w:sz w:val="16"/>
                <w:szCs w:val="18"/>
              </w:rPr>
              <w:t>(44</w:t>
            </w:r>
            <w:r w:rsidRPr="00835045">
              <w:rPr>
                <w:rFonts w:ascii="Arial" w:hAnsi="Arial" w:cs="Arial"/>
                <w:sz w:val="16"/>
                <w:szCs w:val="18"/>
              </w:rPr>
              <w:t>)</w:t>
            </w:r>
          </w:p>
          <w:p w14:paraId="52DAAB80" w14:textId="0956931F" w:rsidR="00D75D8F" w:rsidRPr="00835045" w:rsidRDefault="00D75D8F" w:rsidP="00D75D8F">
            <w:pPr>
              <w:rPr>
                <w:rFonts w:ascii="Arial" w:hAnsi="Arial" w:cs="Arial"/>
                <w:sz w:val="16"/>
                <w:szCs w:val="18"/>
              </w:rPr>
            </w:pPr>
            <w:ins w:id="1341" w:author="Naveen Premnath [2]" w:date="2024-09-24T07:11:00Z">
              <w:r>
                <w:rPr>
                  <w:rFonts w:ascii="Arial" w:hAnsi="Arial" w:cs="Arial"/>
                  <w:sz w:val="16"/>
                  <w:szCs w:val="18"/>
                </w:rPr>
                <w:t>(</w:t>
              </w:r>
              <w:r w:rsidRPr="0021689C">
                <w:rPr>
                  <w:rFonts w:ascii="Arial" w:hAnsi="Arial" w:cs="Arial"/>
                  <w:sz w:val="16"/>
                  <w:szCs w:val="18"/>
                </w:rPr>
                <w:t>11886621</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2793E0B4" w14:textId="77777777" w:rsidR="00D75D8F" w:rsidRDefault="00D75D8F" w:rsidP="00D75D8F">
            <w:pPr>
              <w:rPr>
                <w:ins w:id="1342" w:author="Naveen Premnath [2]" w:date="2024-09-27T08:26:00Z"/>
                <w:rFonts w:ascii="Arial" w:hAnsi="Arial" w:cs="Arial"/>
                <w:sz w:val="16"/>
                <w:szCs w:val="18"/>
              </w:rPr>
            </w:pPr>
            <w:r w:rsidRPr="00835045">
              <w:rPr>
                <w:rFonts w:ascii="Arial" w:hAnsi="Arial" w:cs="Arial"/>
                <w:sz w:val="16"/>
                <w:szCs w:val="18"/>
              </w:rPr>
              <w:t>194</w:t>
            </w:r>
            <w:r>
              <w:rPr>
                <w:rFonts w:ascii="Arial" w:hAnsi="Arial" w:cs="Arial"/>
                <w:sz w:val="16"/>
                <w:szCs w:val="18"/>
              </w:rPr>
              <w:t>(38</w:t>
            </w:r>
            <w:r w:rsidRPr="00835045">
              <w:rPr>
                <w:rFonts w:ascii="Arial" w:hAnsi="Arial" w:cs="Arial"/>
                <w:sz w:val="16"/>
                <w:szCs w:val="18"/>
              </w:rPr>
              <w:t>)</w:t>
            </w:r>
          </w:p>
          <w:p w14:paraId="49BF4792" w14:textId="74989E58" w:rsidR="00D75D8F" w:rsidRPr="00835045" w:rsidRDefault="00D75D8F" w:rsidP="00D75D8F">
            <w:pPr>
              <w:rPr>
                <w:rFonts w:ascii="Arial" w:hAnsi="Arial" w:cs="Arial"/>
                <w:sz w:val="16"/>
                <w:szCs w:val="18"/>
              </w:rPr>
            </w:pPr>
            <w:ins w:id="1343" w:author="Naveen Premnath [2]" w:date="2024-09-27T08:26:00Z">
              <w:r>
                <w:rPr>
                  <w:rFonts w:ascii="Arial" w:hAnsi="Arial" w:cs="Arial"/>
                  <w:sz w:val="16"/>
                  <w:szCs w:val="18"/>
                </w:rPr>
                <w:t>(</w:t>
              </w:r>
              <w:r w:rsidRPr="004C32FC">
                <w:rPr>
                  <w:rFonts w:ascii="Arial" w:hAnsi="Arial" w:cs="Arial"/>
                  <w:sz w:val="16"/>
                  <w:szCs w:val="18"/>
                </w:rPr>
                <w:t>1799553</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156F5866" w14:textId="77777777" w:rsidR="00D75D8F" w:rsidRDefault="00D75D8F" w:rsidP="00D75D8F">
            <w:pPr>
              <w:rPr>
                <w:ins w:id="1344" w:author="Naveen Premnath [2]" w:date="2024-09-27T08:57:00Z"/>
                <w:rFonts w:ascii="Arial" w:hAnsi="Arial" w:cs="Arial"/>
                <w:sz w:val="16"/>
                <w:szCs w:val="18"/>
              </w:rPr>
            </w:pPr>
            <w:r w:rsidRPr="00835045">
              <w:rPr>
                <w:rFonts w:ascii="Arial" w:hAnsi="Arial" w:cs="Arial"/>
                <w:sz w:val="16"/>
                <w:szCs w:val="18"/>
              </w:rPr>
              <w:t xml:space="preserve">106 </w:t>
            </w:r>
            <w:r>
              <w:rPr>
                <w:rFonts w:ascii="Arial" w:hAnsi="Arial" w:cs="Arial"/>
                <w:sz w:val="16"/>
                <w:szCs w:val="18"/>
              </w:rPr>
              <w:t>(39</w:t>
            </w:r>
            <w:r w:rsidRPr="00835045">
              <w:rPr>
                <w:rFonts w:ascii="Arial" w:hAnsi="Arial" w:cs="Arial"/>
                <w:sz w:val="16"/>
                <w:szCs w:val="18"/>
              </w:rPr>
              <w:t>)</w:t>
            </w:r>
          </w:p>
          <w:p w14:paraId="365DD646" w14:textId="1CEF86B0" w:rsidR="00D75D8F" w:rsidRPr="00835045" w:rsidRDefault="00D75D8F" w:rsidP="00D75D8F">
            <w:pPr>
              <w:rPr>
                <w:rFonts w:ascii="Arial" w:hAnsi="Arial" w:cs="Arial"/>
                <w:sz w:val="16"/>
                <w:szCs w:val="18"/>
              </w:rPr>
            </w:pPr>
            <w:ins w:id="1345" w:author="Naveen Premnath [2]" w:date="2024-09-27T08:57:00Z">
              <w:r>
                <w:rPr>
                  <w:rFonts w:ascii="Arial" w:hAnsi="Arial" w:cs="Arial"/>
                  <w:sz w:val="16"/>
                  <w:szCs w:val="18"/>
                </w:rPr>
                <w:t>(</w:t>
              </w:r>
              <w:r w:rsidRPr="00D055CB">
                <w:rPr>
                  <w:rFonts w:ascii="Arial" w:hAnsi="Arial" w:cs="Arial"/>
                  <w:sz w:val="16"/>
                  <w:szCs w:val="18"/>
                </w:rPr>
                <w:t>956828</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2475CA8C" w14:textId="77777777" w:rsidR="00D75D8F" w:rsidRPr="00D75D8F" w:rsidRDefault="00D75D8F" w:rsidP="00D75D8F">
            <w:pPr>
              <w:rPr>
                <w:rFonts w:ascii="Arial" w:hAnsi="Arial" w:cs="Arial"/>
                <w:sz w:val="16"/>
                <w:szCs w:val="16"/>
              </w:rPr>
            </w:pPr>
            <w:r w:rsidRPr="00D75D8F">
              <w:rPr>
                <w:rFonts w:ascii="Arial" w:hAnsi="Arial" w:cs="Arial"/>
                <w:sz w:val="16"/>
                <w:szCs w:val="16"/>
              </w:rPr>
              <w:t>3997(43)</w:t>
            </w:r>
          </w:p>
          <w:p w14:paraId="79D30E32" w14:textId="55E82829" w:rsidR="00D75D8F" w:rsidRPr="00D75D8F" w:rsidRDefault="00D75D8F" w:rsidP="00D75D8F">
            <w:pPr>
              <w:rPr>
                <w:rFonts w:ascii="Arial" w:hAnsi="Arial" w:cs="Arial"/>
                <w:sz w:val="16"/>
                <w:szCs w:val="16"/>
              </w:rPr>
            </w:pPr>
            <w:r w:rsidRPr="00D75D8F">
              <w:rPr>
                <w:rFonts w:ascii="Arial" w:hAnsi="Arial" w:cs="Arial"/>
                <w:sz w:val="16"/>
                <w:szCs w:val="16"/>
              </w:rPr>
              <w:t>(11552966)</w:t>
            </w:r>
          </w:p>
        </w:tc>
        <w:tc>
          <w:tcPr>
            <w:tcW w:w="1080" w:type="dxa"/>
            <w:tcBorders>
              <w:top w:val="single" w:sz="4" w:space="0" w:color="auto"/>
              <w:left w:val="single" w:sz="4" w:space="0" w:color="auto"/>
              <w:bottom w:val="single" w:sz="4" w:space="0" w:color="auto"/>
              <w:right w:val="single" w:sz="4" w:space="0" w:color="auto"/>
            </w:tcBorders>
          </w:tcPr>
          <w:p w14:paraId="76BA67A0"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750(38)</w:t>
            </w:r>
          </w:p>
          <w:p w14:paraId="1B23F525" w14:textId="68265DC2" w:rsidR="00D75D8F" w:rsidRPr="00D75D8F" w:rsidRDefault="00D75D8F" w:rsidP="00D75D8F">
            <w:pPr>
              <w:rPr>
                <w:rFonts w:ascii="Arial" w:hAnsi="Arial" w:cs="Arial"/>
                <w:sz w:val="16"/>
                <w:szCs w:val="16"/>
              </w:rPr>
            </w:pPr>
            <w:r w:rsidRPr="00D75D8F">
              <w:rPr>
                <w:rFonts w:ascii="Arial" w:hAnsi="Arial" w:cs="Arial"/>
                <w:sz w:val="16"/>
                <w:szCs w:val="16"/>
              </w:rPr>
              <w:t>(1983712)</w:t>
            </w:r>
          </w:p>
        </w:tc>
        <w:tc>
          <w:tcPr>
            <w:tcW w:w="1127" w:type="dxa"/>
            <w:tcBorders>
              <w:top w:val="single" w:sz="4" w:space="0" w:color="auto"/>
              <w:left w:val="single" w:sz="4" w:space="0" w:color="auto"/>
              <w:bottom w:val="single" w:sz="4" w:space="0" w:color="auto"/>
              <w:right w:val="single" w:sz="4" w:space="0" w:color="auto"/>
            </w:tcBorders>
          </w:tcPr>
          <w:p w14:paraId="30B3189D"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379(41)</w:t>
            </w:r>
          </w:p>
          <w:p w14:paraId="7A04960E" w14:textId="61C4058A" w:rsidR="00D75D8F" w:rsidRPr="00D75D8F" w:rsidRDefault="00D75D8F" w:rsidP="00D75D8F">
            <w:pPr>
              <w:rPr>
                <w:rFonts w:ascii="Arial" w:hAnsi="Arial" w:cs="Arial"/>
                <w:sz w:val="16"/>
                <w:szCs w:val="16"/>
              </w:rPr>
            </w:pPr>
            <w:r w:rsidRPr="00D75D8F">
              <w:rPr>
                <w:rFonts w:ascii="Arial" w:hAnsi="Arial" w:cs="Arial"/>
                <w:sz w:val="16"/>
                <w:szCs w:val="16"/>
              </w:rPr>
              <w:t>(954606)</w:t>
            </w:r>
          </w:p>
        </w:tc>
      </w:tr>
      <w:tr w:rsidR="00D75D8F" w:rsidRPr="00AA3DD8" w14:paraId="54D8D795" w14:textId="77777777" w:rsidTr="00D75D8F">
        <w:trPr>
          <w:gridAfter w:val="1"/>
          <w:wAfter w:w="9" w:type="dxa"/>
          <w:trHeight w:val="291"/>
        </w:trPr>
        <w:tc>
          <w:tcPr>
            <w:tcW w:w="2127" w:type="dxa"/>
            <w:tcBorders>
              <w:top w:val="single" w:sz="4" w:space="0" w:color="auto"/>
              <w:left w:val="single" w:sz="4" w:space="0" w:color="auto"/>
              <w:bottom w:val="single" w:sz="4" w:space="0" w:color="auto"/>
              <w:right w:val="single" w:sz="4" w:space="0" w:color="auto"/>
            </w:tcBorders>
            <w:hideMark/>
          </w:tcPr>
          <w:p w14:paraId="441E0C2F" w14:textId="4AB43A85" w:rsidR="00D75D8F" w:rsidRPr="00835045" w:rsidRDefault="00D75D8F" w:rsidP="00D75D8F">
            <w:pPr>
              <w:rPr>
                <w:rFonts w:ascii="Arial" w:hAnsi="Arial" w:cs="Arial"/>
                <w:sz w:val="18"/>
                <w:szCs w:val="18"/>
              </w:rPr>
            </w:pPr>
            <w:r w:rsidRPr="00835045">
              <w:rPr>
                <w:rFonts w:ascii="Arial" w:hAnsi="Arial" w:cs="Arial"/>
                <w:b/>
                <w:bCs/>
                <w:sz w:val="18"/>
                <w:szCs w:val="18"/>
              </w:rPr>
              <w:t>Race</w:t>
            </w:r>
          </w:p>
        </w:tc>
        <w:tc>
          <w:tcPr>
            <w:tcW w:w="1113" w:type="dxa"/>
            <w:tcBorders>
              <w:top w:val="single" w:sz="4" w:space="0" w:color="auto"/>
              <w:left w:val="single" w:sz="4" w:space="0" w:color="auto"/>
              <w:bottom w:val="single" w:sz="4" w:space="0" w:color="auto"/>
              <w:right w:val="single" w:sz="4" w:space="0" w:color="auto"/>
            </w:tcBorders>
            <w:hideMark/>
          </w:tcPr>
          <w:p w14:paraId="4FC63FF0"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hideMark/>
          </w:tcPr>
          <w:p w14:paraId="038FC45D"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hideMark/>
          </w:tcPr>
          <w:p w14:paraId="3D6CE606"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hideMark/>
          </w:tcPr>
          <w:p w14:paraId="15C13D8A"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hideMark/>
          </w:tcPr>
          <w:p w14:paraId="316283F1"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hideMark/>
          </w:tcPr>
          <w:p w14:paraId="2B6C7FDB"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7C71BD16"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hideMark/>
          </w:tcPr>
          <w:p w14:paraId="326FEE9A"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hideMark/>
          </w:tcPr>
          <w:p w14:paraId="0B215C4C"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19DE74A0"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hideMark/>
          </w:tcPr>
          <w:p w14:paraId="062CEDA1"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hideMark/>
          </w:tcPr>
          <w:p w14:paraId="04A4E241"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448883E5" w14:textId="1C464702" w:rsidR="00D75D8F" w:rsidRPr="00D75D8F" w:rsidRDefault="00D75D8F" w:rsidP="00D75D8F">
            <w:pPr>
              <w:rPr>
                <w:rFonts w:ascii="Arial" w:hAnsi="Arial"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14:paraId="4438CF71" w14:textId="0B38C766" w:rsidR="00D75D8F" w:rsidRPr="00D75D8F" w:rsidRDefault="00D75D8F" w:rsidP="00D75D8F">
            <w:pPr>
              <w:rPr>
                <w:rFonts w:ascii="Arial" w:hAnsi="Arial" w:cs="Arial"/>
                <w:sz w:val="16"/>
                <w:szCs w:val="16"/>
              </w:rPr>
            </w:pPr>
          </w:p>
        </w:tc>
        <w:tc>
          <w:tcPr>
            <w:tcW w:w="1127" w:type="dxa"/>
            <w:tcBorders>
              <w:top w:val="single" w:sz="4" w:space="0" w:color="auto"/>
              <w:left w:val="single" w:sz="4" w:space="0" w:color="auto"/>
              <w:bottom w:val="single" w:sz="4" w:space="0" w:color="auto"/>
              <w:right w:val="single" w:sz="4" w:space="0" w:color="auto"/>
            </w:tcBorders>
          </w:tcPr>
          <w:p w14:paraId="527B076E" w14:textId="1CA1EE1E" w:rsidR="00D75D8F" w:rsidRPr="00D75D8F" w:rsidRDefault="00D75D8F" w:rsidP="00D75D8F">
            <w:pPr>
              <w:rPr>
                <w:rFonts w:ascii="Arial" w:hAnsi="Arial" w:cs="Arial"/>
                <w:sz w:val="16"/>
                <w:szCs w:val="16"/>
              </w:rPr>
            </w:pPr>
          </w:p>
        </w:tc>
      </w:tr>
      <w:tr w:rsidR="00D75D8F" w:rsidRPr="00AA3DD8" w14:paraId="769BD86B"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1DD35A0E" w14:textId="51A58F31" w:rsidR="00D75D8F" w:rsidRPr="00835045" w:rsidRDefault="00D75D8F" w:rsidP="00D75D8F">
            <w:pPr>
              <w:rPr>
                <w:rFonts w:ascii="Arial" w:hAnsi="Arial" w:cs="Arial"/>
                <w:sz w:val="18"/>
                <w:szCs w:val="18"/>
              </w:rPr>
            </w:pPr>
            <w:r w:rsidRPr="00835045">
              <w:rPr>
                <w:rFonts w:ascii="Arial" w:hAnsi="Arial" w:cs="Arial"/>
                <w:b/>
                <w:bCs/>
                <w:sz w:val="18"/>
                <w:szCs w:val="18"/>
              </w:rPr>
              <w:t>Hispanic (%)</w:t>
            </w:r>
          </w:p>
        </w:tc>
        <w:tc>
          <w:tcPr>
            <w:tcW w:w="1113" w:type="dxa"/>
            <w:tcBorders>
              <w:top w:val="single" w:sz="4" w:space="0" w:color="auto"/>
              <w:left w:val="single" w:sz="4" w:space="0" w:color="auto"/>
              <w:bottom w:val="single" w:sz="4" w:space="0" w:color="auto"/>
              <w:right w:val="single" w:sz="4" w:space="0" w:color="auto"/>
            </w:tcBorders>
            <w:hideMark/>
          </w:tcPr>
          <w:p w14:paraId="50328647" w14:textId="77777777" w:rsidR="00D75D8F" w:rsidRPr="00835045" w:rsidRDefault="00D75D8F" w:rsidP="00D75D8F">
            <w:pPr>
              <w:rPr>
                <w:rFonts w:ascii="Arial" w:hAnsi="Arial" w:cs="Arial"/>
                <w:sz w:val="16"/>
                <w:szCs w:val="18"/>
              </w:rPr>
            </w:pPr>
            <w:r w:rsidRPr="00835045">
              <w:rPr>
                <w:rFonts w:ascii="Arial" w:hAnsi="Arial" w:cs="Arial"/>
                <w:sz w:val="16"/>
                <w:szCs w:val="18"/>
              </w:rPr>
              <w:t>302</w:t>
            </w:r>
          </w:p>
          <w:p w14:paraId="3603E53A" w14:textId="77777777" w:rsidR="00D75D8F" w:rsidRDefault="00D75D8F" w:rsidP="00D75D8F">
            <w:pPr>
              <w:rPr>
                <w:ins w:id="1346" w:author="Naveen Premnath [2]" w:date="2024-09-17T00:19:00Z"/>
                <w:rFonts w:ascii="Arial" w:hAnsi="Arial" w:cs="Arial"/>
                <w:sz w:val="16"/>
                <w:szCs w:val="18"/>
              </w:rPr>
            </w:pPr>
            <w:r>
              <w:rPr>
                <w:rFonts w:ascii="Arial" w:hAnsi="Arial" w:cs="Arial"/>
                <w:sz w:val="16"/>
                <w:szCs w:val="18"/>
              </w:rPr>
              <w:t>(14</w:t>
            </w:r>
            <w:r w:rsidRPr="00835045">
              <w:rPr>
                <w:rFonts w:ascii="Arial" w:hAnsi="Arial" w:cs="Arial"/>
                <w:sz w:val="16"/>
                <w:szCs w:val="18"/>
              </w:rPr>
              <w:t>)</w:t>
            </w:r>
          </w:p>
          <w:p w14:paraId="3D563EAA" w14:textId="7FA3177F" w:rsidR="00D75D8F" w:rsidRPr="00835045" w:rsidRDefault="00D75D8F" w:rsidP="00D75D8F">
            <w:pPr>
              <w:rPr>
                <w:rFonts w:ascii="Arial" w:hAnsi="Arial" w:cs="Arial"/>
                <w:sz w:val="16"/>
                <w:szCs w:val="18"/>
              </w:rPr>
            </w:pPr>
            <w:ins w:id="1347" w:author="Naveen Premnath [2]" w:date="2024-09-17T00:19:00Z">
              <w:r>
                <w:rPr>
                  <w:rFonts w:ascii="Arial" w:hAnsi="Arial" w:cs="Arial"/>
                  <w:sz w:val="16"/>
                  <w:szCs w:val="18"/>
                </w:rPr>
                <w:t>(</w:t>
              </w:r>
            </w:ins>
            <w:ins w:id="1348" w:author="Naveen Premnath [2]" w:date="2024-09-17T00:20:00Z">
              <w:r w:rsidRPr="006F2BBB">
                <w:rPr>
                  <w:rFonts w:ascii="Arial" w:hAnsi="Arial" w:cs="Arial"/>
                  <w:sz w:val="16"/>
                  <w:szCs w:val="18"/>
                </w:rPr>
                <w:t>1645339</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30AED6AD" w14:textId="77777777" w:rsidR="00D75D8F" w:rsidRPr="00835045" w:rsidRDefault="00D75D8F" w:rsidP="00D75D8F">
            <w:pPr>
              <w:rPr>
                <w:rFonts w:ascii="Arial" w:hAnsi="Arial" w:cs="Arial"/>
                <w:sz w:val="16"/>
                <w:szCs w:val="18"/>
              </w:rPr>
            </w:pPr>
            <w:r w:rsidRPr="00835045">
              <w:rPr>
                <w:rFonts w:ascii="Arial" w:hAnsi="Arial" w:cs="Arial"/>
                <w:sz w:val="16"/>
                <w:szCs w:val="18"/>
              </w:rPr>
              <w:t>64</w:t>
            </w:r>
          </w:p>
          <w:p w14:paraId="4BF18C58" w14:textId="77777777" w:rsidR="00D75D8F" w:rsidRDefault="00D75D8F" w:rsidP="00D75D8F">
            <w:pPr>
              <w:rPr>
                <w:ins w:id="1349" w:author="Naveen Premnath [2]" w:date="2024-09-17T00:31:00Z"/>
                <w:rFonts w:ascii="Arial" w:hAnsi="Arial" w:cs="Arial"/>
                <w:sz w:val="16"/>
                <w:szCs w:val="18"/>
              </w:rPr>
            </w:pPr>
            <w:r>
              <w:rPr>
                <w:rFonts w:ascii="Arial" w:hAnsi="Arial" w:cs="Arial"/>
                <w:sz w:val="16"/>
                <w:szCs w:val="18"/>
              </w:rPr>
              <w:t>(13</w:t>
            </w:r>
            <w:r w:rsidRPr="00835045">
              <w:rPr>
                <w:rFonts w:ascii="Arial" w:hAnsi="Arial" w:cs="Arial"/>
                <w:sz w:val="16"/>
                <w:szCs w:val="18"/>
              </w:rPr>
              <w:t>)</w:t>
            </w:r>
          </w:p>
          <w:p w14:paraId="3E6E794C" w14:textId="30530D88" w:rsidR="00D75D8F" w:rsidRPr="00835045" w:rsidRDefault="00D75D8F" w:rsidP="00D75D8F">
            <w:pPr>
              <w:rPr>
                <w:rFonts w:ascii="Arial" w:hAnsi="Arial" w:cs="Arial"/>
                <w:sz w:val="16"/>
                <w:szCs w:val="18"/>
              </w:rPr>
            </w:pPr>
            <w:ins w:id="1350" w:author="Naveen Premnath [2]" w:date="2024-09-17T00:31:00Z">
              <w:r>
                <w:rPr>
                  <w:rFonts w:ascii="Arial" w:hAnsi="Arial" w:cs="Arial"/>
                  <w:sz w:val="16"/>
                  <w:szCs w:val="18"/>
                </w:rPr>
                <w:t>(</w:t>
              </w:r>
              <w:r w:rsidRPr="00091248">
                <w:rPr>
                  <w:rFonts w:ascii="Arial" w:hAnsi="Arial" w:cs="Arial"/>
                  <w:sz w:val="16"/>
                  <w:szCs w:val="18"/>
                </w:rPr>
                <w:t>333982</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2F303945" w14:textId="77777777" w:rsidR="00D75D8F" w:rsidRPr="00835045" w:rsidRDefault="00D75D8F" w:rsidP="00D75D8F">
            <w:pPr>
              <w:rPr>
                <w:rFonts w:ascii="Arial" w:hAnsi="Arial" w:cs="Arial"/>
                <w:sz w:val="16"/>
                <w:szCs w:val="18"/>
              </w:rPr>
            </w:pPr>
            <w:r w:rsidRPr="00835045">
              <w:rPr>
                <w:rFonts w:ascii="Arial" w:hAnsi="Arial" w:cs="Arial"/>
                <w:sz w:val="16"/>
                <w:szCs w:val="18"/>
              </w:rPr>
              <w:t>29</w:t>
            </w:r>
          </w:p>
          <w:p w14:paraId="3B477BBC" w14:textId="77777777" w:rsidR="00D75D8F" w:rsidRDefault="00D75D8F" w:rsidP="00D75D8F">
            <w:pPr>
              <w:rPr>
                <w:ins w:id="1351" w:author="Naveen Premnath [2]" w:date="2024-09-17T10:46:00Z"/>
                <w:rFonts w:ascii="Arial" w:hAnsi="Arial" w:cs="Arial"/>
                <w:sz w:val="16"/>
                <w:szCs w:val="18"/>
              </w:rPr>
            </w:pPr>
            <w:r>
              <w:rPr>
                <w:rFonts w:ascii="Arial" w:hAnsi="Arial" w:cs="Arial"/>
                <w:sz w:val="16"/>
                <w:szCs w:val="18"/>
              </w:rPr>
              <w:t>(13</w:t>
            </w:r>
            <w:r w:rsidRPr="00835045">
              <w:rPr>
                <w:rFonts w:ascii="Arial" w:hAnsi="Arial" w:cs="Arial"/>
                <w:sz w:val="16"/>
                <w:szCs w:val="18"/>
              </w:rPr>
              <w:t>)</w:t>
            </w:r>
          </w:p>
          <w:p w14:paraId="6811CBAE" w14:textId="044FFED6" w:rsidR="00D75D8F" w:rsidRPr="00835045" w:rsidRDefault="00D75D8F" w:rsidP="00D75D8F">
            <w:pPr>
              <w:rPr>
                <w:rFonts w:ascii="Arial" w:hAnsi="Arial" w:cs="Arial"/>
                <w:sz w:val="16"/>
                <w:szCs w:val="18"/>
              </w:rPr>
            </w:pPr>
            <w:ins w:id="1352" w:author="Naveen Premnath [2]" w:date="2024-09-17T10:46:00Z">
              <w:r>
                <w:rPr>
                  <w:rFonts w:ascii="Arial" w:hAnsi="Arial" w:cs="Arial"/>
                  <w:sz w:val="16"/>
                  <w:szCs w:val="18"/>
                </w:rPr>
                <w:t>(</w:t>
              </w:r>
              <w:r w:rsidRPr="008E120D">
                <w:rPr>
                  <w:rFonts w:ascii="Arial" w:hAnsi="Arial" w:cs="Arial"/>
                  <w:sz w:val="16"/>
                  <w:szCs w:val="18"/>
                </w:rPr>
                <w:t>140164</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3331BDE8" w14:textId="6FE64E9A" w:rsidR="00D75D8F" w:rsidRDefault="00D75D8F" w:rsidP="00D75D8F">
            <w:pPr>
              <w:rPr>
                <w:ins w:id="1353" w:author="Naveen Premnath [2]" w:date="2024-09-21T23:02:00Z"/>
                <w:rFonts w:ascii="Arial" w:hAnsi="Arial" w:cs="Arial"/>
                <w:sz w:val="16"/>
                <w:szCs w:val="18"/>
              </w:rPr>
            </w:pPr>
            <w:r w:rsidRPr="00835045">
              <w:rPr>
                <w:rFonts w:ascii="Arial" w:hAnsi="Arial" w:cs="Arial"/>
                <w:sz w:val="16"/>
                <w:szCs w:val="18"/>
              </w:rPr>
              <w:t>234</w:t>
            </w:r>
            <w:r>
              <w:rPr>
                <w:rFonts w:ascii="Arial" w:hAnsi="Arial" w:cs="Arial"/>
                <w:sz w:val="16"/>
                <w:szCs w:val="18"/>
              </w:rPr>
              <w:t>(11</w:t>
            </w:r>
            <w:r w:rsidRPr="00835045">
              <w:rPr>
                <w:rFonts w:ascii="Arial" w:hAnsi="Arial" w:cs="Arial"/>
                <w:sz w:val="16"/>
                <w:szCs w:val="18"/>
              </w:rPr>
              <w:t>)</w:t>
            </w:r>
          </w:p>
          <w:p w14:paraId="0E71924D" w14:textId="7B1E5CC2" w:rsidR="00D75D8F" w:rsidRPr="00835045" w:rsidRDefault="00D75D8F" w:rsidP="00D75D8F">
            <w:pPr>
              <w:rPr>
                <w:rFonts w:ascii="Arial" w:hAnsi="Arial" w:cs="Arial"/>
                <w:sz w:val="16"/>
                <w:szCs w:val="18"/>
              </w:rPr>
            </w:pPr>
            <w:ins w:id="1354" w:author="Naveen Premnath [2]" w:date="2024-09-21T23:02:00Z">
              <w:r w:rsidRPr="00202AB8">
                <w:rPr>
                  <w:rFonts w:ascii="Arial" w:hAnsi="Arial" w:cs="Arial"/>
                  <w:sz w:val="16"/>
                  <w:szCs w:val="18"/>
                </w:rPr>
                <w:t>1531767</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5E083C1B" w14:textId="77777777" w:rsidR="00D75D8F" w:rsidRDefault="00D75D8F" w:rsidP="00D75D8F">
            <w:pPr>
              <w:rPr>
                <w:ins w:id="1355" w:author="Naveen Premnath [2]" w:date="2024-09-21T23:27:00Z"/>
                <w:rFonts w:ascii="Arial" w:hAnsi="Arial" w:cs="Arial"/>
                <w:sz w:val="16"/>
                <w:szCs w:val="18"/>
              </w:rPr>
            </w:pPr>
            <w:r w:rsidRPr="00835045">
              <w:rPr>
                <w:rFonts w:ascii="Arial" w:hAnsi="Arial" w:cs="Arial"/>
                <w:sz w:val="16"/>
                <w:szCs w:val="18"/>
              </w:rPr>
              <w:t>47</w:t>
            </w:r>
            <w:r>
              <w:rPr>
                <w:rFonts w:ascii="Arial" w:hAnsi="Arial" w:cs="Arial"/>
                <w:sz w:val="16"/>
                <w:szCs w:val="18"/>
              </w:rPr>
              <w:t>(10</w:t>
            </w:r>
            <w:r w:rsidRPr="00835045">
              <w:rPr>
                <w:rFonts w:ascii="Arial" w:hAnsi="Arial" w:cs="Arial"/>
                <w:sz w:val="16"/>
                <w:szCs w:val="18"/>
              </w:rPr>
              <w:t>)</w:t>
            </w:r>
          </w:p>
          <w:p w14:paraId="2B8AE5F5" w14:textId="1DE48056" w:rsidR="00D75D8F" w:rsidRPr="00835045" w:rsidRDefault="00D75D8F" w:rsidP="00D75D8F">
            <w:pPr>
              <w:rPr>
                <w:rFonts w:ascii="Arial" w:hAnsi="Arial" w:cs="Arial"/>
                <w:sz w:val="16"/>
                <w:szCs w:val="18"/>
              </w:rPr>
            </w:pPr>
            <w:ins w:id="1356" w:author="Naveen Premnath [2]" w:date="2024-09-21T23:28:00Z">
              <w:r>
                <w:rPr>
                  <w:rFonts w:ascii="Arial" w:hAnsi="Arial" w:cs="Arial"/>
                  <w:sz w:val="16"/>
                  <w:szCs w:val="18"/>
                </w:rPr>
                <w:t>(</w:t>
              </w:r>
            </w:ins>
            <w:ins w:id="1357" w:author="Naveen Premnath [2]" w:date="2024-09-21T23:27:00Z">
              <w:r w:rsidRPr="00D402C4">
                <w:rPr>
                  <w:rFonts w:ascii="Arial" w:hAnsi="Arial" w:cs="Arial"/>
                  <w:sz w:val="16"/>
                  <w:szCs w:val="18"/>
                </w:rPr>
                <w:t>305470</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29A3E410" w14:textId="77777777" w:rsidR="00D75D8F" w:rsidRDefault="00D75D8F" w:rsidP="00D75D8F">
            <w:pPr>
              <w:rPr>
                <w:ins w:id="1358" w:author="Naveen Premnath [2]" w:date="2024-09-21T23:48:00Z"/>
                <w:rFonts w:ascii="Arial" w:hAnsi="Arial" w:cs="Arial"/>
                <w:sz w:val="16"/>
                <w:szCs w:val="18"/>
              </w:rPr>
            </w:pPr>
            <w:r w:rsidRPr="00835045">
              <w:rPr>
                <w:rFonts w:ascii="Arial" w:hAnsi="Arial" w:cs="Arial"/>
                <w:sz w:val="16"/>
                <w:szCs w:val="18"/>
              </w:rPr>
              <w:t>17</w:t>
            </w:r>
            <w:r>
              <w:rPr>
                <w:rFonts w:ascii="Arial" w:hAnsi="Arial" w:cs="Arial"/>
                <w:sz w:val="16"/>
                <w:szCs w:val="18"/>
              </w:rPr>
              <w:t>(10</w:t>
            </w:r>
            <w:r w:rsidRPr="00835045">
              <w:rPr>
                <w:rFonts w:ascii="Arial" w:hAnsi="Arial" w:cs="Arial"/>
                <w:sz w:val="16"/>
                <w:szCs w:val="18"/>
              </w:rPr>
              <w:t>)</w:t>
            </w:r>
          </w:p>
          <w:p w14:paraId="6B8845D7" w14:textId="1E8F1FA9" w:rsidR="00D75D8F" w:rsidRPr="00835045" w:rsidRDefault="00D75D8F" w:rsidP="00D75D8F">
            <w:pPr>
              <w:rPr>
                <w:rFonts w:ascii="Arial" w:hAnsi="Arial" w:cs="Arial"/>
                <w:sz w:val="16"/>
                <w:szCs w:val="18"/>
              </w:rPr>
            </w:pPr>
            <w:ins w:id="1359" w:author="Naveen Premnath [2]" w:date="2024-09-21T23:48:00Z">
              <w:r>
                <w:rPr>
                  <w:rFonts w:ascii="Arial" w:hAnsi="Arial" w:cs="Arial"/>
                  <w:sz w:val="16"/>
                  <w:szCs w:val="18"/>
                </w:rPr>
                <w:t>(</w:t>
              </w:r>
              <w:r w:rsidRPr="00DC7FFE">
                <w:rPr>
                  <w:rFonts w:ascii="Arial" w:hAnsi="Arial" w:cs="Arial"/>
                  <w:sz w:val="16"/>
                  <w:szCs w:val="18"/>
                </w:rPr>
                <w:t>77731</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6C58996D" w14:textId="77777777" w:rsidR="00D75D8F" w:rsidRDefault="00D75D8F" w:rsidP="00D75D8F">
            <w:pPr>
              <w:rPr>
                <w:ins w:id="1360" w:author="Naveen Premnath [2]" w:date="2024-09-23T16:07:00Z"/>
                <w:rFonts w:ascii="Arial" w:hAnsi="Arial" w:cs="Arial"/>
                <w:sz w:val="16"/>
                <w:szCs w:val="18"/>
              </w:rPr>
            </w:pPr>
            <w:r w:rsidRPr="00835045">
              <w:rPr>
                <w:rFonts w:ascii="Arial" w:hAnsi="Arial" w:cs="Arial"/>
                <w:sz w:val="16"/>
                <w:szCs w:val="18"/>
              </w:rPr>
              <w:t>211</w:t>
            </w:r>
            <w:r>
              <w:rPr>
                <w:rFonts w:ascii="Arial" w:hAnsi="Arial" w:cs="Arial"/>
                <w:sz w:val="16"/>
                <w:szCs w:val="18"/>
              </w:rPr>
              <w:t>(9</w:t>
            </w:r>
            <w:r w:rsidRPr="00835045">
              <w:rPr>
                <w:rFonts w:ascii="Arial" w:hAnsi="Arial" w:cs="Arial"/>
                <w:sz w:val="16"/>
                <w:szCs w:val="18"/>
              </w:rPr>
              <w:t>)</w:t>
            </w:r>
          </w:p>
          <w:p w14:paraId="31EDEE3E" w14:textId="52ED8F20" w:rsidR="00D75D8F" w:rsidRPr="00835045" w:rsidRDefault="00D75D8F" w:rsidP="00D75D8F">
            <w:pPr>
              <w:rPr>
                <w:rFonts w:ascii="Arial" w:hAnsi="Arial" w:cs="Arial"/>
                <w:sz w:val="16"/>
                <w:szCs w:val="18"/>
              </w:rPr>
            </w:pPr>
            <w:ins w:id="1361" w:author="Naveen Premnath [2]" w:date="2024-09-23T16:07:00Z">
              <w:r>
                <w:rPr>
                  <w:rFonts w:ascii="Arial" w:hAnsi="Arial" w:cs="Arial"/>
                  <w:sz w:val="16"/>
                  <w:szCs w:val="18"/>
                </w:rPr>
                <w:t>(</w:t>
              </w:r>
              <w:r w:rsidRPr="003A51DD">
                <w:rPr>
                  <w:rFonts w:ascii="Arial" w:hAnsi="Arial" w:cs="Arial"/>
                  <w:sz w:val="16"/>
                  <w:szCs w:val="18"/>
                </w:rPr>
                <w:t>1734586</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2D7F96A6" w14:textId="77777777" w:rsidR="00D75D8F" w:rsidRDefault="00D75D8F" w:rsidP="00D75D8F">
            <w:pPr>
              <w:rPr>
                <w:ins w:id="1362" w:author="Naveen Premnath [2]" w:date="2024-09-23T23:26:00Z"/>
                <w:rFonts w:ascii="Arial" w:hAnsi="Arial" w:cs="Arial"/>
                <w:sz w:val="16"/>
                <w:szCs w:val="18"/>
              </w:rPr>
            </w:pPr>
            <w:r w:rsidRPr="00835045">
              <w:rPr>
                <w:rFonts w:ascii="Arial" w:hAnsi="Arial" w:cs="Arial"/>
                <w:sz w:val="16"/>
                <w:szCs w:val="18"/>
              </w:rPr>
              <w:t>47</w:t>
            </w:r>
            <w:r>
              <w:rPr>
                <w:rFonts w:ascii="Arial" w:hAnsi="Arial" w:cs="Arial"/>
                <w:sz w:val="16"/>
                <w:szCs w:val="18"/>
              </w:rPr>
              <w:t>(9</w:t>
            </w:r>
            <w:r w:rsidRPr="00835045">
              <w:rPr>
                <w:rFonts w:ascii="Arial" w:hAnsi="Arial" w:cs="Arial"/>
                <w:sz w:val="16"/>
                <w:szCs w:val="18"/>
              </w:rPr>
              <w:t>)</w:t>
            </w:r>
          </w:p>
          <w:p w14:paraId="274EF2A0" w14:textId="411BD35A" w:rsidR="00D75D8F" w:rsidRPr="00835045" w:rsidRDefault="00D75D8F" w:rsidP="00D75D8F">
            <w:pPr>
              <w:rPr>
                <w:rFonts w:ascii="Arial" w:hAnsi="Arial" w:cs="Arial"/>
                <w:sz w:val="16"/>
                <w:szCs w:val="18"/>
              </w:rPr>
            </w:pPr>
            <w:ins w:id="1363" w:author="Naveen Premnath [2]" w:date="2024-09-23T23:27:00Z">
              <w:r>
                <w:rPr>
                  <w:rFonts w:ascii="Arial" w:hAnsi="Arial" w:cs="Arial"/>
                  <w:sz w:val="16"/>
                  <w:szCs w:val="18"/>
                </w:rPr>
                <w:t>(</w:t>
              </w:r>
              <w:r w:rsidRPr="00DA3AEC">
                <w:rPr>
                  <w:rFonts w:ascii="Arial" w:hAnsi="Arial" w:cs="Arial"/>
                  <w:sz w:val="16"/>
                  <w:szCs w:val="18"/>
                </w:rPr>
                <w:t>330720</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7975CE15" w14:textId="77777777" w:rsidR="00D75D8F" w:rsidRDefault="00D75D8F" w:rsidP="00D75D8F">
            <w:pPr>
              <w:rPr>
                <w:ins w:id="1364" w:author="Naveen Premnath [2]" w:date="2024-09-23T23:37:00Z"/>
                <w:rFonts w:ascii="Arial" w:hAnsi="Arial" w:cs="Arial"/>
                <w:sz w:val="16"/>
                <w:szCs w:val="18"/>
              </w:rPr>
            </w:pPr>
            <w:r w:rsidRPr="00835045">
              <w:rPr>
                <w:rFonts w:ascii="Arial" w:hAnsi="Arial" w:cs="Arial"/>
                <w:sz w:val="16"/>
                <w:szCs w:val="18"/>
              </w:rPr>
              <w:t>26</w:t>
            </w:r>
            <w:r>
              <w:rPr>
                <w:rFonts w:ascii="Arial" w:hAnsi="Arial" w:cs="Arial"/>
                <w:sz w:val="16"/>
                <w:szCs w:val="18"/>
              </w:rPr>
              <w:t>(10</w:t>
            </w:r>
            <w:r w:rsidRPr="00835045">
              <w:rPr>
                <w:rFonts w:ascii="Arial" w:hAnsi="Arial" w:cs="Arial"/>
                <w:sz w:val="16"/>
                <w:szCs w:val="18"/>
              </w:rPr>
              <w:t>)</w:t>
            </w:r>
          </w:p>
          <w:p w14:paraId="21D5668D" w14:textId="7BEF68C6" w:rsidR="00D75D8F" w:rsidRPr="00835045" w:rsidRDefault="00D75D8F" w:rsidP="00D75D8F">
            <w:pPr>
              <w:rPr>
                <w:rFonts w:ascii="Arial" w:hAnsi="Arial" w:cs="Arial"/>
                <w:sz w:val="16"/>
                <w:szCs w:val="18"/>
              </w:rPr>
            </w:pPr>
            <w:ins w:id="1365" w:author="Naveen Premnath [2]" w:date="2024-09-23T23:37:00Z">
              <w:r>
                <w:rPr>
                  <w:rFonts w:ascii="Arial" w:hAnsi="Arial" w:cs="Arial"/>
                  <w:sz w:val="16"/>
                  <w:szCs w:val="18"/>
                </w:rPr>
                <w:t>(</w:t>
              </w:r>
              <w:r w:rsidRPr="00DA3AEC">
                <w:rPr>
                  <w:rFonts w:ascii="Arial" w:hAnsi="Arial" w:cs="Arial"/>
                  <w:sz w:val="16"/>
                  <w:szCs w:val="18"/>
                </w:rPr>
                <w:t>184821</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820E50D" w14:textId="77777777" w:rsidR="00D75D8F" w:rsidRDefault="00D75D8F" w:rsidP="00D75D8F">
            <w:pPr>
              <w:rPr>
                <w:ins w:id="1366" w:author="Naveen Premnath [2]" w:date="2024-09-24T07:11:00Z"/>
                <w:rFonts w:ascii="Arial" w:hAnsi="Arial" w:cs="Arial"/>
                <w:sz w:val="16"/>
                <w:szCs w:val="18"/>
              </w:rPr>
            </w:pPr>
            <w:r w:rsidRPr="00835045">
              <w:rPr>
                <w:rFonts w:ascii="Arial" w:hAnsi="Arial" w:cs="Arial"/>
                <w:sz w:val="16"/>
                <w:szCs w:val="18"/>
              </w:rPr>
              <w:t>199</w:t>
            </w:r>
            <w:r>
              <w:rPr>
                <w:rFonts w:ascii="Arial" w:hAnsi="Arial" w:cs="Arial"/>
                <w:sz w:val="16"/>
                <w:szCs w:val="18"/>
              </w:rPr>
              <w:t>(</w:t>
            </w:r>
            <w:r w:rsidRPr="00835045">
              <w:rPr>
                <w:rFonts w:ascii="Arial" w:hAnsi="Arial" w:cs="Arial"/>
                <w:sz w:val="16"/>
                <w:szCs w:val="18"/>
              </w:rPr>
              <w:t>8)</w:t>
            </w:r>
          </w:p>
          <w:p w14:paraId="371D2CA7" w14:textId="0947CA1C" w:rsidR="00D75D8F" w:rsidRPr="00835045" w:rsidRDefault="00D75D8F" w:rsidP="00D75D8F">
            <w:pPr>
              <w:rPr>
                <w:rFonts w:ascii="Arial" w:hAnsi="Arial" w:cs="Arial"/>
                <w:sz w:val="16"/>
                <w:szCs w:val="18"/>
              </w:rPr>
            </w:pPr>
            <w:ins w:id="1367" w:author="Naveen Premnath [2]" w:date="2024-09-24T07:11:00Z">
              <w:r>
                <w:rPr>
                  <w:rFonts w:ascii="Arial" w:hAnsi="Arial" w:cs="Arial"/>
                  <w:sz w:val="16"/>
                  <w:szCs w:val="18"/>
                </w:rPr>
                <w:t>(</w:t>
              </w:r>
            </w:ins>
            <w:ins w:id="1368" w:author="Naveen Premnath [2]" w:date="2024-09-24T07:12:00Z">
              <w:r w:rsidRPr="0021689C">
                <w:rPr>
                  <w:rFonts w:ascii="Arial" w:hAnsi="Arial" w:cs="Arial"/>
                  <w:sz w:val="16"/>
                  <w:szCs w:val="18"/>
                </w:rPr>
                <w:t>1761120</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606A54EE" w14:textId="77777777" w:rsidR="00D75D8F" w:rsidRDefault="00D75D8F" w:rsidP="00D75D8F">
            <w:pPr>
              <w:rPr>
                <w:ins w:id="1369" w:author="Naveen Premnath [2]" w:date="2024-09-27T08:26:00Z"/>
                <w:rFonts w:ascii="Arial" w:hAnsi="Arial" w:cs="Arial"/>
                <w:sz w:val="16"/>
                <w:szCs w:val="18"/>
              </w:rPr>
            </w:pPr>
            <w:r w:rsidRPr="00835045">
              <w:rPr>
                <w:rFonts w:ascii="Arial" w:hAnsi="Arial" w:cs="Arial"/>
                <w:sz w:val="16"/>
                <w:szCs w:val="18"/>
              </w:rPr>
              <w:t>44</w:t>
            </w:r>
            <w:r>
              <w:rPr>
                <w:rFonts w:ascii="Arial" w:hAnsi="Arial" w:cs="Arial"/>
                <w:sz w:val="16"/>
                <w:szCs w:val="18"/>
              </w:rPr>
              <w:t>(9</w:t>
            </w:r>
            <w:r w:rsidRPr="00835045">
              <w:rPr>
                <w:rFonts w:ascii="Arial" w:hAnsi="Arial" w:cs="Arial"/>
                <w:sz w:val="16"/>
                <w:szCs w:val="18"/>
              </w:rPr>
              <w:t>)</w:t>
            </w:r>
          </w:p>
          <w:p w14:paraId="372ABF91" w14:textId="44B25C62" w:rsidR="00D75D8F" w:rsidRPr="00835045" w:rsidRDefault="00D75D8F" w:rsidP="00D75D8F">
            <w:pPr>
              <w:rPr>
                <w:rFonts w:ascii="Arial" w:hAnsi="Arial" w:cs="Arial"/>
                <w:sz w:val="16"/>
                <w:szCs w:val="18"/>
              </w:rPr>
            </w:pPr>
            <w:ins w:id="1370" w:author="Naveen Premnath [2]" w:date="2024-09-27T08:27:00Z">
              <w:r>
                <w:rPr>
                  <w:rFonts w:ascii="Arial" w:hAnsi="Arial" w:cs="Arial"/>
                  <w:sz w:val="16"/>
                  <w:szCs w:val="18"/>
                </w:rPr>
                <w:t>(</w:t>
              </w:r>
              <w:r w:rsidRPr="004C32FC">
                <w:rPr>
                  <w:rFonts w:ascii="Arial" w:hAnsi="Arial" w:cs="Arial"/>
                  <w:sz w:val="16"/>
                  <w:szCs w:val="18"/>
                </w:rPr>
                <w:t>374786</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6C044881" w14:textId="77777777" w:rsidR="00D75D8F" w:rsidRDefault="00D75D8F" w:rsidP="00D75D8F">
            <w:pPr>
              <w:rPr>
                <w:ins w:id="1371" w:author="Naveen Premnath [2]" w:date="2024-09-27T08:57:00Z"/>
                <w:rFonts w:ascii="Arial" w:hAnsi="Arial" w:cs="Arial"/>
                <w:sz w:val="16"/>
                <w:szCs w:val="18"/>
              </w:rPr>
            </w:pPr>
            <w:r w:rsidRPr="00835045">
              <w:rPr>
                <w:rFonts w:ascii="Arial" w:hAnsi="Arial" w:cs="Arial"/>
                <w:sz w:val="16"/>
                <w:szCs w:val="18"/>
              </w:rPr>
              <w:t>17</w:t>
            </w:r>
            <w:r>
              <w:rPr>
                <w:rFonts w:ascii="Arial" w:hAnsi="Arial" w:cs="Arial"/>
                <w:sz w:val="16"/>
                <w:szCs w:val="18"/>
              </w:rPr>
              <w:t>(6</w:t>
            </w:r>
            <w:r w:rsidRPr="00835045">
              <w:rPr>
                <w:rFonts w:ascii="Arial" w:hAnsi="Arial" w:cs="Arial"/>
                <w:sz w:val="16"/>
                <w:szCs w:val="18"/>
              </w:rPr>
              <w:t>)</w:t>
            </w:r>
          </w:p>
          <w:p w14:paraId="79DC4D61" w14:textId="1D854B17" w:rsidR="00D75D8F" w:rsidRPr="00835045" w:rsidRDefault="00D75D8F" w:rsidP="00D75D8F">
            <w:pPr>
              <w:rPr>
                <w:rFonts w:ascii="Arial" w:hAnsi="Arial" w:cs="Arial"/>
                <w:sz w:val="16"/>
                <w:szCs w:val="18"/>
              </w:rPr>
            </w:pPr>
            <w:ins w:id="1372" w:author="Naveen Premnath [2]" w:date="2024-09-27T08:57:00Z">
              <w:r>
                <w:rPr>
                  <w:rFonts w:ascii="Arial" w:hAnsi="Arial" w:cs="Arial"/>
                  <w:sz w:val="16"/>
                  <w:szCs w:val="18"/>
                </w:rPr>
                <w:t>(</w:t>
              </w:r>
            </w:ins>
            <w:ins w:id="1373" w:author="Naveen Premnath [2]" w:date="2024-09-27T08:58:00Z">
              <w:r w:rsidRPr="00D055CB">
                <w:rPr>
                  <w:rFonts w:ascii="Arial" w:hAnsi="Arial" w:cs="Arial"/>
                  <w:sz w:val="16"/>
                  <w:szCs w:val="18"/>
                </w:rPr>
                <w:t>145017</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0B837AFA"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946(10)</w:t>
            </w:r>
          </w:p>
          <w:p w14:paraId="7C664DC7" w14:textId="4E11861C" w:rsidR="00D75D8F" w:rsidRPr="00D75D8F" w:rsidRDefault="00D75D8F" w:rsidP="00D75D8F">
            <w:pPr>
              <w:rPr>
                <w:rFonts w:ascii="Arial" w:hAnsi="Arial" w:cs="Arial"/>
                <w:sz w:val="16"/>
                <w:szCs w:val="16"/>
              </w:rPr>
            </w:pPr>
            <w:r w:rsidRPr="00D75D8F">
              <w:rPr>
                <w:rFonts w:ascii="Arial" w:hAnsi="Arial" w:cs="Arial"/>
                <w:sz w:val="16"/>
                <w:szCs w:val="16"/>
              </w:rPr>
              <w:t>(1668203)</w:t>
            </w:r>
          </w:p>
        </w:tc>
        <w:tc>
          <w:tcPr>
            <w:tcW w:w="1080" w:type="dxa"/>
            <w:tcBorders>
              <w:top w:val="single" w:sz="4" w:space="0" w:color="auto"/>
              <w:left w:val="single" w:sz="4" w:space="0" w:color="auto"/>
              <w:bottom w:val="single" w:sz="4" w:space="0" w:color="auto"/>
              <w:right w:val="single" w:sz="4" w:space="0" w:color="auto"/>
            </w:tcBorders>
          </w:tcPr>
          <w:p w14:paraId="1152D058"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202(10)</w:t>
            </w:r>
          </w:p>
          <w:p w14:paraId="5283480E" w14:textId="310F7039" w:rsidR="00D75D8F" w:rsidRPr="00D75D8F" w:rsidRDefault="00D75D8F" w:rsidP="00D75D8F">
            <w:pPr>
              <w:rPr>
                <w:rFonts w:ascii="Arial" w:hAnsi="Arial" w:cs="Arial"/>
                <w:sz w:val="16"/>
                <w:szCs w:val="16"/>
              </w:rPr>
            </w:pPr>
            <w:r w:rsidRPr="00D75D8F">
              <w:rPr>
                <w:rFonts w:ascii="Arial" w:hAnsi="Arial" w:cs="Arial"/>
                <w:sz w:val="16"/>
                <w:szCs w:val="16"/>
              </w:rPr>
              <w:t>(336239)</w:t>
            </w:r>
          </w:p>
        </w:tc>
        <w:tc>
          <w:tcPr>
            <w:tcW w:w="1127" w:type="dxa"/>
            <w:tcBorders>
              <w:top w:val="single" w:sz="4" w:space="0" w:color="auto"/>
              <w:left w:val="single" w:sz="4" w:space="0" w:color="auto"/>
              <w:bottom w:val="single" w:sz="4" w:space="0" w:color="auto"/>
              <w:right w:val="single" w:sz="4" w:space="0" w:color="auto"/>
            </w:tcBorders>
          </w:tcPr>
          <w:p w14:paraId="385113A6"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89(10)</w:t>
            </w:r>
          </w:p>
          <w:p w14:paraId="29CE9E4E" w14:textId="196B9216" w:rsidR="00D75D8F" w:rsidRPr="00D75D8F" w:rsidRDefault="00D75D8F" w:rsidP="00D75D8F">
            <w:pPr>
              <w:rPr>
                <w:rFonts w:ascii="Arial" w:hAnsi="Arial" w:cs="Arial"/>
                <w:sz w:val="16"/>
                <w:szCs w:val="16"/>
              </w:rPr>
            </w:pPr>
            <w:r w:rsidRPr="00D75D8F">
              <w:rPr>
                <w:rFonts w:ascii="Arial" w:hAnsi="Arial" w:cs="Arial"/>
                <w:sz w:val="16"/>
                <w:szCs w:val="16"/>
              </w:rPr>
              <w:t>(136933)</w:t>
            </w:r>
          </w:p>
        </w:tc>
      </w:tr>
      <w:tr w:rsidR="00D75D8F" w:rsidRPr="00AA3DD8" w14:paraId="493E23FF"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53CA8904" w14:textId="7876AC0E" w:rsidR="00D75D8F" w:rsidRPr="00835045" w:rsidRDefault="00D75D8F" w:rsidP="00D75D8F">
            <w:pPr>
              <w:rPr>
                <w:rFonts w:ascii="Arial" w:hAnsi="Arial" w:cs="Arial"/>
                <w:sz w:val="18"/>
                <w:szCs w:val="18"/>
              </w:rPr>
            </w:pPr>
            <w:r w:rsidRPr="00835045">
              <w:rPr>
                <w:rFonts w:ascii="Arial" w:hAnsi="Arial" w:cs="Arial"/>
                <w:b/>
                <w:bCs/>
                <w:sz w:val="18"/>
                <w:szCs w:val="18"/>
              </w:rPr>
              <w:t>Non-Hispanic White (%)</w:t>
            </w:r>
          </w:p>
        </w:tc>
        <w:tc>
          <w:tcPr>
            <w:tcW w:w="1113" w:type="dxa"/>
            <w:tcBorders>
              <w:top w:val="single" w:sz="4" w:space="0" w:color="auto"/>
              <w:left w:val="single" w:sz="4" w:space="0" w:color="auto"/>
              <w:bottom w:val="single" w:sz="4" w:space="0" w:color="auto"/>
              <w:right w:val="single" w:sz="4" w:space="0" w:color="auto"/>
            </w:tcBorders>
            <w:hideMark/>
          </w:tcPr>
          <w:p w14:paraId="1BF739F1" w14:textId="77777777" w:rsidR="00D75D8F" w:rsidRPr="00835045" w:rsidRDefault="00D75D8F" w:rsidP="00D75D8F">
            <w:pPr>
              <w:rPr>
                <w:rFonts w:ascii="Arial" w:hAnsi="Arial" w:cs="Arial"/>
                <w:sz w:val="16"/>
                <w:szCs w:val="18"/>
              </w:rPr>
            </w:pPr>
            <w:r w:rsidRPr="00835045">
              <w:rPr>
                <w:rFonts w:ascii="Arial" w:hAnsi="Arial" w:cs="Arial"/>
                <w:sz w:val="16"/>
                <w:szCs w:val="18"/>
              </w:rPr>
              <w:t>1540</w:t>
            </w:r>
          </w:p>
          <w:p w14:paraId="2DD8E351" w14:textId="77777777" w:rsidR="00D75D8F" w:rsidRDefault="00D75D8F" w:rsidP="00D75D8F">
            <w:pPr>
              <w:rPr>
                <w:ins w:id="1374" w:author="Naveen Premnath [2]" w:date="2024-09-17T00:20:00Z"/>
                <w:rFonts w:ascii="Arial" w:hAnsi="Arial" w:cs="Arial"/>
                <w:sz w:val="16"/>
                <w:szCs w:val="18"/>
              </w:rPr>
            </w:pPr>
            <w:r>
              <w:rPr>
                <w:rFonts w:ascii="Arial" w:hAnsi="Arial" w:cs="Arial"/>
                <w:sz w:val="16"/>
                <w:szCs w:val="18"/>
              </w:rPr>
              <w:t>(70</w:t>
            </w:r>
            <w:r w:rsidRPr="00835045">
              <w:rPr>
                <w:rFonts w:ascii="Arial" w:hAnsi="Arial" w:cs="Arial"/>
                <w:sz w:val="16"/>
                <w:szCs w:val="18"/>
              </w:rPr>
              <w:t>)</w:t>
            </w:r>
          </w:p>
          <w:p w14:paraId="7676A412" w14:textId="050A189C" w:rsidR="00D75D8F" w:rsidRPr="00835045" w:rsidRDefault="00D75D8F" w:rsidP="00D75D8F">
            <w:pPr>
              <w:rPr>
                <w:rFonts w:ascii="Arial" w:hAnsi="Arial" w:cs="Arial"/>
                <w:sz w:val="16"/>
                <w:szCs w:val="18"/>
              </w:rPr>
            </w:pPr>
            <w:ins w:id="1375" w:author="Naveen Premnath [2]" w:date="2024-09-17T00:20:00Z">
              <w:r>
                <w:rPr>
                  <w:rFonts w:ascii="Arial" w:hAnsi="Arial" w:cs="Arial"/>
                  <w:sz w:val="16"/>
                  <w:szCs w:val="18"/>
                </w:rPr>
                <w:t>(</w:t>
              </w:r>
              <w:r w:rsidRPr="006F2BBB">
                <w:rPr>
                  <w:rFonts w:ascii="Arial" w:hAnsi="Arial" w:cs="Arial"/>
                  <w:sz w:val="16"/>
                  <w:szCs w:val="18"/>
                </w:rPr>
                <w:t>22699597</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4081385B" w14:textId="77777777" w:rsidR="00D75D8F" w:rsidRPr="00835045" w:rsidRDefault="00D75D8F" w:rsidP="00D75D8F">
            <w:pPr>
              <w:rPr>
                <w:rFonts w:ascii="Arial" w:hAnsi="Arial" w:cs="Arial"/>
                <w:sz w:val="16"/>
                <w:szCs w:val="18"/>
              </w:rPr>
            </w:pPr>
            <w:r w:rsidRPr="00835045">
              <w:rPr>
                <w:rFonts w:ascii="Arial" w:hAnsi="Arial" w:cs="Arial"/>
                <w:sz w:val="16"/>
                <w:szCs w:val="18"/>
              </w:rPr>
              <w:t>328</w:t>
            </w:r>
          </w:p>
          <w:p w14:paraId="50B9FDEB" w14:textId="77777777" w:rsidR="00D75D8F" w:rsidRDefault="00D75D8F" w:rsidP="00D75D8F">
            <w:pPr>
              <w:rPr>
                <w:ins w:id="1376" w:author="Naveen Premnath [2]" w:date="2024-09-17T00:31:00Z"/>
                <w:rFonts w:ascii="Arial" w:hAnsi="Arial" w:cs="Arial"/>
                <w:sz w:val="16"/>
                <w:szCs w:val="18"/>
              </w:rPr>
            </w:pPr>
            <w:r>
              <w:rPr>
                <w:rFonts w:ascii="Arial" w:hAnsi="Arial" w:cs="Arial"/>
                <w:sz w:val="16"/>
                <w:szCs w:val="18"/>
              </w:rPr>
              <w:t>(6</w:t>
            </w:r>
            <w:r w:rsidRPr="00835045">
              <w:rPr>
                <w:rFonts w:ascii="Arial" w:hAnsi="Arial" w:cs="Arial"/>
                <w:sz w:val="16"/>
                <w:szCs w:val="18"/>
              </w:rPr>
              <w:t>6)</w:t>
            </w:r>
          </w:p>
          <w:p w14:paraId="385BD19A" w14:textId="15206D24" w:rsidR="00D75D8F" w:rsidRPr="00835045" w:rsidRDefault="00D75D8F" w:rsidP="00D75D8F">
            <w:pPr>
              <w:rPr>
                <w:rFonts w:ascii="Arial" w:hAnsi="Arial" w:cs="Arial"/>
                <w:sz w:val="16"/>
                <w:szCs w:val="18"/>
              </w:rPr>
            </w:pPr>
            <w:ins w:id="1377" w:author="Naveen Premnath [2]" w:date="2024-09-17T00:32:00Z">
              <w:r>
                <w:rPr>
                  <w:rFonts w:ascii="Arial" w:hAnsi="Arial" w:cs="Arial"/>
                  <w:sz w:val="16"/>
                  <w:szCs w:val="18"/>
                </w:rPr>
                <w:t>(</w:t>
              </w:r>
              <w:r w:rsidRPr="00091248">
                <w:rPr>
                  <w:rFonts w:ascii="Arial" w:hAnsi="Arial" w:cs="Arial"/>
                  <w:sz w:val="16"/>
                  <w:szCs w:val="18"/>
                </w:rPr>
                <w:t>4326942</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3584D2EB" w14:textId="77777777" w:rsidR="00D75D8F" w:rsidRPr="00835045" w:rsidRDefault="00D75D8F" w:rsidP="00D75D8F">
            <w:pPr>
              <w:rPr>
                <w:rFonts w:ascii="Arial" w:hAnsi="Arial" w:cs="Arial"/>
                <w:sz w:val="16"/>
                <w:szCs w:val="18"/>
              </w:rPr>
            </w:pPr>
            <w:r w:rsidRPr="00835045">
              <w:rPr>
                <w:rFonts w:ascii="Arial" w:hAnsi="Arial" w:cs="Arial"/>
                <w:sz w:val="16"/>
                <w:szCs w:val="18"/>
              </w:rPr>
              <w:t>137</w:t>
            </w:r>
          </w:p>
          <w:p w14:paraId="52C0BB2A" w14:textId="77777777" w:rsidR="00D75D8F" w:rsidRDefault="00D75D8F" w:rsidP="00D75D8F">
            <w:pPr>
              <w:rPr>
                <w:ins w:id="1378" w:author="Naveen Premnath [2]" w:date="2024-09-17T10:46:00Z"/>
                <w:rFonts w:ascii="Arial" w:hAnsi="Arial" w:cs="Arial"/>
                <w:sz w:val="16"/>
                <w:szCs w:val="18"/>
              </w:rPr>
            </w:pPr>
            <w:r>
              <w:rPr>
                <w:rFonts w:ascii="Arial" w:hAnsi="Arial" w:cs="Arial"/>
                <w:sz w:val="16"/>
                <w:szCs w:val="18"/>
              </w:rPr>
              <w:t>(63</w:t>
            </w:r>
            <w:r w:rsidRPr="00835045">
              <w:rPr>
                <w:rFonts w:ascii="Arial" w:hAnsi="Arial" w:cs="Arial"/>
                <w:sz w:val="16"/>
                <w:szCs w:val="18"/>
              </w:rPr>
              <w:t>)</w:t>
            </w:r>
          </w:p>
          <w:p w14:paraId="439C5045" w14:textId="6E71C066" w:rsidR="00D75D8F" w:rsidRPr="00835045" w:rsidRDefault="00D75D8F" w:rsidP="00D75D8F">
            <w:pPr>
              <w:rPr>
                <w:rFonts w:ascii="Arial" w:hAnsi="Arial" w:cs="Arial"/>
                <w:sz w:val="16"/>
                <w:szCs w:val="18"/>
              </w:rPr>
            </w:pPr>
            <w:ins w:id="1379" w:author="Naveen Premnath [2]" w:date="2024-09-17T10:47:00Z">
              <w:r>
                <w:rPr>
                  <w:rFonts w:ascii="Arial" w:hAnsi="Arial" w:cs="Arial"/>
                  <w:sz w:val="16"/>
                  <w:szCs w:val="18"/>
                </w:rPr>
                <w:t>(</w:t>
              </w:r>
              <w:r w:rsidRPr="008E120D">
                <w:rPr>
                  <w:rFonts w:ascii="Arial" w:hAnsi="Arial" w:cs="Arial"/>
                  <w:sz w:val="16"/>
                  <w:szCs w:val="18"/>
                </w:rPr>
                <w:t>1981963</w:t>
              </w:r>
              <w:r>
                <w:rPr>
                  <w:rFonts w:ascii="Arial" w:hAnsi="Arial" w:cs="Arial"/>
                  <w:sz w:val="16"/>
                  <w:szCs w:val="18"/>
                </w:rPr>
                <w:t xml:space="preserve">) </w:t>
              </w:r>
            </w:ins>
          </w:p>
        </w:tc>
        <w:tc>
          <w:tcPr>
            <w:tcW w:w="1008" w:type="dxa"/>
            <w:tcBorders>
              <w:top w:val="single" w:sz="4" w:space="0" w:color="auto"/>
              <w:left w:val="single" w:sz="4" w:space="0" w:color="auto"/>
              <w:bottom w:val="single" w:sz="4" w:space="0" w:color="auto"/>
              <w:right w:val="single" w:sz="4" w:space="0" w:color="auto"/>
            </w:tcBorders>
            <w:hideMark/>
          </w:tcPr>
          <w:p w14:paraId="526E0A32" w14:textId="1A4683E2" w:rsidR="00D75D8F" w:rsidRDefault="00D75D8F" w:rsidP="00D75D8F">
            <w:pPr>
              <w:rPr>
                <w:ins w:id="1380" w:author="Naveen Premnath [2]" w:date="2024-09-21T23:12:00Z"/>
                <w:rFonts w:ascii="Arial" w:hAnsi="Arial" w:cs="Arial"/>
                <w:sz w:val="16"/>
                <w:szCs w:val="18"/>
              </w:rPr>
            </w:pPr>
            <w:r w:rsidRPr="00835045">
              <w:rPr>
                <w:rFonts w:ascii="Arial" w:hAnsi="Arial" w:cs="Arial"/>
                <w:sz w:val="16"/>
                <w:szCs w:val="18"/>
              </w:rPr>
              <w:t>1634</w:t>
            </w:r>
            <w:r>
              <w:rPr>
                <w:rFonts w:ascii="Arial" w:hAnsi="Arial" w:cs="Arial"/>
                <w:sz w:val="16"/>
                <w:szCs w:val="18"/>
              </w:rPr>
              <w:t>(75</w:t>
            </w:r>
            <w:r w:rsidRPr="00835045">
              <w:rPr>
                <w:rFonts w:ascii="Arial" w:hAnsi="Arial" w:cs="Arial"/>
                <w:sz w:val="16"/>
                <w:szCs w:val="18"/>
              </w:rPr>
              <w:t>)</w:t>
            </w:r>
          </w:p>
          <w:p w14:paraId="1210A43D" w14:textId="13CEE5ED" w:rsidR="00D75D8F" w:rsidRPr="00835045" w:rsidRDefault="00D75D8F" w:rsidP="00D75D8F">
            <w:pPr>
              <w:rPr>
                <w:rFonts w:ascii="Arial" w:hAnsi="Arial" w:cs="Arial"/>
                <w:sz w:val="16"/>
                <w:szCs w:val="18"/>
              </w:rPr>
            </w:pPr>
            <w:ins w:id="1381" w:author="Naveen Premnath [2]" w:date="2024-09-21T23:12:00Z">
              <w:r>
                <w:rPr>
                  <w:rFonts w:ascii="Arial" w:hAnsi="Arial" w:cs="Arial"/>
                  <w:sz w:val="16"/>
                  <w:szCs w:val="18"/>
                </w:rPr>
                <w:t>(</w:t>
              </w:r>
              <w:r w:rsidRPr="00202AB8">
                <w:rPr>
                  <w:rFonts w:ascii="Arial" w:hAnsi="Arial" w:cs="Arial"/>
                  <w:sz w:val="16"/>
                  <w:szCs w:val="18"/>
                </w:rPr>
                <w:t>21600060</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575BCBA2" w14:textId="77777777" w:rsidR="00D75D8F" w:rsidRDefault="00D75D8F" w:rsidP="00D75D8F">
            <w:pPr>
              <w:rPr>
                <w:ins w:id="1382" w:author="Naveen Premnath [2]" w:date="2024-09-21T23:32:00Z"/>
                <w:rFonts w:ascii="Arial" w:hAnsi="Arial" w:cs="Arial"/>
                <w:sz w:val="16"/>
                <w:szCs w:val="18"/>
              </w:rPr>
            </w:pPr>
            <w:r w:rsidRPr="00835045">
              <w:rPr>
                <w:rFonts w:ascii="Arial" w:hAnsi="Arial" w:cs="Arial"/>
                <w:sz w:val="16"/>
                <w:szCs w:val="18"/>
              </w:rPr>
              <w:t>340</w:t>
            </w:r>
            <w:r>
              <w:rPr>
                <w:rFonts w:ascii="Arial" w:hAnsi="Arial" w:cs="Arial"/>
                <w:sz w:val="16"/>
                <w:szCs w:val="18"/>
              </w:rPr>
              <w:t>(72</w:t>
            </w:r>
            <w:r w:rsidRPr="00835045">
              <w:rPr>
                <w:rFonts w:ascii="Arial" w:hAnsi="Arial" w:cs="Arial"/>
                <w:sz w:val="16"/>
                <w:szCs w:val="18"/>
              </w:rPr>
              <w:t>)</w:t>
            </w:r>
          </w:p>
          <w:p w14:paraId="05B2ABEA" w14:textId="34DE3BA5" w:rsidR="00D75D8F" w:rsidRPr="00835045" w:rsidRDefault="00D75D8F" w:rsidP="00D75D8F">
            <w:pPr>
              <w:rPr>
                <w:rFonts w:ascii="Arial" w:hAnsi="Arial" w:cs="Arial"/>
                <w:sz w:val="16"/>
                <w:szCs w:val="18"/>
              </w:rPr>
            </w:pPr>
            <w:ins w:id="1383" w:author="Naveen Premnath [2]" w:date="2024-09-21T23:32:00Z">
              <w:r>
                <w:rPr>
                  <w:rFonts w:ascii="Arial" w:hAnsi="Arial" w:cs="Arial"/>
                  <w:sz w:val="16"/>
                  <w:szCs w:val="18"/>
                </w:rPr>
                <w:t>(</w:t>
              </w:r>
              <w:r w:rsidRPr="00D402C4">
                <w:rPr>
                  <w:rFonts w:ascii="Arial" w:hAnsi="Arial" w:cs="Arial"/>
                  <w:sz w:val="16"/>
                  <w:szCs w:val="18"/>
                </w:rPr>
                <w:t>4063545</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217233EA" w14:textId="77777777" w:rsidR="00D75D8F" w:rsidRDefault="00D75D8F" w:rsidP="00D75D8F">
            <w:pPr>
              <w:rPr>
                <w:ins w:id="1384" w:author="Naveen Premnath [2]" w:date="2024-09-21T23:48:00Z"/>
                <w:rFonts w:ascii="Arial" w:hAnsi="Arial" w:cs="Arial"/>
                <w:sz w:val="16"/>
                <w:szCs w:val="18"/>
              </w:rPr>
            </w:pPr>
            <w:r w:rsidRPr="00835045">
              <w:rPr>
                <w:rFonts w:ascii="Arial" w:hAnsi="Arial" w:cs="Arial"/>
                <w:sz w:val="16"/>
                <w:szCs w:val="18"/>
              </w:rPr>
              <w:t>127(71)</w:t>
            </w:r>
          </w:p>
          <w:p w14:paraId="096C39F9" w14:textId="7DADA89D" w:rsidR="00D75D8F" w:rsidRPr="00835045" w:rsidRDefault="00D75D8F" w:rsidP="00D75D8F">
            <w:pPr>
              <w:rPr>
                <w:rFonts w:ascii="Arial" w:hAnsi="Arial" w:cs="Arial"/>
                <w:sz w:val="16"/>
                <w:szCs w:val="18"/>
              </w:rPr>
            </w:pPr>
            <w:ins w:id="1385" w:author="Naveen Premnath [2]" w:date="2024-09-21T23:49:00Z">
              <w:r>
                <w:rPr>
                  <w:rFonts w:ascii="Arial" w:hAnsi="Arial" w:cs="Arial"/>
                  <w:sz w:val="16"/>
                  <w:szCs w:val="18"/>
                </w:rPr>
                <w:t>(</w:t>
              </w:r>
              <w:r w:rsidRPr="00DC7FFE">
                <w:rPr>
                  <w:rFonts w:ascii="Arial" w:hAnsi="Arial" w:cs="Arial"/>
                  <w:sz w:val="16"/>
                  <w:szCs w:val="18"/>
                </w:rPr>
                <w:t>1591320</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7E7D9D20" w14:textId="77777777" w:rsidR="00D75D8F" w:rsidRDefault="00D75D8F" w:rsidP="00D75D8F">
            <w:pPr>
              <w:rPr>
                <w:ins w:id="1386" w:author="Naveen Premnath [2]" w:date="2024-09-23T16:07:00Z"/>
                <w:rFonts w:ascii="Arial" w:hAnsi="Arial" w:cs="Arial"/>
                <w:sz w:val="16"/>
                <w:szCs w:val="18"/>
              </w:rPr>
            </w:pPr>
            <w:r w:rsidRPr="00835045">
              <w:rPr>
                <w:rFonts w:ascii="Arial" w:hAnsi="Arial" w:cs="Arial"/>
                <w:sz w:val="16"/>
                <w:szCs w:val="18"/>
              </w:rPr>
              <w:t>1964(79)</w:t>
            </w:r>
          </w:p>
          <w:p w14:paraId="3B20A2E7" w14:textId="7F0DFD96" w:rsidR="00D75D8F" w:rsidRPr="00835045" w:rsidRDefault="00D75D8F" w:rsidP="00D75D8F">
            <w:pPr>
              <w:rPr>
                <w:rFonts w:ascii="Arial" w:hAnsi="Arial" w:cs="Arial"/>
                <w:sz w:val="16"/>
                <w:szCs w:val="18"/>
              </w:rPr>
            </w:pPr>
            <w:ins w:id="1387" w:author="Naveen Premnath [2]" w:date="2024-09-23T16:08:00Z">
              <w:r>
                <w:rPr>
                  <w:rFonts w:ascii="Arial" w:hAnsi="Arial" w:cs="Arial"/>
                  <w:sz w:val="16"/>
                  <w:szCs w:val="18"/>
                </w:rPr>
                <w:t>(</w:t>
              </w:r>
              <w:r w:rsidRPr="003A51DD">
                <w:rPr>
                  <w:rFonts w:ascii="Arial" w:hAnsi="Arial" w:cs="Arial"/>
                  <w:sz w:val="16"/>
                  <w:szCs w:val="18"/>
                </w:rPr>
                <w:t>22263971</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25B70D34" w14:textId="77777777" w:rsidR="00D75D8F" w:rsidRDefault="00D75D8F" w:rsidP="00D75D8F">
            <w:pPr>
              <w:rPr>
                <w:ins w:id="1388" w:author="Naveen Premnath [2]" w:date="2024-09-23T23:27:00Z"/>
                <w:rFonts w:ascii="Arial" w:hAnsi="Arial" w:cs="Arial"/>
                <w:sz w:val="16"/>
                <w:szCs w:val="18"/>
              </w:rPr>
            </w:pPr>
            <w:r w:rsidRPr="00835045">
              <w:rPr>
                <w:rFonts w:ascii="Arial" w:hAnsi="Arial" w:cs="Arial"/>
                <w:sz w:val="16"/>
                <w:szCs w:val="18"/>
              </w:rPr>
              <w:t>363</w:t>
            </w:r>
            <w:r>
              <w:rPr>
                <w:rFonts w:ascii="Arial" w:hAnsi="Arial" w:cs="Arial"/>
                <w:sz w:val="16"/>
                <w:szCs w:val="18"/>
              </w:rPr>
              <w:t>(72</w:t>
            </w:r>
            <w:r w:rsidRPr="00835045">
              <w:rPr>
                <w:rFonts w:ascii="Arial" w:hAnsi="Arial" w:cs="Arial"/>
                <w:sz w:val="16"/>
                <w:szCs w:val="18"/>
              </w:rPr>
              <w:t>)</w:t>
            </w:r>
          </w:p>
          <w:p w14:paraId="69203316" w14:textId="691E149E" w:rsidR="00D75D8F" w:rsidRPr="00835045" w:rsidRDefault="00D75D8F" w:rsidP="00D75D8F">
            <w:pPr>
              <w:rPr>
                <w:rFonts w:ascii="Arial" w:hAnsi="Arial" w:cs="Arial"/>
                <w:sz w:val="16"/>
                <w:szCs w:val="18"/>
              </w:rPr>
            </w:pPr>
            <w:ins w:id="1389" w:author="Naveen Premnath [2]" w:date="2024-09-23T23:27:00Z">
              <w:r>
                <w:rPr>
                  <w:rFonts w:ascii="Arial" w:hAnsi="Arial" w:cs="Arial"/>
                  <w:sz w:val="16"/>
                  <w:szCs w:val="18"/>
                </w:rPr>
                <w:t>(</w:t>
              </w:r>
              <w:r w:rsidRPr="00DA3AEC">
                <w:rPr>
                  <w:rFonts w:ascii="Arial" w:hAnsi="Arial" w:cs="Arial"/>
                  <w:sz w:val="16"/>
                  <w:szCs w:val="18"/>
                </w:rPr>
                <w:t>3679791</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3214308D" w14:textId="77777777" w:rsidR="00D75D8F" w:rsidRDefault="00D75D8F" w:rsidP="00D75D8F">
            <w:pPr>
              <w:rPr>
                <w:ins w:id="1390" w:author="Naveen Premnath [2]" w:date="2024-09-23T23:38:00Z"/>
                <w:rFonts w:ascii="Arial" w:hAnsi="Arial" w:cs="Arial"/>
                <w:sz w:val="16"/>
                <w:szCs w:val="18"/>
              </w:rPr>
            </w:pPr>
            <w:r w:rsidRPr="00835045">
              <w:rPr>
                <w:rFonts w:ascii="Arial" w:hAnsi="Arial" w:cs="Arial"/>
                <w:sz w:val="16"/>
                <w:szCs w:val="18"/>
              </w:rPr>
              <w:t>197</w:t>
            </w:r>
            <w:r>
              <w:rPr>
                <w:rFonts w:ascii="Arial" w:hAnsi="Arial" w:cs="Arial"/>
                <w:sz w:val="16"/>
                <w:szCs w:val="18"/>
              </w:rPr>
              <w:t>(74</w:t>
            </w:r>
            <w:r w:rsidRPr="00835045">
              <w:rPr>
                <w:rFonts w:ascii="Arial" w:hAnsi="Arial" w:cs="Arial"/>
                <w:sz w:val="16"/>
                <w:szCs w:val="18"/>
              </w:rPr>
              <w:t>)</w:t>
            </w:r>
          </w:p>
          <w:p w14:paraId="35EC9138" w14:textId="53AEF66E" w:rsidR="00D75D8F" w:rsidRPr="00835045" w:rsidRDefault="00D75D8F" w:rsidP="00D75D8F">
            <w:pPr>
              <w:rPr>
                <w:rFonts w:ascii="Arial" w:hAnsi="Arial" w:cs="Arial"/>
                <w:sz w:val="16"/>
                <w:szCs w:val="18"/>
              </w:rPr>
            </w:pPr>
            <w:ins w:id="1391" w:author="Naveen Premnath [2]" w:date="2024-09-23T23:38:00Z">
              <w:r>
                <w:rPr>
                  <w:rFonts w:ascii="Arial" w:hAnsi="Arial" w:cs="Arial"/>
                  <w:sz w:val="16"/>
                  <w:szCs w:val="18"/>
                </w:rPr>
                <w:t>(</w:t>
              </w:r>
              <w:r w:rsidRPr="00D97D91">
                <w:rPr>
                  <w:rFonts w:ascii="Arial" w:hAnsi="Arial" w:cs="Arial"/>
                  <w:sz w:val="16"/>
                  <w:szCs w:val="18"/>
                </w:rPr>
                <w:t>2020683</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0381A7EC" w14:textId="77777777" w:rsidR="00D75D8F" w:rsidRDefault="00D75D8F" w:rsidP="00D75D8F">
            <w:pPr>
              <w:rPr>
                <w:ins w:id="1392" w:author="Naveen Premnath [2]" w:date="2024-09-27T08:10:00Z"/>
                <w:rFonts w:ascii="Arial" w:hAnsi="Arial" w:cs="Arial"/>
                <w:sz w:val="16"/>
                <w:szCs w:val="18"/>
              </w:rPr>
            </w:pPr>
            <w:r w:rsidRPr="00835045">
              <w:rPr>
                <w:rFonts w:ascii="Arial" w:hAnsi="Arial" w:cs="Arial"/>
                <w:sz w:val="16"/>
                <w:szCs w:val="18"/>
              </w:rPr>
              <w:t>2023(</w:t>
            </w:r>
            <w:r>
              <w:rPr>
                <w:rFonts w:ascii="Arial" w:hAnsi="Arial" w:cs="Arial"/>
                <w:sz w:val="16"/>
                <w:szCs w:val="18"/>
              </w:rPr>
              <w:t>80</w:t>
            </w:r>
            <w:r w:rsidRPr="00835045">
              <w:rPr>
                <w:rFonts w:ascii="Arial" w:hAnsi="Arial" w:cs="Arial"/>
                <w:sz w:val="16"/>
                <w:szCs w:val="18"/>
              </w:rPr>
              <w:t>)</w:t>
            </w:r>
          </w:p>
          <w:p w14:paraId="453A8236" w14:textId="47FCE380" w:rsidR="00D75D8F" w:rsidRPr="00835045" w:rsidRDefault="00D75D8F" w:rsidP="00D75D8F">
            <w:pPr>
              <w:rPr>
                <w:rFonts w:ascii="Arial" w:hAnsi="Arial" w:cs="Arial"/>
                <w:sz w:val="16"/>
                <w:szCs w:val="18"/>
              </w:rPr>
            </w:pPr>
            <w:ins w:id="1393" w:author="Naveen Premnath [2]" w:date="2024-09-27T08:10:00Z">
              <w:r>
                <w:rPr>
                  <w:rFonts w:ascii="Arial" w:hAnsi="Arial" w:cs="Arial"/>
                  <w:sz w:val="16"/>
                  <w:szCs w:val="18"/>
                </w:rPr>
                <w:t>(</w:t>
              </w:r>
              <w:r w:rsidRPr="007D5681">
                <w:rPr>
                  <w:rFonts w:ascii="Arial" w:hAnsi="Arial" w:cs="Arial"/>
                  <w:sz w:val="16"/>
                  <w:szCs w:val="18"/>
                </w:rPr>
                <w:t>22785780</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3C6F8478" w14:textId="77777777" w:rsidR="00D75D8F" w:rsidRDefault="00D75D8F" w:rsidP="00D75D8F">
            <w:pPr>
              <w:rPr>
                <w:ins w:id="1394" w:author="Naveen Premnath [2]" w:date="2024-09-27T08:27:00Z"/>
                <w:rFonts w:ascii="Arial" w:hAnsi="Arial" w:cs="Arial"/>
                <w:sz w:val="16"/>
                <w:szCs w:val="18"/>
              </w:rPr>
            </w:pPr>
            <w:r w:rsidRPr="00835045">
              <w:rPr>
                <w:rFonts w:ascii="Arial" w:hAnsi="Arial" w:cs="Arial"/>
                <w:sz w:val="16"/>
                <w:szCs w:val="18"/>
              </w:rPr>
              <w:t>385</w:t>
            </w:r>
            <w:r>
              <w:rPr>
                <w:rFonts w:ascii="Arial" w:hAnsi="Arial" w:cs="Arial"/>
                <w:sz w:val="16"/>
                <w:szCs w:val="18"/>
              </w:rPr>
              <w:t>(7</w:t>
            </w:r>
            <w:r w:rsidRPr="00835045">
              <w:rPr>
                <w:rFonts w:ascii="Arial" w:hAnsi="Arial" w:cs="Arial"/>
                <w:sz w:val="16"/>
                <w:szCs w:val="18"/>
              </w:rPr>
              <w:t>6)</w:t>
            </w:r>
          </w:p>
          <w:p w14:paraId="1A7AE162" w14:textId="431DBB20" w:rsidR="00D75D8F" w:rsidRPr="00835045" w:rsidRDefault="00D75D8F" w:rsidP="00D75D8F">
            <w:pPr>
              <w:rPr>
                <w:rFonts w:ascii="Arial" w:hAnsi="Arial" w:cs="Arial"/>
                <w:sz w:val="16"/>
                <w:szCs w:val="18"/>
              </w:rPr>
            </w:pPr>
            <w:ins w:id="1395" w:author="Naveen Premnath [2]" w:date="2024-09-27T08:27:00Z">
              <w:r>
                <w:rPr>
                  <w:rFonts w:ascii="Arial" w:hAnsi="Arial" w:cs="Arial"/>
                  <w:sz w:val="16"/>
                  <w:szCs w:val="18"/>
                </w:rPr>
                <w:t>(</w:t>
              </w:r>
              <w:r w:rsidRPr="004C32FC">
                <w:rPr>
                  <w:rFonts w:ascii="Arial" w:hAnsi="Arial" w:cs="Arial"/>
                  <w:sz w:val="16"/>
                  <w:szCs w:val="18"/>
                </w:rPr>
                <w:t>3911627</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2A3CB5F0" w14:textId="77777777" w:rsidR="00D75D8F" w:rsidRDefault="00D75D8F" w:rsidP="00D75D8F">
            <w:pPr>
              <w:rPr>
                <w:ins w:id="1396" w:author="Naveen Premnath [2]" w:date="2024-09-27T08:58:00Z"/>
                <w:rFonts w:ascii="Arial" w:hAnsi="Arial" w:cs="Arial"/>
                <w:sz w:val="16"/>
                <w:szCs w:val="18"/>
              </w:rPr>
            </w:pPr>
            <w:r w:rsidRPr="00835045">
              <w:rPr>
                <w:rFonts w:ascii="Arial" w:hAnsi="Arial" w:cs="Arial"/>
                <w:sz w:val="16"/>
                <w:szCs w:val="18"/>
              </w:rPr>
              <w:t>215</w:t>
            </w:r>
            <w:r>
              <w:rPr>
                <w:rFonts w:ascii="Arial" w:hAnsi="Arial" w:cs="Arial"/>
                <w:sz w:val="16"/>
                <w:szCs w:val="18"/>
              </w:rPr>
              <w:t>(80</w:t>
            </w:r>
            <w:r w:rsidRPr="00835045">
              <w:rPr>
                <w:rFonts w:ascii="Arial" w:hAnsi="Arial" w:cs="Arial"/>
                <w:sz w:val="16"/>
                <w:szCs w:val="18"/>
              </w:rPr>
              <w:t>)</w:t>
            </w:r>
          </w:p>
          <w:p w14:paraId="6799E1EF" w14:textId="29333735" w:rsidR="00D75D8F" w:rsidRPr="00835045" w:rsidRDefault="00D75D8F" w:rsidP="00D75D8F">
            <w:pPr>
              <w:rPr>
                <w:rFonts w:ascii="Arial" w:hAnsi="Arial" w:cs="Arial"/>
                <w:sz w:val="16"/>
                <w:szCs w:val="18"/>
              </w:rPr>
            </w:pPr>
            <w:ins w:id="1397" w:author="Naveen Premnath [2]" w:date="2024-09-27T08:58:00Z">
              <w:r>
                <w:rPr>
                  <w:rFonts w:ascii="Arial" w:hAnsi="Arial" w:cs="Arial"/>
                  <w:sz w:val="16"/>
                  <w:szCs w:val="18"/>
                </w:rPr>
                <w:t>(</w:t>
              </w:r>
              <w:r w:rsidRPr="00D055CB">
                <w:rPr>
                  <w:rFonts w:ascii="Arial" w:hAnsi="Arial" w:cs="Arial"/>
                  <w:sz w:val="16"/>
                  <w:szCs w:val="18"/>
                </w:rPr>
                <w:t>2250487</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4ED0141B"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7161(76)</w:t>
            </w:r>
          </w:p>
          <w:p w14:paraId="1F79F59D" w14:textId="1FA03FE7" w:rsidR="00D75D8F" w:rsidRPr="00D75D8F" w:rsidRDefault="00D75D8F" w:rsidP="00D75D8F">
            <w:pPr>
              <w:rPr>
                <w:rFonts w:ascii="Arial" w:hAnsi="Arial" w:cs="Arial"/>
                <w:sz w:val="16"/>
                <w:szCs w:val="16"/>
              </w:rPr>
            </w:pPr>
            <w:r w:rsidRPr="00D75D8F">
              <w:rPr>
                <w:rFonts w:ascii="Arial" w:hAnsi="Arial" w:cs="Arial"/>
                <w:sz w:val="16"/>
                <w:szCs w:val="16"/>
              </w:rPr>
              <w:t>(22337352)</w:t>
            </w:r>
          </w:p>
        </w:tc>
        <w:tc>
          <w:tcPr>
            <w:tcW w:w="1080" w:type="dxa"/>
            <w:tcBorders>
              <w:top w:val="single" w:sz="4" w:space="0" w:color="auto"/>
              <w:left w:val="single" w:sz="4" w:space="0" w:color="auto"/>
              <w:bottom w:val="single" w:sz="4" w:space="0" w:color="auto"/>
              <w:right w:val="single" w:sz="4" w:space="0" w:color="auto"/>
            </w:tcBorders>
          </w:tcPr>
          <w:p w14:paraId="61C05091"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1416(71)</w:t>
            </w:r>
          </w:p>
          <w:p w14:paraId="66C8DBF0" w14:textId="29DFA7BD" w:rsidR="00D75D8F" w:rsidRPr="00D75D8F" w:rsidRDefault="00D75D8F" w:rsidP="00D75D8F">
            <w:pPr>
              <w:rPr>
                <w:rFonts w:ascii="Arial" w:hAnsi="Arial" w:cs="Arial"/>
                <w:sz w:val="16"/>
                <w:szCs w:val="16"/>
              </w:rPr>
            </w:pPr>
            <w:r w:rsidRPr="00D75D8F">
              <w:rPr>
                <w:rFonts w:ascii="Arial" w:hAnsi="Arial" w:cs="Arial"/>
                <w:sz w:val="16"/>
                <w:szCs w:val="16"/>
              </w:rPr>
              <w:t>(3995476)</w:t>
            </w:r>
          </w:p>
        </w:tc>
        <w:tc>
          <w:tcPr>
            <w:tcW w:w="1127" w:type="dxa"/>
            <w:tcBorders>
              <w:top w:val="single" w:sz="4" w:space="0" w:color="auto"/>
              <w:left w:val="single" w:sz="4" w:space="0" w:color="auto"/>
              <w:bottom w:val="single" w:sz="4" w:space="0" w:color="auto"/>
              <w:right w:val="single" w:sz="4" w:space="0" w:color="auto"/>
            </w:tcBorders>
          </w:tcPr>
          <w:p w14:paraId="0432C811"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676(73)</w:t>
            </w:r>
          </w:p>
          <w:p w14:paraId="442E8F59" w14:textId="2B31F5D1" w:rsidR="00D75D8F" w:rsidRPr="00D75D8F" w:rsidRDefault="00D75D8F" w:rsidP="00D75D8F">
            <w:pPr>
              <w:rPr>
                <w:rFonts w:ascii="Arial" w:hAnsi="Arial" w:cs="Arial"/>
                <w:sz w:val="16"/>
                <w:szCs w:val="16"/>
              </w:rPr>
            </w:pPr>
            <w:r w:rsidRPr="00D75D8F">
              <w:rPr>
                <w:rFonts w:ascii="Arial" w:hAnsi="Arial" w:cs="Arial"/>
                <w:sz w:val="16"/>
                <w:szCs w:val="16"/>
              </w:rPr>
              <w:t>(1961113)</w:t>
            </w:r>
          </w:p>
        </w:tc>
      </w:tr>
      <w:tr w:rsidR="00D75D8F" w:rsidRPr="00AA3DD8" w14:paraId="742879A9"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6FF7BF3B" w14:textId="33A10790" w:rsidR="00D75D8F" w:rsidRPr="00835045" w:rsidRDefault="00D75D8F" w:rsidP="00D75D8F">
            <w:pPr>
              <w:rPr>
                <w:rFonts w:ascii="Arial" w:hAnsi="Arial" w:cs="Arial"/>
                <w:sz w:val="18"/>
                <w:szCs w:val="18"/>
              </w:rPr>
            </w:pPr>
            <w:r w:rsidRPr="00835045">
              <w:rPr>
                <w:rFonts w:ascii="Arial" w:hAnsi="Arial" w:cs="Arial"/>
                <w:b/>
                <w:bCs/>
                <w:sz w:val="18"/>
                <w:szCs w:val="18"/>
              </w:rPr>
              <w:t>Non-Hispanic Black (%)</w:t>
            </w:r>
          </w:p>
        </w:tc>
        <w:tc>
          <w:tcPr>
            <w:tcW w:w="1113" w:type="dxa"/>
            <w:tcBorders>
              <w:top w:val="single" w:sz="4" w:space="0" w:color="auto"/>
              <w:left w:val="single" w:sz="4" w:space="0" w:color="auto"/>
              <w:bottom w:val="single" w:sz="4" w:space="0" w:color="auto"/>
              <w:right w:val="single" w:sz="4" w:space="0" w:color="auto"/>
            </w:tcBorders>
            <w:hideMark/>
          </w:tcPr>
          <w:p w14:paraId="0E703339" w14:textId="77777777" w:rsidR="00D75D8F" w:rsidRPr="00835045" w:rsidRDefault="00D75D8F" w:rsidP="00D75D8F">
            <w:pPr>
              <w:rPr>
                <w:rFonts w:ascii="Arial" w:hAnsi="Arial" w:cs="Arial"/>
                <w:sz w:val="16"/>
                <w:szCs w:val="18"/>
              </w:rPr>
            </w:pPr>
            <w:r w:rsidRPr="00835045">
              <w:rPr>
                <w:rFonts w:ascii="Arial" w:hAnsi="Arial" w:cs="Arial"/>
                <w:sz w:val="16"/>
                <w:szCs w:val="18"/>
              </w:rPr>
              <w:t>261</w:t>
            </w:r>
          </w:p>
          <w:p w14:paraId="39EEBD81" w14:textId="77777777" w:rsidR="00D75D8F" w:rsidRDefault="00D75D8F" w:rsidP="00D75D8F">
            <w:pPr>
              <w:rPr>
                <w:ins w:id="1398" w:author="Naveen Premnath [2]" w:date="2024-09-17T00:20:00Z"/>
                <w:rFonts w:ascii="Arial" w:hAnsi="Arial" w:cs="Arial"/>
                <w:sz w:val="16"/>
                <w:szCs w:val="18"/>
              </w:rPr>
            </w:pPr>
            <w:r>
              <w:rPr>
                <w:rFonts w:ascii="Arial" w:hAnsi="Arial" w:cs="Arial"/>
                <w:sz w:val="16"/>
                <w:szCs w:val="18"/>
              </w:rPr>
              <w:t>(12</w:t>
            </w:r>
            <w:r w:rsidRPr="00835045">
              <w:rPr>
                <w:rFonts w:ascii="Arial" w:hAnsi="Arial" w:cs="Arial"/>
                <w:sz w:val="16"/>
                <w:szCs w:val="18"/>
              </w:rPr>
              <w:t>)</w:t>
            </w:r>
          </w:p>
          <w:p w14:paraId="0169BDB2" w14:textId="47A84050" w:rsidR="00D75D8F" w:rsidRPr="00835045" w:rsidRDefault="00D75D8F" w:rsidP="00D75D8F">
            <w:pPr>
              <w:rPr>
                <w:rFonts w:ascii="Arial" w:hAnsi="Arial" w:cs="Arial"/>
                <w:sz w:val="16"/>
                <w:szCs w:val="18"/>
              </w:rPr>
            </w:pPr>
            <w:ins w:id="1399" w:author="Naveen Premnath [2]" w:date="2024-09-17T00:20:00Z">
              <w:r>
                <w:rPr>
                  <w:rFonts w:ascii="Arial" w:hAnsi="Arial" w:cs="Arial"/>
                  <w:sz w:val="16"/>
                  <w:szCs w:val="18"/>
                </w:rPr>
                <w:t>(</w:t>
              </w:r>
              <w:r w:rsidRPr="006F2BBB">
                <w:rPr>
                  <w:rFonts w:ascii="Arial" w:hAnsi="Arial" w:cs="Arial"/>
                  <w:sz w:val="16"/>
                  <w:szCs w:val="18"/>
                </w:rPr>
                <w:t>1549521</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509EFAAE" w14:textId="77777777" w:rsidR="00D75D8F" w:rsidRPr="00835045" w:rsidRDefault="00D75D8F" w:rsidP="00D75D8F">
            <w:pPr>
              <w:rPr>
                <w:rFonts w:ascii="Arial" w:hAnsi="Arial" w:cs="Arial"/>
                <w:sz w:val="16"/>
                <w:szCs w:val="18"/>
              </w:rPr>
            </w:pPr>
            <w:r w:rsidRPr="00835045">
              <w:rPr>
                <w:rFonts w:ascii="Arial" w:hAnsi="Arial" w:cs="Arial"/>
                <w:sz w:val="16"/>
                <w:szCs w:val="18"/>
              </w:rPr>
              <w:t>85</w:t>
            </w:r>
          </w:p>
          <w:p w14:paraId="4DBE146F" w14:textId="77777777" w:rsidR="00D75D8F" w:rsidRDefault="00D75D8F" w:rsidP="00D75D8F">
            <w:pPr>
              <w:rPr>
                <w:ins w:id="1400" w:author="Naveen Premnath [2]" w:date="2024-09-17T00:32:00Z"/>
                <w:rFonts w:ascii="Arial" w:hAnsi="Arial" w:cs="Arial"/>
                <w:sz w:val="16"/>
                <w:szCs w:val="18"/>
              </w:rPr>
            </w:pPr>
            <w:r w:rsidRPr="00835045">
              <w:rPr>
                <w:rFonts w:ascii="Arial" w:hAnsi="Arial" w:cs="Arial"/>
                <w:sz w:val="16"/>
                <w:szCs w:val="18"/>
              </w:rPr>
              <w:t>(17)</w:t>
            </w:r>
          </w:p>
          <w:p w14:paraId="7E03B4B5" w14:textId="4559AA88" w:rsidR="00D75D8F" w:rsidRPr="00835045" w:rsidRDefault="00D75D8F" w:rsidP="00D75D8F">
            <w:pPr>
              <w:rPr>
                <w:rFonts w:ascii="Arial" w:hAnsi="Arial" w:cs="Arial"/>
                <w:sz w:val="16"/>
                <w:szCs w:val="18"/>
              </w:rPr>
            </w:pPr>
            <w:ins w:id="1401" w:author="Naveen Premnath [2]" w:date="2024-09-17T00:32:00Z">
              <w:r>
                <w:rPr>
                  <w:rFonts w:ascii="Arial" w:hAnsi="Arial" w:cs="Arial"/>
                  <w:sz w:val="16"/>
                  <w:szCs w:val="18"/>
                </w:rPr>
                <w:t>(</w:t>
              </w:r>
              <w:r w:rsidRPr="00091248">
                <w:rPr>
                  <w:rFonts w:ascii="Arial" w:hAnsi="Arial" w:cs="Arial"/>
                  <w:sz w:val="16"/>
                  <w:szCs w:val="18"/>
                </w:rPr>
                <w:t>465666</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6F3884B4" w14:textId="77777777" w:rsidR="00D75D8F" w:rsidRPr="00835045" w:rsidRDefault="00D75D8F" w:rsidP="00D75D8F">
            <w:pPr>
              <w:rPr>
                <w:rFonts w:ascii="Arial" w:hAnsi="Arial" w:cs="Arial"/>
                <w:sz w:val="16"/>
                <w:szCs w:val="18"/>
              </w:rPr>
            </w:pPr>
            <w:r w:rsidRPr="00835045">
              <w:rPr>
                <w:rFonts w:ascii="Arial" w:hAnsi="Arial" w:cs="Arial"/>
                <w:sz w:val="16"/>
                <w:szCs w:val="18"/>
              </w:rPr>
              <w:t>37</w:t>
            </w:r>
          </w:p>
          <w:p w14:paraId="13541B4A" w14:textId="77777777" w:rsidR="00D75D8F" w:rsidRDefault="00D75D8F" w:rsidP="00D75D8F">
            <w:pPr>
              <w:rPr>
                <w:ins w:id="1402" w:author="Naveen Premnath [2]" w:date="2024-09-17T10:47:00Z"/>
                <w:rFonts w:ascii="Arial" w:hAnsi="Arial" w:cs="Arial"/>
                <w:sz w:val="16"/>
                <w:szCs w:val="18"/>
              </w:rPr>
            </w:pPr>
            <w:r>
              <w:rPr>
                <w:rFonts w:ascii="Arial" w:hAnsi="Arial" w:cs="Arial"/>
                <w:sz w:val="16"/>
                <w:szCs w:val="18"/>
              </w:rPr>
              <w:t>(17</w:t>
            </w:r>
            <w:r w:rsidRPr="00835045">
              <w:rPr>
                <w:rFonts w:ascii="Arial" w:hAnsi="Arial" w:cs="Arial"/>
                <w:sz w:val="16"/>
                <w:szCs w:val="18"/>
              </w:rPr>
              <w:t>)</w:t>
            </w:r>
          </w:p>
          <w:p w14:paraId="6647DE75" w14:textId="252512BC" w:rsidR="00D75D8F" w:rsidRPr="00835045" w:rsidRDefault="00D75D8F" w:rsidP="00D75D8F">
            <w:pPr>
              <w:rPr>
                <w:rFonts w:ascii="Arial" w:hAnsi="Arial" w:cs="Arial"/>
                <w:sz w:val="16"/>
                <w:szCs w:val="18"/>
              </w:rPr>
            </w:pPr>
            <w:ins w:id="1403" w:author="Naveen Premnath [2]" w:date="2024-09-17T10:47:00Z">
              <w:r>
                <w:rPr>
                  <w:rFonts w:ascii="Arial" w:hAnsi="Arial" w:cs="Arial"/>
                  <w:sz w:val="16"/>
                  <w:szCs w:val="18"/>
                </w:rPr>
                <w:t>(</w:t>
              </w:r>
              <w:r w:rsidRPr="008E120D">
                <w:rPr>
                  <w:rFonts w:ascii="Arial" w:hAnsi="Arial" w:cs="Arial"/>
                  <w:sz w:val="16"/>
                  <w:szCs w:val="18"/>
                </w:rPr>
                <w:t>210640</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6DD884E5" w14:textId="19CEB0B4" w:rsidR="00D75D8F" w:rsidRDefault="00D75D8F" w:rsidP="00D75D8F">
            <w:pPr>
              <w:rPr>
                <w:ins w:id="1404" w:author="Naveen Premnath [2]" w:date="2024-09-21T23:13:00Z"/>
                <w:rFonts w:ascii="Arial" w:hAnsi="Arial" w:cs="Arial"/>
                <w:sz w:val="16"/>
                <w:szCs w:val="18"/>
              </w:rPr>
            </w:pPr>
            <w:r w:rsidRPr="00835045">
              <w:rPr>
                <w:rFonts w:ascii="Arial" w:hAnsi="Arial" w:cs="Arial"/>
                <w:sz w:val="16"/>
                <w:szCs w:val="18"/>
              </w:rPr>
              <w:t>209</w:t>
            </w:r>
            <w:r>
              <w:rPr>
                <w:rFonts w:ascii="Arial" w:hAnsi="Arial" w:cs="Arial"/>
                <w:sz w:val="16"/>
                <w:szCs w:val="18"/>
              </w:rPr>
              <w:t>(10</w:t>
            </w:r>
            <w:r w:rsidRPr="00835045">
              <w:rPr>
                <w:rFonts w:ascii="Arial" w:hAnsi="Arial" w:cs="Arial"/>
                <w:sz w:val="16"/>
                <w:szCs w:val="18"/>
              </w:rPr>
              <w:t>)</w:t>
            </w:r>
          </w:p>
          <w:p w14:paraId="7792A32C" w14:textId="721D6646" w:rsidR="00D75D8F" w:rsidRPr="00835045" w:rsidRDefault="00D75D8F" w:rsidP="00D75D8F">
            <w:pPr>
              <w:rPr>
                <w:rFonts w:ascii="Arial" w:hAnsi="Arial" w:cs="Arial"/>
                <w:sz w:val="16"/>
                <w:szCs w:val="18"/>
              </w:rPr>
            </w:pPr>
            <w:ins w:id="1405" w:author="Naveen Premnath [2]" w:date="2024-09-21T23:13:00Z">
              <w:r>
                <w:rPr>
                  <w:rFonts w:ascii="Arial" w:hAnsi="Arial" w:cs="Arial"/>
                  <w:sz w:val="16"/>
                  <w:szCs w:val="18"/>
                </w:rPr>
                <w:t>(</w:t>
              </w:r>
              <w:r w:rsidRPr="0076676D">
                <w:rPr>
                  <w:rFonts w:ascii="Arial" w:hAnsi="Arial" w:cs="Arial"/>
                  <w:sz w:val="16"/>
                  <w:szCs w:val="18"/>
                </w:rPr>
                <w:t>1442504</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16FCF14C" w14:textId="77777777" w:rsidR="00D75D8F" w:rsidRDefault="00D75D8F" w:rsidP="00D75D8F">
            <w:pPr>
              <w:rPr>
                <w:ins w:id="1406" w:author="Naveen Premnath [2]" w:date="2024-09-21T23:34:00Z"/>
                <w:rFonts w:ascii="Arial" w:hAnsi="Arial" w:cs="Arial"/>
                <w:sz w:val="16"/>
                <w:szCs w:val="18"/>
              </w:rPr>
            </w:pPr>
            <w:r w:rsidRPr="00835045">
              <w:rPr>
                <w:rFonts w:ascii="Arial" w:hAnsi="Arial" w:cs="Arial"/>
                <w:sz w:val="16"/>
                <w:szCs w:val="18"/>
              </w:rPr>
              <w:t>61</w:t>
            </w:r>
            <w:r>
              <w:rPr>
                <w:rFonts w:ascii="Arial" w:hAnsi="Arial" w:cs="Arial"/>
                <w:sz w:val="16"/>
                <w:szCs w:val="18"/>
              </w:rPr>
              <w:t>(13</w:t>
            </w:r>
            <w:r w:rsidRPr="00835045">
              <w:rPr>
                <w:rFonts w:ascii="Arial" w:hAnsi="Arial" w:cs="Arial"/>
                <w:sz w:val="16"/>
                <w:szCs w:val="18"/>
              </w:rPr>
              <w:t>)</w:t>
            </w:r>
          </w:p>
          <w:p w14:paraId="1907CF89" w14:textId="7697CFF4" w:rsidR="00D75D8F" w:rsidRPr="00835045" w:rsidRDefault="00D75D8F" w:rsidP="00D75D8F">
            <w:pPr>
              <w:rPr>
                <w:rFonts w:ascii="Arial" w:hAnsi="Arial" w:cs="Arial"/>
                <w:sz w:val="16"/>
                <w:szCs w:val="18"/>
              </w:rPr>
            </w:pPr>
            <w:ins w:id="1407" w:author="Naveen Premnath [2]" w:date="2024-09-21T23:34:00Z">
              <w:r>
                <w:rPr>
                  <w:rFonts w:ascii="Arial" w:hAnsi="Arial" w:cs="Arial"/>
                  <w:sz w:val="16"/>
                  <w:szCs w:val="18"/>
                </w:rPr>
                <w:t>(</w:t>
              </w:r>
              <w:r w:rsidRPr="00D402C4">
                <w:rPr>
                  <w:rFonts w:ascii="Arial" w:hAnsi="Arial" w:cs="Arial"/>
                  <w:sz w:val="16"/>
                  <w:szCs w:val="18"/>
                </w:rPr>
                <w:t>363514</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2E6C891D" w14:textId="77777777" w:rsidR="00D75D8F" w:rsidRDefault="00D75D8F" w:rsidP="00D75D8F">
            <w:pPr>
              <w:rPr>
                <w:ins w:id="1408" w:author="Naveen Premnath [2]" w:date="2024-09-21T23:49:00Z"/>
                <w:rFonts w:ascii="Arial" w:hAnsi="Arial" w:cs="Arial"/>
                <w:sz w:val="16"/>
                <w:szCs w:val="18"/>
              </w:rPr>
            </w:pPr>
            <w:r w:rsidRPr="00835045">
              <w:rPr>
                <w:rFonts w:ascii="Arial" w:hAnsi="Arial" w:cs="Arial"/>
                <w:sz w:val="16"/>
                <w:szCs w:val="18"/>
              </w:rPr>
              <w:t>29</w:t>
            </w:r>
            <w:r>
              <w:rPr>
                <w:rFonts w:ascii="Arial" w:hAnsi="Arial" w:cs="Arial"/>
                <w:sz w:val="16"/>
                <w:szCs w:val="18"/>
              </w:rPr>
              <w:t>(16</w:t>
            </w:r>
            <w:r w:rsidRPr="00835045">
              <w:rPr>
                <w:rFonts w:ascii="Arial" w:hAnsi="Arial" w:cs="Arial"/>
                <w:sz w:val="16"/>
                <w:szCs w:val="18"/>
              </w:rPr>
              <w:t>)</w:t>
            </w:r>
          </w:p>
          <w:p w14:paraId="4229C9B0" w14:textId="4557E273" w:rsidR="00D75D8F" w:rsidRPr="00835045" w:rsidRDefault="00D75D8F" w:rsidP="00D75D8F">
            <w:pPr>
              <w:rPr>
                <w:rFonts w:ascii="Arial" w:hAnsi="Arial" w:cs="Arial"/>
                <w:sz w:val="16"/>
                <w:szCs w:val="18"/>
              </w:rPr>
            </w:pPr>
            <w:ins w:id="1409" w:author="Naveen Premnath [2]" w:date="2024-09-21T23:49:00Z">
              <w:r>
                <w:rPr>
                  <w:rFonts w:ascii="Arial" w:hAnsi="Arial" w:cs="Arial"/>
                  <w:sz w:val="16"/>
                  <w:szCs w:val="18"/>
                </w:rPr>
                <w:t>(</w:t>
              </w:r>
              <w:r w:rsidRPr="00DC7FFE">
                <w:rPr>
                  <w:rFonts w:ascii="Arial" w:hAnsi="Arial" w:cs="Arial"/>
                  <w:sz w:val="16"/>
                  <w:szCs w:val="18"/>
                </w:rPr>
                <w:t>208682</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762C7EB" w14:textId="77777777" w:rsidR="00D75D8F" w:rsidRDefault="00D75D8F" w:rsidP="00D75D8F">
            <w:pPr>
              <w:rPr>
                <w:ins w:id="1410" w:author="Naveen Premnath [2]" w:date="2024-09-23T16:08:00Z"/>
                <w:rFonts w:ascii="Arial" w:hAnsi="Arial" w:cs="Arial"/>
                <w:sz w:val="16"/>
                <w:szCs w:val="18"/>
              </w:rPr>
            </w:pPr>
            <w:r w:rsidRPr="00835045">
              <w:rPr>
                <w:rFonts w:ascii="Arial" w:hAnsi="Arial" w:cs="Arial"/>
                <w:sz w:val="16"/>
                <w:szCs w:val="18"/>
              </w:rPr>
              <w:t>208</w:t>
            </w:r>
            <w:r>
              <w:rPr>
                <w:rFonts w:ascii="Arial" w:hAnsi="Arial" w:cs="Arial"/>
                <w:sz w:val="16"/>
                <w:szCs w:val="18"/>
              </w:rPr>
              <w:t>(8</w:t>
            </w:r>
            <w:r w:rsidRPr="00835045">
              <w:rPr>
                <w:rFonts w:ascii="Arial" w:hAnsi="Arial" w:cs="Arial"/>
                <w:sz w:val="16"/>
                <w:szCs w:val="18"/>
              </w:rPr>
              <w:t>)</w:t>
            </w:r>
          </w:p>
          <w:p w14:paraId="0BFAA227" w14:textId="3E56420D" w:rsidR="00D75D8F" w:rsidRPr="00835045" w:rsidRDefault="00D75D8F" w:rsidP="00D75D8F">
            <w:pPr>
              <w:rPr>
                <w:rFonts w:ascii="Arial" w:hAnsi="Arial" w:cs="Arial"/>
                <w:sz w:val="16"/>
                <w:szCs w:val="18"/>
              </w:rPr>
            </w:pPr>
            <w:ins w:id="1411" w:author="Naveen Premnath [2]" w:date="2024-09-23T16:08:00Z">
              <w:r>
                <w:rPr>
                  <w:rFonts w:ascii="Arial" w:hAnsi="Arial" w:cs="Arial"/>
                  <w:sz w:val="16"/>
                  <w:szCs w:val="18"/>
                </w:rPr>
                <w:t>(</w:t>
              </w:r>
              <w:r w:rsidRPr="003A51DD">
                <w:rPr>
                  <w:rFonts w:ascii="Arial" w:hAnsi="Arial" w:cs="Arial"/>
                  <w:sz w:val="16"/>
                  <w:szCs w:val="18"/>
                </w:rPr>
                <w:t>1614193</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590454CB" w14:textId="77777777" w:rsidR="00D75D8F" w:rsidRDefault="00D75D8F" w:rsidP="00D75D8F">
            <w:pPr>
              <w:rPr>
                <w:ins w:id="1412" w:author="Naveen Premnath [2]" w:date="2024-09-23T23:27:00Z"/>
                <w:rFonts w:ascii="Arial" w:hAnsi="Arial" w:cs="Arial"/>
                <w:sz w:val="16"/>
                <w:szCs w:val="18"/>
              </w:rPr>
            </w:pPr>
            <w:r w:rsidRPr="00835045">
              <w:rPr>
                <w:rFonts w:ascii="Arial" w:hAnsi="Arial" w:cs="Arial"/>
                <w:sz w:val="16"/>
                <w:szCs w:val="18"/>
              </w:rPr>
              <w:t>65(13)</w:t>
            </w:r>
          </w:p>
          <w:p w14:paraId="01575793" w14:textId="0567F57F" w:rsidR="00D75D8F" w:rsidRPr="00835045" w:rsidRDefault="00D75D8F" w:rsidP="00D75D8F">
            <w:pPr>
              <w:rPr>
                <w:rFonts w:ascii="Arial" w:hAnsi="Arial" w:cs="Arial"/>
                <w:sz w:val="16"/>
                <w:szCs w:val="18"/>
              </w:rPr>
            </w:pPr>
            <w:ins w:id="1413" w:author="Naveen Premnath [2]" w:date="2024-09-23T23:27:00Z">
              <w:r>
                <w:rPr>
                  <w:rFonts w:ascii="Arial" w:hAnsi="Arial" w:cs="Arial"/>
                  <w:sz w:val="16"/>
                  <w:szCs w:val="18"/>
                </w:rPr>
                <w:t>(</w:t>
              </w:r>
            </w:ins>
            <w:ins w:id="1414" w:author="Naveen Premnath [2]" w:date="2024-09-23T23:28:00Z">
              <w:r w:rsidRPr="00DA3AEC">
                <w:rPr>
                  <w:rFonts w:ascii="Arial" w:hAnsi="Arial" w:cs="Arial"/>
                  <w:sz w:val="16"/>
                  <w:szCs w:val="18"/>
                </w:rPr>
                <w:t>435547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1BF80365" w14:textId="77777777" w:rsidR="00D75D8F" w:rsidRDefault="00D75D8F" w:rsidP="00D75D8F">
            <w:pPr>
              <w:rPr>
                <w:ins w:id="1415" w:author="Naveen Premnath [2]" w:date="2024-09-23T23:38:00Z"/>
                <w:rFonts w:ascii="Arial" w:hAnsi="Arial" w:cs="Arial"/>
                <w:sz w:val="16"/>
                <w:szCs w:val="18"/>
              </w:rPr>
            </w:pPr>
            <w:r w:rsidRPr="00835045">
              <w:rPr>
                <w:rFonts w:ascii="Arial" w:hAnsi="Arial" w:cs="Arial"/>
                <w:sz w:val="16"/>
                <w:szCs w:val="18"/>
              </w:rPr>
              <w:t>31</w:t>
            </w:r>
            <w:r>
              <w:rPr>
                <w:rFonts w:ascii="Arial" w:hAnsi="Arial" w:cs="Arial"/>
                <w:sz w:val="16"/>
                <w:szCs w:val="18"/>
              </w:rPr>
              <w:t>(12</w:t>
            </w:r>
            <w:r w:rsidRPr="00835045">
              <w:rPr>
                <w:rFonts w:ascii="Arial" w:hAnsi="Arial" w:cs="Arial"/>
                <w:sz w:val="16"/>
                <w:szCs w:val="18"/>
              </w:rPr>
              <w:t>)</w:t>
            </w:r>
          </w:p>
          <w:p w14:paraId="0F0E57BC" w14:textId="7FD44CEA" w:rsidR="00D75D8F" w:rsidRPr="00835045" w:rsidRDefault="00D75D8F" w:rsidP="00D75D8F">
            <w:pPr>
              <w:rPr>
                <w:rFonts w:ascii="Arial" w:hAnsi="Arial" w:cs="Arial"/>
                <w:sz w:val="16"/>
                <w:szCs w:val="18"/>
              </w:rPr>
            </w:pPr>
            <w:ins w:id="1416" w:author="Naveen Premnath [2]" w:date="2024-09-23T23:38:00Z">
              <w:r>
                <w:rPr>
                  <w:rFonts w:ascii="Arial" w:hAnsi="Arial" w:cs="Arial"/>
                  <w:sz w:val="16"/>
                  <w:szCs w:val="18"/>
                </w:rPr>
                <w:t>(</w:t>
              </w:r>
              <w:r w:rsidRPr="00D97D91">
                <w:rPr>
                  <w:rFonts w:ascii="Arial" w:hAnsi="Arial" w:cs="Arial"/>
                  <w:sz w:val="16"/>
                  <w:szCs w:val="18"/>
                </w:rPr>
                <w:t>226296</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4640E33" w14:textId="77777777" w:rsidR="00D75D8F" w:rsidRDefault="00D75D8F" w:rsidP="00D75D8F">
            <w:pPr>
              <w:rPr>
                <w:ins w:id="1417" w:author="Naveen Premnath [2]" w:date="2024-09-27T08:11:00Z"/>
                <w:rFonts w:ascii="Arial" w:hAnsi="Arial" w:cs="Arial"/>
                <w:sz w:val="16"/>
                <w:szCs w:val="18"/>
              </w:rPr>
            </w:pPr>
            <w:r w:rsidRPr="00835045">
              <w:rPr>
                <w:rFonts w:ascii="Arial" w:hAnsi="Arial" w:cs="Arial"/>
                <w:sz w:val="16"/>
                <w:szCs w:val="18"/>
              </w:rPr>
              <w:t>221</w:t>
            </w:r>
            <w:r>
              <w:rPr>
                <w:rFonts w:ascii="Arial" w:hAnsi="Arial" w:cs="Arial"/>
                <w:sz w:val="16"/>
                <w:szCs w:val="18"/>
              </w:rPr>
              <w:t>(9</w:t>
            </w:r>
            <w:r w:rsidRPr="00835045">
              <w:rPr>
                <w:rFonts w:ascii="Arial" w:hAnsi="Arial" w:cs="Arial"/>
                <w:sz w:val="16"/>
                <w:szCs w:val="18"/>
              </w:rPr>
              <w:t>)</w:t>
            </w:r>
          </w:p>
          <w:p w14:paraId="5DA1A842" w14:textId="7BA33132" w:rsidR="00D75D8F" w:rsidRPr="00835045" w:rsidRDefault="00D75D8F" w:rsidP="00D75D8F">
            <w:pPr>
              <w:rPr>
                <w:rFonts w:ascii="Arial" w:hAnsi="Arial" w:cs="Arial"/>
                <w:sz w:val="16"/>
                <w:szCs w:val="18"/>
              </w:rPr>
            </w:pPr>
            <w:ins w:id="1418" w:author="Naveen Premnath [2]" w:date="2024-09-27T08:11:00Z">
              <w:r>
                <w:rPr>
                  <w:rFonts w:ascii="Arial" w:hAnsi="Arial" w:cs="Arial"/>
                  <w:sz w:val="16"/>
                  <w:szCs w:val="18"/>
                </w:rPr>
                <w:t>(</w:t>
              </w:r>
              <w:r w:rsidRPr="007D5681">
                <w:rPr>
                  <w:rFonts w:ascii="Arial" w:hAnsi="Arial" w:cs="Arial"/>
                  <w:sz w:val="16"/>
                  <w:szCs w:val="18"/>
                </w:rPr>
                <w:t>1809018</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0FC2EA8C" w14:textId="77777777" w:rsidR="00D75D8F" w:rsidRDefault="00D75D8F" w:rsidP="00D75D8F">
            <w:pPr>
              <w:rPr>
                <w:ins w:id="1419" w:author="Naveen Premnath [2]" w:date="2024-09-27T08:27:00Z"/>
                <w:rFonts w:ascii="Arial" w:hAnsi="Arial" w:cs="Arial"/>
                <w:sz w:val="16"/>
                <w:szCs w:val="18"/>
              </w:rPr>
            </w:pPr>
            <w:r w:rsidRPr="00835045">
              <w:rPr>
                <w:rFonts w:ascii="Arial" w:hAnsi="Arial" w:cs="Arial"/>
                <w:sz w:val="16"/>
                <w:szCs w:val="18"/>
              </w:rPr>
              <w:t>55</w:t>
            </w:r>
            <w:r>
              <w:rPr>
                <w:rFonts w:ascii="Arial" w:hAnsi="Arial" w:cs="Arial"/>
                <w:sz w:val="16"/>
                <w:szCs w:val="18"/>
              </w:rPr>
              <w:t>(11</w:t>
            </w:r>
            <w:r w:rsidRPr="00835045">
              <w:rPr>
                <w:rFonts w:ascii="Arial" w:hAnsi="Arial" w:cs="Arial"/>
                <w:sz w:val="16"/>
                <w:szCs w:val="18"/>
              </w:rPr>
              <w:t>)</w:t>
            </w:r>
          </w:p>
          <w:p w14:paraId="0802DE08" w14:textId="6701582B" w:rsidR="00D75D8F" w:rsidRPr="00835045" w:rsidRDefault="00D75D8F" w:rsidP="00D75D8F">
            <w:pPr>
              <w:rPr>
                <w:rFonts w:ascii="Arial" w:hAnsi="Arial" w:cs="Arial"/>
                <w:sz w:val="16"/>
                <w:szCs w:val="18"/>
              </w:rPr>
            </w:pPr>
            <w:ins w:id="1420" w:author="Naveen Premnath [2]" w:date="2024-09-27T08:28:00Z">
              <w:r>
                <w:rPr>
                  <w:rFonts w:ascii="Arial" w:hAnsi="Arial" w:cs="Arial"/>
                  <w:sz w:val="16"/>
                  <w:szCs w:val="18"/>
                </w:rPr>
                <w:t>(</w:t>
              </w:r>
              <w:r w:rsidRPr="004C32FC">
                <w:rPr>
                  <w:rFonts w:ascii="Arial" w:hAnsi="Arial" w:cs="Arial"/>
                  <w:sz w:val="16"/>
                  <w:szCs w:val="18"/>
                </w:rPr>
                <w:t>419428</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54A128E4" w14:textId="77777777" w:rsidR="00D75D8F" w:rsidRDefault="00D75D8F" w:rsidP="00D75D8F">
            <w:pPr>
              <w:rPr>
                <w:ins w:id="1421" w:author="Naveen Premnath [2]" w:date="2024-09-27T08:59:00Z"/>
                <w:rFonts w:ascii="Arial" w:hAnsi="Arial" w:cs="Arial"/>
                <w:sz w:val="16"/>
                <w:szCs w:val="18"/>
              </w:rPr>
            </w:pPr>
            <w:r w:rsidRPr="00835045">
              <w:rPr>
                <w:rFonts w:ascii="Arial" w:hAnsi="Arial" w:cs="Arial"/>
                <w:sz w:val="16"/>
                <w:szCs w:val="18"/>
              </w:rPr>
              <w:t>24</w:t>
            </w:r>
            <w:r>
              <w:rPr>
                <w:rFonts w:ascii="Arial" w:hAnsi="Arial" w:cs="Arial"/>
                <w:sz w:val="16"/>
                <w:szCs w:val="18"/>
              </w:rPr>
              <w:t>(</w:t>
            </w:r>
            <w:r w:rsidRPr="00835045">
              <w:rPr>
                <w:rFonts w:ascii="Arial" w:hAnsi="Arial" w:cs="Arial"/>
                <w:sz w:val="16"/>
                <w:szCs w:val="18"/>
              </w:rPr>
              <w:t>9)</w:t>
            </w:r>
          </w:p>
          <w:p w14:paraId="0C29FDFB" w14:textId="6649D2F0" w:rsidR="00D75D8F" w:rsidRPr="00835045" w:rsidRDefault="00D75D8F" w:rsidP="00D75D8F">
            <w:pPr>
              <w:rPr>
                <w:rFonts w:ascii="Arial" w:hAnsi="Arial" w:cs="Arial"/>
                <w:sz w:val="16"/>
                <w:szCs w:val="18"/>
              </w:rPr>
            </w:pPr>
            <w:ins w:id="1422" w:author="Naveen Premnath [2]" w:date="2024-09-27T08:59:00Z">
              <w:r>
                <w:rPr>
                  <w:rFonts w:ascii="Arial" w:hAnsi="Arial" w:cs="Arial"/>
                  <w:sz w:val="16"/>
                  <w:szCs w:val="18"/>
                </w:rPr>
                <w:t>(</w:t>
              </w:r>
              <w:r w:rsidRPr="00D055CB">
                <w:rPr>
                  <w:rFonts w:ascii="Arial" w:hAnsi="Arial" w:cs="Arial"/>
                  <w:sz w:val="16"/>
                  <w:szCs w:val="18"/>
                </w:rPr>
                <w:t>165071</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36B00AE6"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899(10)</w:t>
            </w:r>
          </w:p>
          <w:p w14:paraId="2959F001" w14:textId="1A9EE755" w:rsidR="00D75D8F" w:rsidRPr="00D75D8F" w:rsidRDefault="00D75D8F" w:rsidP="00D75D8F">
            <w:pPr>
              <w:rPr>
                <w:rFonts w:ascii="Arial" w:hAnsi="Arial" w:cs="Arial"/>
                <w:sz w:val="16"/>
                <w:szCs w:val="16"/>
              </w:rPr>
            </w:pPr>
            <w:r w:rsidRPr="00D75D8F">
              <w:rPr>
                <w:rFonts w:ascii="Arial" w:hAnsi="Arial" w:cs="Arial"/>
                <w:sz w:val="16"/>
                <w:szCs w:val="16"/>
              </w:rPr>
              <w:t>(1603809)</w:t>
            </w:r>
          </w:p>
        </w:tc>
        <w:tc>
          <w:tcPr>
            <w:tcW w:w="1080" w:type="dxa"/>
            <w:tcBorders>
              <w:top w:val="single" w:sz="4" w:space="0" w:color="auto"/>
              <w:left w:val="single" w:sz="4" w:space="0" w:color="auto"/>
              <w:bottom w:val="single" w:sz="4" w:space="0" w:color="auto"/>
              <w:right w:val="single" w:sz="4" w:space="0" w:color="auto"/>
            </w:tcBorders>
          </w:tcPr>
          <w:p w14:paraId="5D1D702F"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266(13)</w:t>
            </w:r>
          </w:p>
          <w:p w14:paraId="571B66E9" w14:textId="4D659FC7" w:rsidR="00D75D8F" w:rsidRPr="00D75D8F" w:rsidRDefault="00D75D8F" w:rsidP="00D75D8F">
            <w:pPr>
              <w:rPr>
                <w:rFonts w:ascii="Arial" w:hAnsi="Arial" w:cs="Arial"/>
                <w:sz w:val="16"/>
                <w:szCs w:val="16"/>
              </w:rPr>
            </w:pPr>
            <w:r w:rsidRPr="00D75D8F">
              <w:rPr>
                <w:rFonts w:ascii="Arial" w:hAnsi="Arial" w:cs="Arial"/>
                <w:sz w:val="16"/>
                <w:szCs w:val="16"/>
              </w:rPr>
              <w:t>(421039)</w:t>
            </w:r>
          </w:p>
        </w:tc>
        <w:tc>
          <w:tcPr>
            <w:tcW w:w="1127" w:type="dxa"/>
            <w:tcBorders>
              <w:top w:val="single" w:sz="4" w:space="0" w:color="auto"/>
              <w:left w:val="single" w:sz="4" w:space="0" w:color="auto"/>
              <w:bottom w:val="single" w:sz="4" w:space="0" w:color="auto"/>
              <w:right w:val="single" w:sz="4" w:space="0" w:color="auto"/>
            </w:tcBorders>
          </w:tcPr>
          <w:p w14:paraId="4EAF73ED"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121(13)</w:t>
            </w:r>
          </w:p>
          <w:p w14:paraId="1E1058B9" w14:textId="3BFF34BF" w:rsidR="00D75D8F" w:rsidRPr="00D75D8F" w:rsidRDefault="00D75D8F" w:rsidP="00D75D8F">
            <w:pPr>
              <w:rPr>
                <w:rFonts w:ascii="Arial" w:hAnsi="Arial" w:cs="Arial"/>
                <w:sz w:val="16"/>
                <w:szCs w:val="16"/>
              </w:rPr>
            </w:pPr>
            <w:r w:rsidRPr="00D75D8F">
              <w:rPr>
                <w:rFonts w:ascii="Arial" w:hAnsi="Arial" w:cs="Arial"/>
                <w:sz w:val="16"/>
                <w:szCs w:val="16"/>
              </w:rPr>
              <w:t>(202672)</w:t>
            </w:r>
          </w:p>
        </w:tc>
      </w:tr>
      <w:tr w:rsidR="00D75D8F" w:rsidRPr="00AA3DD8" w14:paraId="76E16487"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4FD03B09" w14:textId="345D430D" w:rsidR="00D75D8F" w:rsidRPr="00835045" w:rsidRDefault="00D75D8F" w:rsidP="00D75D8F">
            <w:pPr>
              <w:rPr>
                <w:rFonts w:ascii="Arial" w:hAnsi="Arial" w:cs="Arial"/>
                <w:sz w:val="18"/>
                <w:szCs w:val="18"/>
              </w:rPr>
            </w:pPr>
            <w:r w:rsidRPr="00835045">
              <w:rPr>
                <w:rFonts w:ascii="Arial" w:hAnsi="Arial" w:cs="Arial"/>
                <w:b/>
                <w:bCs/>
                <w:sz w:val="18"/>
                <w:szCs w:val="18"/>
              </w:rPr>
              <w:t>Others (%)</w:t>
            </w:r>
          </w:p>
        </w:tc>
        <w:tc>
          <w:tcPr>
            <w:tcW w:w="1113" w:type="dxa"/>
            <w:tcBorders>
              <w:top w:val="single" w:sz="4" w:space="0" w:color="auto"/>
              <w:left w:val="single" w:sz="4" w:space="0" w:color="auto"/>
              <w:bottom w:val="single" w:sz="4" w:space="0" w:color="auto"/>
              <w:right w:val="single" w:sz="4" w:space="0" w:color="auto"/>
            </w:tcBorders>
            <w:hideMark/>
          </w:tcPr>
          <w:p w14:paraId="5D3B653F" w14:textId="3B1BD47B" w:rsidR="00D75D8F" w:rsidRDefault="00D75D8F" w:rsidP="00D75D8F">
            <w:pPr>
              <w:rPr>
                <w:ins w:id="1423" w:author="Naveen Premnath [2]" w:date="2024-09-17T00:20:00Z"/>
                <w:rFonts w:ascii="Arial" w:hAnsi="Arial" w:cs="Arial"/>
                <w:sz w:val="16"/>
                <w:szCs w:val="18"/>
              </w:rPr>
            </w:pPr>
            <w:r w:rsidRPr="00835045">
              <w:rPr>
                <w:rFonts w:ascii="Arial" w:hAnsi="Arial" w:cs="Arial"/>
                <w:sz w:val="16"/>
                <w:szCs w:val="18"/>
              </w:rPr>
              <w:t>101(</w:t>
            </w:r>
            <w:r>
              <w:rPr>
                <w:rFonts w:ascii="Arial" w:hAnsi="Arial" w:cs="Arial"/>
                <w:sz w:val="16"/>
                <w:szCs w:val="18"/>
              </w:rPr>
              <w:t>5</w:t>
            </w:r>
            <w:r w:rsidRPr="00835045">
              <w:rPr>
                <w:rFonts w:ascii="Arial" w:hAnsi="Arial" w:cs="Arial"/>
                <w:sz w:val="16"/>
                <w:szCs w:val="18"/>
              </w:rPr>
              <w:t>)</w:t>
            </w:r>
          </w:p>
          <w:p w14:paraId="755A6388" w14:textId="145EF931" w:rsidR="00D75D8F" w:rsidRPr="00835045" w:rsidRDefault="00D75D8F" w:rsidP="00D75D8F">
            <w:pPr>
              <w:rPr>
                <w:rFonts w:ascii="Arial" w:hAnsi="Arial" w:cs="Arial"/>
                <w:sz w:val="16"/>
                <w:szCs w:val="18"/>
              </w:rPr>
            </w:pPr>
            <w:ins w:id="1424" w:author="Naveen Premnath [2]" w:date="2024-09-17T00:20:00Z">
              <w:r>
                <w:rPr>
                  <w:rFonts w:ascii="Arial" w:hAnsi="Arial" w:cs="Arial"/>
                  <w:sz w:val="16"/>
                  <w:szCs w:val="18"/>
                </w:rPr>
                <w:t>(</w:t>
              </w:r>
              <w:r w:rsidRPr="006F2BBB">
                <w:rPr>
                  <w:rFonts w:ascii="Arial" w:hAnsi="Arial" w:cs="Arial"/>
                  <w:sz w:val="16"/>
                  <w:szCs w:val="18"/>
                </w:rPr>
                <w:t>1009190</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330C59AA" w14:textId="0F94B540" w:rsidR="00D75D8F" w:rsidRDefault="00D75D8F" w:rsidP="00D75D8F">
            <w:pPr>
              <w:rPr>
                <w:ins w:id="1425" w:author="Naveen Premnath [2]" w:date="2024-09-17T00:32:00Z"/>
                <w:rFonts w:ascii="Arial" w:hAnsi="Arial" w:cs="Arial"/>
                <w:sz w:val="16"/>
                <w:szCs w:val="18"/>
              </w:rPr>
            </w:pPr>
            <w:r w:rsidRPr="00835045">
              <w:rPr>
                <w:rFonts w:ascii="Arial" w:hAnsi="Arial" w:cs="Arial"/>
                <w:sz w:val="16"/>
                <w:szCs w:val="18"/>
              </w:rPr>
              <w:t>23(</w:t>
            </w:r>
            <w:r>
              <w:rPr>
                <w:rFonts w:ascii="Arial" w:hAnsi="Arial" w:cs="Arial"/>
                <w:sz w:val="16"/>
                <w:szCs w:val="18"/>
              </w:rPr>
              <w:t>5</w:t>
            </w:r>
            <w:r w:rsidRPr="00835045">
              <w:rPr>
                <w:rFonts w:ascii="Arial" w:hAnsi="Arial" w:cs="Arial"/>
                <w:sz w:val="16"/>
                <w:szCs w:val="18"/>
              </w:rPr>
              <w:t>)</w:t>
            </w:r>
          </w:p>
          <w:p w14:paraId="2515943B" w14:textId="706AD126" w:rsidR="00D75D8F" w:rsidRPr="00835045" w:rsidRDefault="00D75D8F" w:rsidP="00D75D8F">
            <w:pPr>
              <w:rPr>
                <w:rFonts w:ascii="Arial" w:hAnsi="Arial" w:cs="Arial"/>
                <w:sz w:val="16"/>
                <w:szCs w:val="18"/>
              </w:rPr>
            </w:pPr>
            <w:ins w:id="1426" w:author="Naveen Premnath [2]" w:date="2024-09-17T00:32:00Z">
              <w:r>
                <w:rPr>
                  <w:rFonts w:ascii="Arial" w:hAnsi="Arial" w:cs="Arial"/>
                  <w:sz w:val="16"/>
                  <w:szCs w:val="18"/>
                </w:rPr>
                <w:t>(</w:t>
              </w:r>
              <w:r w:rsidRPr="00091248">
                <w:rPr>
                  <w:rFonts w:ascii="Arial" w:hAnsi="Arial" w:cs="Arial"/>
                  <w:sz w:val="16"/>
                  <w:szCs w:val="18"/>
                </w:rPr>
                <w:t>273259</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7CB6A64F" w14:textId="55359A6C" w:rsidR="00D75D8F" w:rsidRDefault="00D75D8F" w:rsidP="00D75D8F">
            <w:pPr>
              <w:rPr>
                <w:ins w:id="1427" w:author="Naveen Premnath [2]" w:date="2024-09-21T00:29:00Z"/>
                <w:rFonts w:ascii="Arial" w:hAnsi="Arial" w:cs="Arial"/>
                <w:sz w:val="16"/>
                <w:szCs w:val="18"/>
              </w:rPr>
            </w:pPr>
            <w:r w:rsidRPr="00835045">
              <w:rPr>
                <w:rFonts w:ascii="Arial" w:hAnsi="Arial" w:cs="Arial"/>
                <w:sz w:val="16"/>
                <w:szCs w:val="18"/>
              </w:rPr>
              <w:t>9</w:t>
            </w:r>
            <w:r>
              <w:rPr>
                <w:rFonts w:ascii="Arial" w:hAnsi="Arial" w:cs="Arial"/>
                <w:sz w:val="16"/>
                <w:szCs w:val="18"/>
              </w:rPr>
              <w:t>(4</w:t>
            </w:r>
            <w:r w:rsidRPr="00835045">
              <w:rPr>
                <w:rFonts w:ascii="Arial" w:hAnsi="Arial" w:cs="Arial"/>
                <w:sz w:val="16"/>
                <w:szCs w:val="18"/>
              </w:rPr>
              <w:t>)</w:t>
            </w:r>
          </w:p>
          <w:p w14:paraId="1F35157B" w14:textId="07D1D293" w:rsidR="00D75D8F" w:rsidRPr="00835045" w:rsidRDefault="00D75D8F" w:rsidP="00D75D8F">
            <w:pPr>
              <w:rPr>
                <w:rFonts w:ascii="Arial" w:hAnsi="Arial" w:cs="Arial"/>
                <w:sz w:val="16"/>
                <w:szCs w:val="18"/>
              </w:rPr>
            </w:pPr>
            <w:ins w:id="1428" w:author="Naveen Premnath [2]" w:date="2024-09-21T00:29:00Z">
              <w:r>
                <w:rPr>
                  <w:rFonts w:ascii="Arial" w:hAnsi="Arial" w:cs="Arial"/>
                  <w:sz w:val="16"/>
                  <w:szCs w:val="18"/>
                </w:rPr>
                <w:t>(</w:t>
              </w:r>
              <w:r w:rsidRPr="00A43726">
                <w:rPr>
                  <w:rFonts w:ascii="Arial" w:hAnsi="Arial" w:cs="Arial"/>
                  <w:sz w:val="16"/>
                  <w:szCs w:val="18"/>
                </w:rPr>
                <w:t>77030</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0E21DC95" w14:textId="77777777" w:rsidR="00D75D8F" w:rsidRDefault="00D75D8F" w:rsidP="00D75D8F">
            <w:pPr>
              <w:rPr>
                <w:ins w:id="1429" w:author="Naveen Premnath [2]" w:date="2024-09-21T23:13:00Z"/>
                <w:rFonts w:ascii="Arial" w:hAnsi="Arial" w:cs="Arial"/>
                <w:sz w:val="16"/>
                <w:szCs w:val="18"/>
              </w:rPr>
            </w:pPr>
            <w:r w:rsidRPr="00835045">
              <w:rPr>
                <w:rFonts w:ascii="Arial" w:hAnsi="Arial" w:cs="Arial"/>
                <w:sz w:val="16"/>
                <w:szCs w:val="18"/>
              </w:rPr>
              <w:t>94</w:t>
            </w:r>
            <w:r>
              <w:rPr>
                <w:rFonts w:ascii="Arial" w:hAnsi="Arial" w:cs="Arial"/>
                <w:sz w:val="16"/>
                <w:szCs w:val="18"/>
              </w:rPr>
              <w:t>(4</w:t>
            </w:r>
            <w:r w:rsidRPr="00835045">
              <w:rPr>
                <w:rFonts w:ascii="Arial" w:hAnsi="Arial" w:cs="Arial"/>
                <w:sz w:val="16"/>
                <w:szCs w:val="18"/>
              </w:rPr>
              <w:t>)</w:t>
            </w:r>
          </w:p>
          <w:p w14:paraId="70CDAB5D" w14:textId="2DA50E71" w:rsidR="00D75D8F" w:rsidRPr="00835045" w:rsidRDefault="00D75D8F" w:rsidP="00D75D8F">
            <w:pPr>
              <w:rPr>
                <w:rFonts w:ascii="Arial" w:hAnsi="Arial" w:cs="Arial"/>
                <w:sz w:val="16"/>
                <w:szCs w:val="18"/>
              </w:rPr>
            </w:pPr>
            <w:ins w:id="1430" w:author="Naveen Premnath [2]" w:date="2024-09-21T23:14:00Z">
              <w:r>
                <w:rPr>
                  <w:rFonts w:ascii="Arial" w:hAnsi="Arial" w:cs="Arial"/>
                  <w:sz w:val="16"/>
                  <w:szCs w:val="18"/>
                </w:rPr>
                <w:t>(</w:t>
              </w:r>
            </w:ins>
            <w:ins w:id="1431" w:author="Naveen Premnath [2]" w:date="2024-09-21T23:13:00Z">
              <w:r w:rsidRPr="0076676D">
                <w:rPr>
                  <w:rFonts w:ascii="Arial" w:hAnsi="Arial" w:cs="Arial"/>
                  <w:sz w:val="16"/>
                  <w:szCs w:val="18"/>
                </w:rPr>
                <w:t>984008</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1E9188EE" w14:textId="77777777" w:rsidR="00D75D8F" w:rsidRDefault="00D75D8F" w:rsidP="00D75D8F">
            <w:pPr>
              <w:rPr>
                <w:ins w:id="1432" w:author="Naveen Premnath [2]" w:date="2024-09-21T23:34:00Z"/>
                <w:rFonts w:ascii="Arial" w:hAnsi="Arial" w:cs="Arial"/>
                <w:sz w:val="16"/>
                <w:szCs w:val="18"/>
              </w:rPr>
            </w:pPr>
            <w:r w:rsidRPr="00835045">
              <w:rPr>
                <w:rFonts w:ascii="Arial" w:hAnsi="Arial" w:cs="Arial"/>
                <w:sz w:val="16"/>
                <w:szCs w:val="18"/>
              </w:rPr>
              <w:t>25</w:t>
            </w:r>
            <w:r>
              <w:rPr>
                <w:rFonts w:ascii="Arial" w:hAnsi="Arial" w:cs="Arial"/>
                <w:sz w:val="16"/>
                <w:szCs w:val="18"/>
              </w:rPr>
              <w:t>(5</w:t>
            </w:r>
            <w:r w:rsidRPr="00835045">
              <w:rPr>
                <w:rFonts w:ascii="Arial" w:hAnsi="Arial" w:cs="Arial"/>
                <w:sz w:val="16"/>
                <w:szCs w:val="18"/>
              </w:rPr>
              <w:t>)</w:t>
            </w:r>
          </w:p>
          <w:p w14:paraId="721E66FF" w14:textId="5F6ECD18" w:rsidR="00D75D8F" w:rsidRPr="00835045" w:rsidRDefault="00D75D8F" w:rsidP="00D75D8F">
            <w:pPr>
              <w:rPr>
                <w:rFonts w:ascii="Arial" w:hAnsi="Arial" w:cs="Arial"/>
                <w:sz w:val="16"/>
                <w:szCs w:val="18"/>
              </w:rPr>
            </w:pPr>
            <w:ins w:id="1433" w:author="Naveen Premnath [2]" w:date="2024-09-21T23:34:00Z">
              <w:r>
                <w:rPr>
                  <w:rFonts w:ascii="Arial" w:hAnsi="Arial" w:cs="Arial"/>
                  <w:sz w:val="16"/>
                  <w:szCs w:val="18"/>
                </w:rPr>
                <w:t>(</w:t>
              </w:r>
              <w:r w:rsidRPr="00D402C4">
                <w:rPr>
                  <w:rFonts w:ascii="Arial" w:hAnsi="Arial" w:cs="Arial"/>
                  <w:sz w:val="16"/>
                  <w:szCs w:val="18"/>
                </w:rPr>
                <w:t>274156</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79A032DE" w14:textId="77777777" w:rsidR="00D75D8F" w:rsidRDefault="00D75D8F" w:rsidP="00D75D8F">
            <w:pPr>
              <w:rPr>
                <w:ins w:id="1434" w:author="Naveen Premnath [2]" w:date="2024-09-21T23:51:00Z"/>
                <w:rFonts w:ascii="Arial" w:hAnsi="Arial" w:cs="Arial"/>
                <w:sz w:val="16"/>
                <w:szCs w:val="18"/>
              </w:rPr>
            </w:pPr>
            <w:r w:rsidRPr="00835045">
              <w:rPr>
                <w:rFonts w:ascii="Arial" w:hAnsi="Arial" w:cs="Arial"/>
                <w:sz w:val="16"/>
                <w:szCs w:val="18"/>
              </w:rPr>
              <w:t>6</w:t>
            </w:r>
            <w:r>
              <w:rPr>
                <w:rFonts w:ascii="Arial" w:hAnsi="Arial" w:cs="Arial"/>
                <w:sz w:val="16"/>
                <w:szCs w:val="18"/>
              </w:rPr>
              <w:t>(3</w:t>
            </w:r>
            <w:r w:rsidRPr="00835045">
              <w:rPr>
                <w:rFonts w:ascii="Arial" w:hAnsi="Arial" w:cs="Arial"/>
                <w:sz w:val="16"/>
                <w:szCs w:val="18"/>
              </w:rPr>
              <w:t>)</w:t>
            </w:r>
          </w:p>
          <w:p w14:paraId="38B9034E" w14:textId="7D6FA2CF" w:rsidR="00D75D8F" w:rsidRPr="00835045" w:rsidRDefault="00D75D8F" w:rsidP="00D75D8F">
            <w:pPr>
              <w:rPr>
                <w:rFonts w:ascii="Arial" w:hAnsi="Arial" w:cs="Arial"/>
                <w:sz w:val="16"/>
                <w:szCs w:val="18"/>
              </w:rPr>
            </w:pPr>
            <w:ins w:id="1435" w:author="Naveen Premnath [2]" w:date="2024-09-21T23:51:00Z">
              <w:r>
                <w:rPr>
                  <w:rFonts w:ascii="Arial" w:hAnsi="Arial" w:cs="Arial"/>
                  <w:sz w:val="16"/>
                  <w:szCs w:val="18"/>
                </w:rPr>
                <w:t>(</w:t>
              </w:r>
              <w:r w:rsidRPr="00DC7FFE">
                <w:rPr>
                  <w:rFonts w:ascii="Arial" w:hAnsi="Arial" w:cs="Arial"/>
                  <w:sz w:val="16"/>
                  <w:szCs w:val="18"/>
                </w:rPr>
                <w:t>79368</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40C4194E" w14:textId="77777777" w:rsidR="00D75D8F" w:rsidRDefault="00D75D8F" w:rsidP="00D75D8F">
            <w:pPr>
              <w:rPr>
                <w:ins w:id="1436" w:author="Naveen Premnath [2]" w:date="2024-09-23T16:08:00Z"/>
                <w:rFonts w:ascii="Arial" w:hAnsi="Arial" w:cs="Arial"/>
                <w:sz w:val="16"/>
                <w:szCs w:val="18"/>
              </w:rPr>
            </w:pPr>
            <w:r w:rsidRPr="00835045">
              <w:rPr>
                <w:rFonts w:ascii="Arial" w:hAnsi="Arial" w:cs="Arial"/>
                <w:sz w:val="16"/>
                <w:szCs w:val="18"/>
              </w:rPr>
              <w:t>102</w:t>
            </w:r>
            <w:r>
              <w:rPr>
                <w:rFonts w:ascii="Arial" w:hAnsi="Arial" w:cs="Arial"/>
                <w:sz w:val="16"/>
                <w:szCs w:val="18"/>
              </w:rPr>
              <w:t>(4</w:t>
            </w:r>
            <w:r w:rsidRPr="00835045">
              <w:rPr>
                <w:rFonts w:ascii="Arial" w:hAnsi="Arial" w:cs="Arial"/>
                <w:sz w:val="16"/>
                <w:szCs w:val="18"/>
              </w:rPr>
              <w:t>)</w:t>
            </w:r>
          </w:p>
          <w:p w14:paraId="717BD4FA" w14:textId="44C6B973" w:rsidR="00D75D8F" w:rsidRPr="00835045" w:rsidRDefault="00D75D8F" w:rsidP="00D75D8F">
            <w:pPr>
              <w:rPr>
                <w:rFonts w:ascii="Arial" w:hAnsi="Arial" w:cs="Arial"/>
                <w:sz w:val="16"/>
                <w:szCs w:val="18"/>
              </w:rPr>
            </w:pPr>
            <w:ins w:id="1437" w:author="Naveen Premnath [2]" w:date="2024-09-23T16:08:00Z">
              <w:r>
                <w:rPr>
                  <w:rFonts w:ascii="Arial" w:hAnsi="Arial" w:cs="Arial"/>
                  <w:sz w:val="16"/>
                  <w:szCs w:val="18"/>
                </w:rPr>
                <w:t>(</w:t>
              </w:r>
              <w:r w:rsidRPr="003A51DD">
                <w:rPr>
                  <w:rFonts w:ascii="Arial" w:hAnsi="Arial" w:cs="Arial"/>
                  <w:sz w:val="16"/>
                  <w:szCs w:val="18"/>
                </w:rPr>
                <w:t>1080919</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38D3D799" w14:textId="77777777" w:rsidR="00D75D8F" w:rsidRDefault="00D75D8F" w:rsidP="00D75D8F">
            <w:pPr>
              <w:rPr>
                <w:ins w:id="1438" w:author="Naveen Premnath [2]" w:date="2024-09-23T23:28:00Z"/>
                <w:rFonts w:ascii="Arial" w:hAnsi="Arial" w:cs="Arial"/>
                <w:sz w:val="16"/>
                <w:szCs w:val="18"/>
              </w:rPr>
            </w:pPr>
            <w:r w:rsidRPr="00835045">
              <w:rPr>
                <w:rFonts w:ascii="Arial" w:hAnsi="Arial" w:cs="Arial"/>
                <w:sz w:val="16"/>
                <w:szCs w:val="18"/>
              </w:rPr>
              <w:t>27</w:t>
            </w:r>
            <w:r>
              <w:rPr>
                <w:rFonts w:ascii="Arial" w:hAnsi="Arial" w:cs="Arial"/>
                <w:sz w:val="16"/>
                <w:szCs w:val="18"/>
              </w:rPr>
              <w:t>(5</w:t>
            </w:r>
            <w:r w:rsidRPr="00835045">
              <w:rPr>
                <w:rFonts w:ascii="Arial" w:hAnsi="Arial" w:cs="Arial"/>
                <w:sz w:val="16"/>
                <w:szCs w:val="18"/>
              </w:rPr>
              <w:t>)</w:t>
            </w:r>
          </w:p>
          <w:p w14:paraId="2CD5BAD3" w14:textId="5B6DDFFE" w:rsidR="00D75D8F" w:rsidRPr="00835045" w:rsidRDefault="00D75D8F" w:rsidP="00D75D8F">
            <w:pPr>
              <w:rPr>
                <w:rFonts w:ascii="Arial" w:hAnsi="Arial" w:cs="Arial"/>
                <w:sz w:val="16"/>
                <w:szCs w:val="18"/>
              </w:rPr>
            </w:pPr>
            <w:ins w:id="1439" w:author="Naveen Premnath [2]" w:date="2024-09-23T23:28:00Z">
              <w:r>
                <w:rPr>
                  <w:rFonts w:ascii="Arial" w:hAnsi="Arial" w:cs="Arial"/>
                  <w:sz w:val="16"/>
                  <w:szCs w:val="18"/>
                </w:rPr>
                <w:t>(</w:t>
              </w:r>
              <w:r w:rsidRPr="00DA3AEC">
                <w:rPr>
                  <w:rFonts w:ascii="Arial" w:hAnsi="Arial" w:cs="Arial"/>
                  <w:sz w:val="16"/>
                  <w:szCs w:val="18"/>
                </w:rPr>
                <w:t>268957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50729D54" w14:textId="77777777" w:rsidR="00D75D8F" w:rsidRDefault="00D75D8F" w:rsidP="00D75D8F">
            <w:pPr>
              <w:rPr>
                <w:ins w:id="1440" w:author="Naveen Premnath [2]" w:date="2024-09-23T23:39:00Z"/>
                <w:rFonts w:ascii="Arial" w:hAnsi="Arial" w:cs="Arial"/>
                <w:sz w:val="16"/>
                <w:szCs w:val="18"/>
              </w:rPr>
            </w:pPr>
            <w:r w:rsidRPr="00835045">
              <w:rPr>
                <w:rFonts w:ascii="Arial" w:hAnsi="Arial" w:cs="Arial"/>
                <w:sz w:val="16"/>
                <w:szCs w:val="18"/>
              </w:rPr>
              <w:t>13</w:t>
            </w:r>
            <w:r>
              <w:rPr>
                <w:rFonts w:ascii="Arial" w:hAnsi="Arial" w:cs="Arial"/>
                <w:sz w:val="16"/>
                <w:szCs w:val="18"/>
              </w:rPr>
              <w:t>(5</w:t>
            </w:r>
            <w:r w:rsidRPr="00835045">
              <w:rPr>
                <w:rFonts w:ascii="Arial" w:hAnsi="Arial" w:cs="Arial"/>
                <w:sz w:val="16"/>
                <w:szCs w:val="18"/>
              </w:rPr>
              <w:t>)</w:t>
            </w:r>
          </w:p>
          <w:p w14:paraId="58357593" w14:textId="4A1D8E18" w:rsidR="00D75D8F" w:rsidRPr="00835045" w:rsidRDefault="00D75D8F" w:rsidP="00D75D8F">
            <w:pPr>
              <w:rPr>
                <w:rFonts w:ascii="Arial" w:hAnsi="Arial" w:cs="Arial"/>
                <w:sz w:val="16"/>
                <w:szCs w:val="18"/>
              </w:rPr>
            </w:pPr>
            <w:ins w:id="1441" w:author="Naveen Premnath [2]" w:date="2024-09-23T23:39:00Z">
              <w:r>
                <w:rPr>
                  <w:rFonts w:ascii="Arial" w:hAnsi="Arial" w:cs="Arial"/>
                  <w:sz w:val="16"/>
                  <w:szCs w:val="18"/>
                </w:rPr>
                <w:t>(</w:t>
              </w:r>
              <w:r w:rsidRPr="00D97D91">
                <w:rPr>
                  <w:rFonts w:ascii="Arial" w:hAnsi="Arial" w:cs="Arial"/>
                  <w:sz w:val="16"/>
                  <w:szCs w:val="18"/>
                </w:rPr>
                <w:t>112793</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352F884D" w14:textId="77777777" w:rsidR="00D75D8F" w:rsidRDefault="00D75D8F" w:rsidP="00D75D8F">
            <w:pPr>
              <w:rPr>
                <w:ins w:id="1442" w:author="Naveen Premnath [2]" w:date="2024-09-27T08:11:00Z"/>
                <w:rFonts w:ascii="Arial" w:hAnsi="Arial" w:cs="Arial"/>
                <w:sz w:val="16"/>
                <w:szCs w:val="18"/>
              </w:rPr>
            </w:pPr>
            <w:r w:rsidRPr="00835045">
              <w:rPr>
                <w:rFonts w:ascii="Arial" w:hAnsi="Arial" w:cs="Arial"/>
                <w:sz w:val="16"/>
                <w:szCs w:val="18"/>
              </w:rPr>
              <w:t>95</w:t>
            </w:r>
            <w:r>
              <w:rPr>
                <w:rFonts w:ascii="Arial" w:hAnsi="Arial" w:cs="Arial"/>
                <w:sz w:val="16"/>
                <w:szCs w:val="18"/>
              </w:rPr>
              <w:t>(4</w:t>
            </w:r>
            <w:r w:rsidRPr="00835045">
              <w:rPr>
                <w:rFonts w:ascii="Arial" w:hAnsi="Arial" w:cs="Arial"/>
                <w:sz w:val="16"/>
                <w:szCs w:val="18"/>
              </w:rPr>
              <w:t>)</w:t>
            </w:r>
          </w:p>
          <w:p w14:paraId="290E8FDC" w14:textId="680F2718" w:rsidR="00D75D8F" w:rsidRPr="00835045" w:rsidRDefault="00D75D8F" w:rsidP="00D75D8F">
            <w:pPr>
              <w:rPr>
                <w:rFonts w:ascii="Arial" w:hAnsi="Arial" w:cs="Arial"/>
                <w:sz w:val="16"/>
                <w:szCs w:val="18"/>
              </w:rPr>
            </w:pPr>
            <w:ins w:id="1443" w:author="Naveen Premnath [2]" w:date="2024-09-27T08:11:00Z">
              <w:r>
                <w:rPr>
                  <w:rFonts w:ascii="Arial" w:hAnsi="Arial" w:cs="Arial"/>
                  <w:sz w:val="16"/>
                  <w:szCs w:val="18"/>
                </w:rPr>
                <w:t>(</w:t>
              </w:r>
              <w:r w:rsidRPr="007D5681">
                <w:rPr>
                  <w:rFonts w:ascii="Arial" w:hAnsi="Arial" w:cs="Arial"/>
                  <w:sz w:val="16"/>
                  <w:szCs w:val="18"/>
                </w:rPr>
                <w:t>961603</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25D0B144" w14:textId="77777777" w:rsidR="00D75D8F" w:rsidRDefault="00D75D8F" w:rsidP="00D75D8F">
            <w:pPr>
              <w:rPr>
                <w:ins w:id="1444" w:author="Naveen Premnath [2]" w:date="2024-09-27T08:28:00Z"/>
                <w:rFonts w:ascii="Arial" w:hAnsi="Arial" w:cs="Arial"/>
                <w:sz w:val="16"/>
                <w:szCs w:val="18"/>
              </w:rPr>
            </w:pPr>
            <w:r w:rsidRPr="00835045">
              <w:rPr>
                <w:rFonts w:ascii="Arial" w:hAnsi="Arial" w:cs="Arial"/>
                <w:sz w:val="16"/>
                <w:szCs w:val="18"/>
              </w:rPr>
              <w:t>25</w:t>
            </w:r>
            <w:r>
              <w:rPr>
                <w:rFonts w:ascii="Arial" w:hAnsi="Arial" w:cs="Arial"/>
                <w:sz w:val="16"/>
                <w:szCs w:val="18"/>
              </w:rPr>
              <w:t>(5</w:t>
            </w:r>
            <w:r w:rsidRPr="00835045">
              <w:rPr>
                <w:rFonts w:ascii="Arial" w:hAnsi="Arial" w:cs="Arial"/>
                <w:sz w:val="16"/>
                <w:szCs w:val="18"/>
              </w:rPr>
              <w:t>)</w:t>
            </w:r>
          </w:p>
          <w:p w14:paraId="7340F0BE" w14:textId="696879E2" w:rsidR="00D75D8F" w:rsidRPr="00835045" w:rsidRDefault="00D75D8F" w:rsidP="00D75D8F">
            <w:pPr>
              <w:rPr>
                <w:rFonts w:ascii="Arial" w:hAnsi="Arial" w:cs="Arial"/>
                <w:sz w:val="16"/>
                <w:szCs w:val="18"/>
              </w:rPr>
            </w:pPr>
            <w:ins w:id="1445" w:author="Naveen Premnath [2]" w:date="2024-09-27T08:28:00Z">
              <w:r>
                <w:rPr>
                  <w:rFonts w:ascii="Arial" w:hAnsi="Arial" w:cs="Arial"/>
                  <w:sz w:val="16"/>
                  <w:szCs w:val="18"/>
                </w:rPr>
                <w:t>(</w:t>
              </w:r>
              <w:r w:rsidRPr="004C32FC">
                <w:rPr>
                  <w:rFonts w:ascii="Arial" w:hAnsi="Arial" w:cs="Arial"/>
                  <w:sz w:val="16"/>
                  <w:szCs w:val="18"/>
                </w:rPr>
                <w:t>216054</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0EDD4467" w14:textId="77777777" w:rsidR="00D75D8F" w:rsidRDefault="00D75D8F" w:rsidP="00D75D8F">
            <w:pPr>
              <w:rPr>
                <w:ins w:id="1446" w:author="Naveen Premnath [2]" w:date="2024-09-27T08:59:00Z"/>
                <w:rFonts w:ascii="Arial" w:hAnsi="Arial" w:cs="Arial"/>
                <w:sz w:val="16"/>
                <w:szCs w:val="18"/>
              </w:rPr>
            </w:pPr>
            <w:r w:rsidRPr="00835045">
              <w:rPr>
                <w:rFonts w:ascii="Arial" w:hAnsi="Arial" w:cs="Arial"/>
                <w:sz w:val="16"/>
                <w:szCs w:val="18"/>
              </w:rPr>
              <w:t>14</w:t>
            </w:r>
            <w:r>
              <w:rPr>
                <w:rFonts w:ascii="Arial" w:hAnsi="Arial" w:cs="Arial"/>
                <w:sz w:val="16"/>
                <w:szCs w:val="18"/>
              </w:rPr>
              <w:t>(5</w:t>
            </w:r>
            <w:r w:rsidRPr="00835045">
              <w:rPr>
                <w:rFonts w:ascii="Arial" w:hAnsi="Arial" w:cs="Arial"/>
                <w:sz w:val="16"/>
                <w:szCs w:val="18"/>
              </w:rPr>
              <w:t>)</w:t>
            </w:r>
          </w:p>
          <w:p w14:paraId="210F3ED2" w14:textId="6B2023D8" w:rsidR="00D75D8F" w:rsidRPr="00835045" w:rsidRDefault="00D75D8F" w:rsidP="00D75D8F">
            <w:pPr>
              <w:rPr>
                <w:rFonts w:ascii="Arial" w:hAnsi="Arial" w:cs="Arial"/>
                <w:sz w:val="16"/>
                <w:szCs w:val="18"/>
              </w:rPr>
            </w:pPr>
            <w:ins w:id="1447" w:author="Naveen Premnath [2]" w:date="2024-09-27T09:00:00Z">
              <w:r>
                <w:rPr>
                  <w:rFonts w:ascii="Arial" w:hAnsi="Arial" w:cs="Arial"/>
                  <w:sz w:val="16"/>
                  <w:szCs w:val="18"/>
                </w:rPr>
                <w:t>(</w:t>
              </w:r>
              <w:r w:rsidRPr="00D055CB">
                <w:rPr>
                  <w:rFonts w:ascii="Arial" w:hAnsi="Arial" w:cs="Arial"/>
                  <w:sz w:val="16"/>
                  <w:szCs w:val="18"/>
                </w:rPr>
                <w:t>115861</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48976192"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392(4)</w:t>
            </w:r>
          </w:p>
          <w:p w14:paraId="7DEED982" w14:textId="7287043D" w:rsidR="00D75D8F" w:rsidRPr="00D75D8F" w:rsidRDefault="00D75D8F" w:rsidP="00D75D8F">
            <w:pPr>
              <w:rPr>
                <w:rFonts w:ascii="Arial" w:hAnsi="Arial" w:cs="Arial"/>
                <w:sz w:val="16"/>
                <w:szCs w:val="16"/>
              </w:rPr>
            </w:pPr>
            <w:r w:rsidRPr="00D75D8F">
              <w:rPr>
                <w:rFonts w:ascii="Arial" w:hAnsi="Arial" w:cs="Arial"/>
                <w:sz w:val="16"/>
                <w:szCs w:val="16"/>
              </w:rPr>
              <w:t>(1008930)</w:t>
            </w:r>
          </w:p>
        </w:tc>
        <w:tc>
          <w:tcPr>
            <w:tcW w:w="1080" w:type="dxa"/>
            <w:tcBorders>
              <w:top w:val="single" w:sz="4" w:space="0" w:color="auto"/>
              <w:left w:val="single" w:sz="4" w:space="0" w:color="auto"/>
              <w:bottom w:val="single" w:sz="4" w:space="0" w:color="auto"/>
              <w:right w:val="single" w:sz="4" w:space="0" w:color="auto"/>
            </w:tcBorders>
          </w:tcPr>
          <w:p w14:paraId="40BA8F12"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100(5)</w:t>
            </w:r>
          </w:p>
          <w:p w14:paraId="395370BB" w14:textId="500F8991" w:rsidR="00D75D8F" w:rsidRPr="00D75D8F" w:rsidRDefault="00D75D8F" w:rsidP="00D75D8F">
            <w:pPr>
              <w:rPr>
                <w:rFonts w:ascii="Arial" w:hAnsi="Arial" w:cs="Arial"/>
                <w:sz w:val="16"/>
                <w:szCs w:val="16"/>
              </w:rPr>
            </w:pPr>
            <w:r w:rsidRPr="00D75D8F">
              <w:rPr>
                <w:rFonts w:ascii="Arial" w:hAnsi="Arial" w:cs="Arial"/>
                <w:sz w:val="16"/>
                <w:szCs w:val="16"/>
              </w:rPr>
              <w:t>(258106)</w:t>
            </w:r>
          </w:p>
        </w:tc>
        <w:tc>
          <w:tcPr>
            <w:tcW w:w="1127" w:type="dxa"/>
            <w:tcBorders>
              <w:top w:val="single" w:sz="4" w:space="0" w:color="auto"/>
              <w:left w:val="single" w:sz="4" w:space="0" w:color="auto"/>
              <w:bottom w:val="single" w:sz="4" w:space="0" w:color="auto"/>
              <w:right w:val="single" w:sz="4" w:space="0" w:color="auto"/>
            </w:tcBorders>
          </w:tcPr>
          <w:p w14:paraId="7F1D6C51"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42(5)</w:t>
            </w:r>
          </w:p>
          <w:p w14:paraId="31D2966B" w14:textId="26D16E2B" w:rsidR="00D75D8F" w:rsidRPr="00D75D8F" w:rsidRDefault="00D75D8F" w:rsidP="00D75D8F">
            <w:pPr>
              <w:rPr>
                <w:rFonts w:ascii="Arial" w:hAnsi="Arial" w:cs="Arial"/>
                <w:sz w:val="16"/>
                <w:szCs w:val="16"/>
              </w:rPr>
            </w:pPr>
            <w:r w:rsidRPr="00D75D8F">
              <w:rPr>
                <w:rFonts w:ascii="Arial" w:hAnsi="Arial" w:cs="Arial"/>
                <w:sz w:val="16"/>
                <w:szCs w:val="16"/>
              </w:rPr>
              <w:t>(96263)</w:t>
            </w:r>
          </w:p>
        </w:tc>
      </w:tr>
      <w:tr w:rsidR="00D75D8F" w:rsidRPr="00AA3DD8" w14:paraId="665F1895" w14:textId="77777777" w:rsidTr="00D75D8F">
        <w:trPr>
          <w:gridAfter w:val="1"/>
          <w:wAfter w:w="9" w:type="dxa"/>
          <w:trHeight w:val="490"/>
        </w:trPr>
        <w:tc>
          <w:tcPr>
            <w:tcW w:w="2127" w:type="dxa"/>
            <w:tcBorders>
              <w:top w:val="single" w:sz="4" w:space="0" w:color="auto"/>
              <w:left w:val="single" w:sz="4" w:space="0" w:color="auto"/>
              <w:bottom w:val="single" w:sz="4" w:space="0" w:color="auto"/>
              <w:right w:val="single" w:sz="4" w:space="0" w:color="auto"/>
            </w:tcBorders>
            <w:hideMark/>
          </w:tcPr>
          <w:p w14:paraId="16DCD897" w14:textId="77777777" w:rsidR="00D75D8F" w:rsidRPr="00835045" w:rsidRDefault="00D75D8F" w:rsidP="00D75D8F">
            <w:pPr>
              <w:rPr>
                <w:rFonts w:ascii="Arial" w:hAnsi="Arial" w:cs="Arial"/>
                <w:b/>
                <w:bCs/>
                <w:sz w:val="18"/>
                <w:szCs w:val="18"/>
              </w:rPr>
            </w:pPr>
            <w:r w:rsidRPr="00835045">
              <w:rPr>
                <w:rFonts w:ascii="Arial" w:hAnsi="Arial" w:cs="Arial"/>
                <w:b/>
                <w:bCs/>
                <w:sz w:val="18"/>
                <w:szCs w:val="18"/>
              </w:rPr>
              <w:t>Highest degree/</w:t>
            </w:r>
          </w:p>
          <w:p w14:paraId="3FDA9132" w14:textId="316DD938" w:rsidR="00D75D8F" w:rsidRPr="00835045" w:rsidRDefault="00D75D8F" w:rsidP="00D75D8F">
            <w:pPr>
              <w:rPr>
                <w:rFonts w:ascii="Arial" w:hAnsi="Arial" w:cs="Arial"/>
                <w:sz w:val="18"/>
                <w:szCs w:val="18"/>
              </w:rPr>
            </w:pPr>
            <w:r w:rsidRPr="00835045">
              <w:rPr>
                <w:rFonts w:ascii="Arial" w:hAnsi="Arial" w:cs="Arial"/>
                <w:b/>
                <w:bCs/>
                <w:sz w:val="18"/>
                <w:szCs w:val="18"/>
              </w:rPr>
              <w:t>education</w:t>
            </w:r>
          </w:p>
        </w:tc>
        <w:tc>
          <w:tcPr>
            <w:tcW w:w="1113" w:type="dxa"/>
            <w:tcBorders>
              <w:top w:val="single" w:sz="4" w:space="0" w:color="auto"/>
              <w:left w:val="single" w:sz="4" w:space="0" w:color="auto"/>
              <w:bottom w:val="single" w:sz="4" w:space="0" w:color="auto"/>
              <w:right w:val="single" w:sz="4" w:space="0" w:color="auto"/>
            </w:tcBorders>
            <w:hideMark/>
          </w:tcPr>
          <w:p w14:paraId="3F00F245"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hideMark/>
          </w:tcPr>
          <w:p w14:paraId="225B295E"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hideMark/>
          </w:tcPr>
          <w:p w14:paraId="1E4ECEFF"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hideMark/>
          </w:tcPr>
          <w:p w14:paraId="5067C9ED"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hideMark/>
          </w:tcPr>
          <w:p w14:paraId="38BA7944"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hideMark/>
          </w:tcPr>
          <w:p w14:paraId="64CAFC51"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5A3EAEBA"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hideMark/>
          </w:tcPr>
          <w:p w14:paraId="31C206B7"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hideMark/>
          </w:tcPr>
          <w:p w14:paraId="7B885898"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38BBAF50"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hideMark/>
          </w:tcPr>
          <w:p w14:paraId="13415FB7"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hideMark/>
          </w:tcPr>
          <w:p w14:paraId="4E01A62D"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3050FD1E" w14:textId="4E876915" w:rsidR="00D75D8F" w:rsidRPr="00D75D8F" w:rsidRDefault="00D75D8F" w:rsidP="00D75D8F">
            <w:pPr>
              <w:rPr>
                <w:rFonts w:ascii="Arial" w:hAnsi="Arial"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14:paraId="2E0B2989" w14:textId="6CD550BE" w:rsidR="00D75D8F" w:rsidRPr="00D75D8F" w:rsidRDefault="00D75D8F" w:rsidP="00D75D8F">
            <w:pPr>
              <w:rPr>
                <w:rFonts w:ascii="Arial" w:hAnsi="Arial" w:cs="Arial"/>
                <w:sz w:val="16"/>
                <w:szCs w:val="16"/>
              </w:rPr>
            </w:pPr>
          </w:p>
        </w:tc>
        <w:tc>
          <w:tcPr>
            <w:tcW w:w="1127" w:type="dxa"/>
            <w:tcBorders>
              <w:top w:val="single" w:sz="4" w:space="0" w:color="auto"/>
              <w:left w:val="single" w:sz="4" w:space="0" w:color="auto"/>
              <w:bottom w:val="single" w:sz="4" w:space="0" w:color="auto"/>
              <w:right w:val="single" w:sz="4" w:space="0" w:color="auto"/>
            </w:tcBorders>
          </w:tcPr>
          <w:p w14:paraId="7D454B1A" w14:textId="18FAE950" w:rsidR="00D75D8F" w:rsidRPr="00D75D8F" w:rsidRDefault="00D75D8F" w:rsidP="00D75D8F">
            <w:pPr>
              <w:rPr>
                <w:rFonts w:ascii="Arial" w:hAnsi="Arial" w:cs="Arial"/>
                <w:sz w:val="16"/>
                <w:szCs w:val="16"/>
              </w:rPr>
            </w:pPr>
          </w:p>
        </w:tc>
      </w:tr>
      <w:tr w:rsidR="00D75D8F" w:rsidRPr="00AA3DD8" w14:paraId="45257683" w14:textId="77777777" w:rsidTr="00D75D8F">
        <w:trPr>
          <w:gridAfter w:val="1"/>
          <w:wAfter w:w="9" w:type="dxa"/>
          <w:trHeight w:val="702"/>
        </w:trPr>
        <w:tc>
          <w:tcPr>
            <w:tcW w:w="2127" w:type="dxa"/>
            <w:tcBorders>
              <w:top w:val="single" w:sz="4" w:space="0" w:color="auto"/>
              <w:left w:val="single" w:sz="4" w:space="0" w:color="auto"/>
              <w:bottom w:val="single" w:sz="4" w:space="0" w:color="auto"/>
              <w:right w:val="single" w:sz="4" w:space="0" w:color="auto"/>
            </w:tcBorders>
            <w:hideMark/>
          </w:tcPr>
          <w:p w14:paraId="693EFAF2" w14:textId="689EE1CE" w:rsidR="00D75D8F" w:rsidRPr="00835045" w:rsidRDefault="00D75D8F" w:rsidP="00D75D8F">
            <w:pPr>
              <w:rPr>
                <w:rFonts w:ascii="Arial" w:hAnsi="Arial" w:cs="Arial"/>
                <w:sz w:val="18"/>
                <w:szCs w:val="18"/>
              </w:rPr>
            </w:pPr>
            <w:r w:rsidRPr="00835045">
              <w:rPr>
                <w:rFonts w:ascii="Arial" w:hAnsi="Arial" w:cs="Arial"/>
                <w:b/>
                <w:bCs/>
                <w:sz w:val="18"/>
                <w:szCs w:val="18"/>
              </w:rPr>
              <w:lastRenderedPageBreak/>
              <w:t>High school diploma or above (%)</w:t>
            </w:r>
          </w:p>
        </w:tc>
        <w:tc>
          <w:tcPr>
            <w:tcW w:w="1113" w:type="dxa"/>
            <w:tcBorders>
              <w:top w:val="single" w:sz="4" w:space="0" w:color="auto"/>
              <w:left w:val="single" w:sz="4" w:space="0" w:color="auto"/>
              <w:bottom w:val="single" w:sz="4" w:space="0" w:color="auto"/>
              <w:right w:val="single" w:sz="4" w:space="0" w:color="auto"/>
            </w:tcBorders>
            <w:hideMark/>
          </w:tcPr>
          <w:p w14:paraId="302E088E" w14:textId="77777777" w:rsidR="00D75D8F" w:rsidRPr="00835045" w:rsidRDefault="00D75D8F" w:rsidP="00D75D8F">
            <w:pPr>
              <w:rPr>
                <w:rFonts w:ascii="Arial" w:hAnsi="Arial" w:cs="Arial"/>
                <w:sz w:val="16"/>
                <w:szCs w:val="18"/>
              </w:rPr>
            </w:pPr>
            <w:r w:rsidRPr="00835045">
              <w:rPr>
                <w:rFonts w:ascii="Arial" w:hAnsi="Arial" w:cs="Arial"/>
                <w:sz w:val="16"/>
                <w:szCs w:val="18"/>
              </w:rPr>
              <w:t>1776</w:t>
            </w:r>
          </w:p>
          <w:p w14:paraId="58ADB579" w14:textId="77777777" w:rsidR="00D75D8F" w:rsidRDefault="00D75D8F" w:rsidP="00D75D8F">
            <w:pPr>
              <w:rPr>
                <w:ins w:id="1448" w:author="Naveen Premnath [2]" w:date="2024-09-17T00:21:00Z"/>
                <w:rFonts w:ascii="Arial" w:hAnsi="Arial" w:cs="Arial"/>
                <w:sz w:val="16"/>
                <w:szCs w:val="18"/>
              </w:rPr>
            </w:pPr>
            <w:r>
              <w:rPr>
                <w:rFonts w:ascii="Arial" w:hAnsi="Arial" w:cs="Arial"/>
                <w:sz w:val="16"/>
                <w:szCs w:val="18"/>
              </w:rPr>
              <w:t>(81</w:t>
            </w:r>
            <w:r w:rsidRPr="00835045">
              <w:rPr>
                <w:rFonts w:ascii="Arial" w:hAnsi="Arial" w:cs="Arial"/>
                <w:sz w:val="16"/>
                <w:szCs w:val="18"/>
              </w:rPr>
              <w:t>)</w:t>
            </w:r>
          </w:p>
          <w:p w14:paraId="710B05FA" w14:textId="7123F685" w:rsidR="00D75D8F" w:rsidRPr="00835045" w:rsidRDefault="00D75D8F" w:rsidP="00D75D8F">
            <w:pPr>
              <w:rPr>
                <w:rFonts w:ascii="Arial" w:hAnsi="Arial" w:cs="Arial"/>
                <w:sz w:val="16"/>
                <w:szCs w:val="18"/>
              </w:rPr>
            </w:pPr>
            <w:ins w:id="1449" w:author="Naveen Premnath [2]" w:date="2024-09-17T00:21:00Z">
              <w:r>
                <w:rPr>
                  <w:rFonts w:ascii="Arial" w:hAnsi="Arial" w:cs="Arial"/>
                  <w:sz w:val="16"/>
                  <w:szCs w:val="18"/>
                </w:rPr>
                <w:t>(</w:t>
              </w:r>
              <w:r w:rsidRPr="006F2BBB">
                <w:rPr>
                  <w:rFonts w:ascii="Arial" w:hAnsi="Arial" w:cs="Arial"/>
                  <w:sz w:val="16"/>
                  <w:szCs w:val="18"/>
                </w:rPr>
                <w:t>23195498</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4EF13238" w14:textId="77777777" w:rsidR="00D75D8F" w:rsidRPr="00835045" w:rsidRDefault="00D75D8F" w:rsidP="00D75D8F">
            <w:pPr>
              <w:rPr>
                <w:rFonts w:ascii="Arial" w:hAnsi="Arial" w:cs="Arial"/>
                <w:sz w:val="16"/>
                <w:szCs w:val="18"/>
              </w:rPr>
            </w:pPr>
            <w:r w:rsidRPr="00835045">
              <w:rPr>
                <w:rFonts w:ascii="Arial" w:hAnsi="Arial" w:cs="Arial"/>
                <w:sz w:val="16"/>
                <w:szCs w:val="18"/>
              </w:rPr>
              <w:t>329</w:t>
            </w:r>
          </w:p>
          <w:p w14:paraId="4AFB5226" w14:textId="77777777" w:rsidR="00D75D8F" w:rsidRDefault="00D75D8F" w:rsidP="00D75D8F">
            <w:pPr>
              <w:rPr>
                <w:ins w:id="1450" w:author="Naveen Premnath [2]" w:date="2024-09-17T00:39:00Z"/>
                <w:rFonts w:ascii="Arial" w:hAnsi="Arial" w:cs="Arial"/>
                <w:sz w:val="16"/>
                <w:szCs w:val="18"/>
              </w:rPr>
            </w:pPr>
            <w:r>
              <w:rPr>
                <w:rFonts w:ascii="Arial" w:hAnsi="Arial" w:cs="Arial"/>
                <w:sz w:val="16"/>
                <w:szCs w:val="18"/>
              </w:rPr>
              <w:t xml:space="preserve"> (66</w:t>
            </w:r>
            <w:r w:rsidRPr="00835045">
              <w:rPr>
                <w:rFonts w:ascii="Arial" w:hAnsi="Arial" w:cs="Arial"/>
                <w:sz w:val="16"/>
                <w:szCs w:val="18"/>
              </w:rPr>
              <w:t>)</w:t>
            </w:r>
          </w:p>
          <w:p w14:paraId="1620657D" w14:textId="2A7766B3" w:rsidR="00D75D8F" w:rsidRPr="00835045" w:rsidRDefault="00D75D8F" w:rsidP="00D75D8F">
            <w:pPr>
              <w:rPr>
                <w:rFonts w:ascii="Arial" w:hAnsi="Arial" w:cs="Arial"/>
                <w:sz w:val="16"/>
                <w:szCs w:val="18"/>
              </w:rPr>
            </w:pPr>
            <w:ins w:id="1451" w:author="Naveen Premnath [2]" w:date="2024-09-17T00:39:00Z">
              <w:r>
                <w:rPr>
                  <w:rFonts w:ascii="Arial" w:hAnsi="Arial" w:cs="Arial"/>
                  <w:sz w:val="16"/>
                  <w:szCs w:val="18"/>
                </w:rPr>
                <w:t>(</w:t>
              </w:r>
              <w:r w:rsidRPr="00091248">
                <w:rPr>
                  <w:rFonts w:ascii="Arial" w:hAnsi="Arial" w:cs="Arial"/>
                  <w:sz w:val="16"/>
                  <w:szCs w:val="18"/>
                </w:rPr>
                <w:t>3844227</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407B0C95" w14:textId="77777777" w:rsidR="00D75D8F" w:rsidRDefault="00D75D8F" w:rsidP="00D75D8F">
            <w:pPr>
              <w:rPr>
                <w:ins w:id="1452" w:author="Naveen Premnath [2]" w:date="2024-09-21T00:30:00Z"/>
                <w:rFonts w:ascii="Arial" w:hAnsi="Arial" w:cs="Arial"/>
                <w:sz w:val="16"/>
                <w:szCs w:val="18"/>
              </w:rPr>
            </w:pPr>
            <w:r w:rsidRPr="00835045">
              <w:rPr>
                <w:rFonts w:ascii="Arial" w:hAnsi="Arial" w:cs="Arial"/>
                <w:sz w:val="16"/>
                <w:szCs w:val="18"/>
              </w:rPr>
              <w:t>142</w:t>
            </w:r>
            <w:r>
              <w:rPr>
                <w:rFonts w:ascii="Arial" w:hAnsi="Arial" w:cs="Arial"/>
                <w:sz w:val="16"/>
                <w:szCs w:val="18"/>
              </w:rPr>
              <w:t>(66</w:t>
            </w:r>
            <w:r w:rsidRPr="00835045">
              <w:rPr>
                <w:rFonts w:ascii="Arial" w:hAnsi="Arial" w:cs="Arial"/>
                <w:sz w:val="16"/>
                <w:szCs w:val="18"/>
              </w:rPr>
              <w:t>)</w:t>
            </w:r>
          </w:p>
          <w:p w14:paraId="465B28B6" w14:textId="51D608C8" w:rsidR="00D75D8F" w:rsidRPr="00835045" w:rsidRDefault="00D75D8F" w:rsidP="00D75D8F">
            <w:pPr>
              <w:rPr>
                <w:rFonts w:ascii="Arial" w:hAnsi="Arial" w:cs="Arial"/>
                <w:sz w:val="16"/>
                <w:szCs w:val="18"/>
              </w:rPr>
            </w:pPr>
            <w:ins w:id="1453" w:author="Naveen Premnath [2]" w:date="2024-09-21T00:31:00Z">
              <w:r>
                <w:rPr>
                  <w:rFonts w:ascii="Arial" w:hAnsi="Arial" w:cs="Arial"/>
                  <w:sz w:val="16"/>
                  <w:szCs w:val="18"/>
                </w:rPr>
                <w:t>(</w:t>
              </w:r>
              <w:r w:rsidRPr="00A43726">
                <w:rPr>
                  <w:rFonts w:ascii="Arial" w:hAnsi="Arial" w:cs="Arial"/>
                  <w:sz w:val="16"/>
                  <w:szCs w:val="18"/>
                </w:rPr>
                <w:t>1815971</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7990E252" w14:textId="77777777" w:rsidR="00D75D8F" w:rsidRDefault="00D75D8F" w:rsidP="00D75D8F">
            <w:pPr>
              <w:rPr>
                <w:ins w:id="1454" w:author="Naveen Premnath [2]" w:date="2024-09-21T23:14:00Z"/>
                <w:rFonts w:ascii="Arial" w:hAnsi="Arial" w:cs="Arial"/>
                <w:sz w:val="16"/>
                <w:szCs w:val="18"/>
              </w:rPr>
            </w:pPr>
            <w:r w:rsidRPr="00835045">
              <w:rPr>
                <w:rFonts w:ascii="Arial" w:hAnsi="Arial" w:cs="Arial"/>
                <w:sz w:val="16"/>
                <w:szCs w:val="18"/>
              </w:rPr>
              <w:t>1787</w:t>
            </w:r>
            <w:r>
              <w:rPr>
                <w:rFonts w:ascii="Arial" w:hAnsi="Arial" w:cs="Arial"/>
                <w:sz w:val="16"/>
                <w:szCs w:val="18"/>
              </w:rPr>
              <w:t>(82</w:t>
            </w:r>
            <w:r w:rsidRPr="00835045">
              <w:rPr>
                <w:rFonts w:ascii="Arial" w:hAnsi="Arial" w:cs="Arial"/>
                <w:sz w:val="16"/>
                <w:szCs w:val="18"/>
              </w:rPr>
              <w:t>)</w:t>
            </w:r>
          </w:p>
          <w:p w14:paraId="5178DCA8" w14:textId="17196934" w:rsidR="00D75D8F" w:rsidRPr="00835045" w:rsidRDefault="00D75D8F" w:rsidP="00D75D8F">
            <w:pPr>
              <w:rPr>
                <w:rFonts w:ascii="Arial" w:hAnsi="Arial" w:cs="Arial"/>
                <w:sz w:val="16"/>
                <w:szCs w:val="18"/>
              </w:rPr>
            </w:pPr>
            <w:ins w:id="1455" w:author="Naveen Premnath [2]" w:date="2024-09-21T23:14:00Z">
              <w:r>
                <w:rPr>
                  <w:rFonts w:ascii="Arial" w:hAnsi="Arial" w:cs="Arial"/>
                  <w:sz w:val="16"/>
                  <w:szCs w:val="18"/>
                </w:rPr>
                <w:t>(</w:t>
              </w:r>
              <w:r w:rsidRPr="0076676D">
                <w:rPr>
                  <w:rFonts w:ascii="Arial" w:hAnsi="Arial" w:cs="Arial"/>
                  <w:sz w:val="16"/>
                  <w:szCs w:val="18"/>
                </w:rPr>
                <w:t>22423459</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5FFCC568" w14:textId="77777777" w:rsidR="00D75D8F" w:rsidRDefault="00D75D8F" w:rsidP="00D75D8F">
            <w:pPr>
              <w:rPr>
                <w:ins w:id="1456" w:author="Naveen Premnath [2]" w:date="2024-09-21T23:35:00Z"/>
                <w:rFonts w:ascii="Arial" w:hAnsi="Arial" w:cs="Arial"/>
                <w:sz w:val="16"/>
                <w:szCs w:val="18"/>
              </w:rPr>
            </w:pPr>
            <w:r w:rsidRPr="00835045">
              <w:rPr>
                <w:rFonts w:ascii="Arial" w:hAnsi="Arial" w:cs="Arial"/>
                <w:sz w:val="16"/>
                <w:szCs w:val="18"/>
              </w:rPr>
              <w:t>342</w:t>
            </w:r>
            <w:r>
              <w:rPr>
                <w:rFonts w:ascii="Arial" w:hAnsi="Arial" w:cs="Arial"/>
                <w:sz w:val="16"/>
                <w:szCs w:val="18"/>
              </w:rPr>
              <w:t>(72</w:t>
            </w:r>
            <w:r w:rsidRPr="00835045">
              <w:rPr>
                <w:rFonts w:ascii="Arial" w:hAnsi="Arial" w:cs="Arial"/>
                <w:sz w:val="16"/>
                <w:szCs w:val="18"/>
              </w:rPr>
              <w:t>)</w:t>
            </w:r>
          </w:p>
          <w:p w14:paraId="726FAF7A" w14:textId="10523840" w:rsidR="00D75D8F" w:rsidRPr="00835045" w:rsidRDefault="00D75D8F" w:rsidP="00D75D8F">
            <w:pPr>
              <w:rPr>
                <w:rFonts w:ascii="Arial" w:hAnsi="Arial" w:cs="Arial"/>
                <w:sz w:val="16"/>
                <w:szCs w:val="18"/>
              </w:rPr>
            </w:pPr>
            <w:ins w:id="1457" w:author="Naveen Premnath [2]" w:date="2024-09-21T23:35:00Z">
              <w:r>
                <w:rPr>
                  <w:rFonts w:ascii="Arial" w:hAnsi="Arial" w:cs="Arial"/>
                  <w:sz w:val="16"/>
                  <w:szCs w:val="18"/>
                </w:rPr>
                <w:t>(</w:t>
              </w:r>
              <w:r w:rsidRPr="0078639D">
                <w:rPr>
                  <w:rFonts w:ascii="Arial" w:hAnsi="Arial" w:cs="Arial"/>
                  <w:sz w:val="16"/>
                  <w:szCs w:val="18"/>
                </w:rPr>
                <w:t>3831538</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54C11067" w14:textId="77777777" w:rsidR="00D75D8F" w:rsidRDefault="00D75D8F" w:rsidP="00D75D8F">
            <w:pPr>
              <w:rPr>
                <w:ins w:id="1458" w:author="Naveen Premnath [2]" w:date="2024-09-21T23:52:00Z"/>
                <w:rFonts w:ascii="Arial" w:hAnsi="Arial" w:cs="Arial"/>
                <w:sz w:val="16"/>
                <w:szCs w:val="18"/>
              </w:rPr>
            </w:pPr>
            <w:r w:rsidRPr="00835045">
              <w:rPr>
                <w:rFonts w:ascii="Arial" w:hAnsi="Arial" w:cs="Arial"/>
                <w:sz w:val="16"/>
                <w:szCs w:val="18"/>
              </w:rPr>
              <w:t>121</w:t>
            </w:r>
            <w:r>
              <w:rPr>
                <w:rFonts w:ascii="Arial" w:hAnsi="Arial" w:cs="Arial"/>
                <w:sz w:val="16"/>
                <w:szCs w:val="18"/>
              </w:rPr>
              <w:t>(68</w:t>
            </w:r>
            <w:r w:rsidRPr="00835045">
              <w:rPr>
                <w:rFonts w:ascii="Arial" w:hAnsi="Arial" w:cs="Arial"/>
                <w:sz w:val="16"/>
                <w:szCs w:val="18"/>
              </w:rPr>
              <w:t>)</w:t>
            </w:r>
          </w:p>
          <w:p w14:paraId="7500E43D" w14:textId="58E5F37F" w:rsidR="00D75D8F" w:rsidRPr="00835045" w:rsidRDefault="00D75D8F" w:rsidP="00D75D8F">
            <w:pPr>
              <w:rPr>
                <w:rFonts w:ascii="Arial" w:hAnsi="Arial" w:cs="Arial"/>
                <w:sz w:val="16"/>
                <w:szCs w:val="18"/>
              </w:rPr>
            </w:pPr>
            <w:ins w:id="1459" w:author="Naveen Premnath [2]" w:date="2024-09-21T23:52:00Z">
              <w:r>
                <w:rPr>
                  <w:rFonts w:ascii="Arial" w:hAnsi="Arial" w:cs="Arial"/>
                  <w:sz w:val="16"/>
                  <w:szCs w:val="18"/>
                </w:rPr>
                <w:t>(</w:t>
              </w:r>
              <w:r w:rsidRPr="00DC7FFE">
                <w:rPr>
                  <w:rFonts w:ascii="Arial" w:hAnsi="Arial" w:cs="Arial"/>
                  <w:sz w:val="16"/>
                  <w:szCs w:val="18"/>
                </w:rPr>
                <w:t>1424987</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0C07101A" w14:textId="77777777" w:rsidR="00D75D8F" w:rsidRDefault="00D75D8F" w:rsidP="00D75D8F">
            <w:pPr>
              <w:rPr>
                <w:ins w:id="1460" w:author="Naveen Premnath [2]" w:date="2024-09-23T16:09:00Z"/>
                <w:rFonts w:ascii="Arial" w:hAnsi="Arial" w:cs="Arial"/>
                <w:sz w:val="16"/>
                <w:szCs w:val="18"/>
              </w:rPr>
            </w:pPr>
            <w:r w:rsidRPr="00835045">
              <w:rPr>
                <w:rFonts w:ascii="Arial" w:hAnsi="Arial" w:cs="Arial"/>
                <w:sz w:val="16"/>
                <w:szCs w:val="18"/>
              </w:rPr>
              <w:t>2076</w:t>
            </w:r>
            <w:r>
              <w:rPr>
                <w:rFonts w:ascii="Arial" w:hAnsi="Arial" w:cs="Arial"/>
                <w:sz w:val="16"/>
                <w:szCs w:val="18"/>
              </w:rPr>
              <w:t>(84</w:t>
            </w:r>
            <w:r w:rsidRPr="00835045">
              <w:rPr>
                <w:rFonts w:ascii="Arial" w:hAnsi="Arial" w:cs="Arial"/>
                <w:sz w:val="16"/>
                <w:szCs w:val="18"/>
              </w:rPr>
              <w:t>)</w:t>
            </w:r>
          </w:p>
          <w:p w14:paraId="5DD835B4" w14:textId="73284A10" w:rsidR="00D75D8F" w:rsidRPr="00835045" w:rsidRDefault="00D75D8F" w:rsidP="00D75D8F">
            <w:pPr>
              <w:rPr>
                <w:rFonts w:ascii="Arial" w:hAnsi="Arial" w:cs="Arial"/>
                <w:sz w:val="16"/>
                <w:szCs w:val="18"/>
              </w:rPr>
            </w:pPr>
            <w:ins w:id="1461" w:author="Naveen Premnath [2]" w:date="2024-09-23T16:09:00Z">
              <w:r>
                <w:rPr>
                  <w:rFonts w:ascii="Arial" w:hAnsi="Arial" w:cs="Arial"/>
                  <w:sz w:val="16"/>
                  <w:szCs w:val="18"/>
                </w:rPr>
                <w:t>(</w:t>
              </w:r>
              <w:r w:rsidRPr="003A51DD">
                <w:rPr>
                  <w:rFonts w:ascii="Arial" w:hAnsi="Arial" w:cs="Arial"/>
                  <w:sz w:val="16"/>
                  <w:szCs w:val="18"/>
                </w:rPr>
                <w:t>23494309</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43A5DF44" w14:textId="77777777" w:rsidR="00D75D8F" w:rsidRDefault="00D75D8F" w:rsidP="00D75D8F">
            <w:pPr>
              <w:rPr>
                <w:ins w:id="1462" w:author="Naveen Premnath [2]" w:date="2024-09-23T23:28:00Z"/>
                <w:rFonts w:ascii="Arial" w:hAnsi="Arial" w:cs="Arial"/>
                <w:sz w:val="16"/>
                <w:szCs w:val="18"/>
              </w:rPr>
            </w:pPr>
            <w:r w:rsidRPr="00835045">
              <w:rPr>
                <w:rFonts w:ascii="Arial" w:hAnsi="Arial" w:cs="Arial"/>
                <w:sz w:val="16"/>
                <w:szCs w:val="18"/>
              </w:rPr>
              <w:t>345</w:t>
            </w:r>
            <w:r>
              <w:rPr>
                <w:rFonts w:ascii="Arial" w:hAnsi="Arial" w:cs="Arial"/>
                <w:sz w:val="16"/>
                <w:szCs w:val="18"/>
              </w:rPr>
              <w:t>(69</w:t>
            </w:r>
            <w:r w:rsidRPr="00835045">
              <w:rPr>
                <w:rFonts w:ascii="Arial" w:hAnsi="Arial" w:cs="Arial"/>
                <w:sz w:val="16"/>
                <w:szCs w:val="18"/>
              </w:rPr>
              <w:t>)</w:t>
            </w:r>
          </w:p>
          <w:p w14:paraId="3FC6D34C" w14:textId="671E44F9" w:rsidR="00D75D8F" w:rsidRPr="00835045" w:rsidRDefault="00D75D8F" w:rsidP="00D75D8F">
            <w:pPr>
              <w:rPr>
                <w:rFonts w:ascii="Arial" w:hAnsi="Arial" w:cs="Arial"/>
                <w:sz w:val="16"/>
                <w:szCs w:val="18"/>
              </w:rPr>
            </w:pPr>
            <w:ins w:id="1463" w:author="Naveen Premnath [2]" w:date="2024-09-23T23:29:00Z">
              <w:r>
                <w:rPr>
                  <w:rFonts w:ascii="Arial" w:hAnsi="Arial" w:cs="Arial"/>
                  <w:sz w:val="16"/>
                  <w:szCs w:val="18"/>
                </w:rPr>
                <w:t>(</w:t>
              </w:r>
              <w:r w:rsidRPr="00DA3AEC">
                <w:rPr>
                  <w:rFonts w:ascii="Arial" w:hAnsi="Arial" w:cs="Arial"/>
                  <w:sz w:val="16"/>
                  <w:szCs w:val="18"/>
                </w:rPr>
                <w:t>3519879</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4ED19378" w14:textId="77777777" w:rsidR="00D75D8F" w:rsidRDefault="00D75D8F" w:rsidP="00D75D8F">
            <w:pPr>
              <w:rPr>
                <w:ins w:id="1464" w:author="Naveen Premnath [2]" w:date="2024-09-23T23:40:00Z"/>
                <w:rFonts w:ascii="Arial" w:hAnsi="Arial" w:cs="Arial"/>
                <w:sz w:val="16"/>
                <w:szCs w:val="18"/>
              </w:rPr>
            </w:pPr>
            <w:r w:rsidRPr="00835045">
              <w:rPr>
                <w:rFonts w:ascii="Arial" w:hAnsi="Arial" w:cs="Arial"/>
                <w:sz w:val="16"/>
                <w:szCs w:val="18"/>
              </w:rPr>
              <w:t>177</w:t>
            </w:r>
            <w:r>
              <w:rPr>
                <w:rFonts w:ascii="Arial" w:hAnsi="Arial" w:cs="Arial"/>
                <w:sz w:val="16"/>
                <w:szCs w:val="18"/>
              </w:rPr>
              <w:t>(66</w:t>
            </w:r>
            <w:r w:rsidRPr="00835045">
              <w:rPr>
                <w:rFonts w:ascii="Arial" w:hAnsi="Arial" w:cs="Arial"/>
                <w:sz w:val="16"/>
                <w:szCs w:val="18"/>
              </w:rPr>
              <w:t>)</w:t>
            </w:r>
          </w:p>
          <w:p w14:paraId="55B1C363" w14:textId="447DEA74" w:rsidR="00D75D8F" w:rsidRPr="00835045" w:rsidRDefault="00D75D8F" w:rsidP="00D75D8F">
            <w:pPr>
              <w:rPr>
                <w:rFonts w:ascii="Arial" w:hAnsi="Arial" w:cs="Arial"/>
                <w:sz w:val="16"/>
                <w:szCs w:val="18"/>
              </w:rPr>
            </w:pPr>
            <w:ins w:id="1465" w:author="Naveen Premnath [2]" w:date="2024-09-23T23:40:00Z">
              <w:r>
                <w:rPr>
                  <w:rFonts w:ascii="Arial" w:hAnsi="Arial" w:cs="Arial"/>
                  <w:sz w:val="16"/>
                  <w:szCs w:val="18"/>
                </w:rPr>
                <w:t>(</w:t>
              </w:r>
              <w:r w:rsidRPr="00D97D91">
                <w:rPr>
                  <w:rFonts w:ascii="Arial" w:hAnsi="Arial" w:cs="Arial"/>
                  <w:sz w:val="16"/>
                  <w:szCs w:val="18"/>
                </w:rPr>
                <w:t>1809281</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074664AB" w14:textId="77777777" w:rsidR="00D75D8F" w:rsidRDefault="00D75D8F" w:rsidP="00D75D8F">
            <w:pPr>
              <w:rPr>
                <w:ins w:id="1466" w:author="Naveen Premnath [2]" w:date="2024-09-27T08:11:00Z"/>
                <w:rFonts w:ascii="Arial" w:hAnsi="Arial" w:cs="Arial"/>
                <w:sz w:val="16"/>
                <w:szCs w:val="18"/>
              </w:rPr>
            </w:pPr>
            <w:r w:rsidRPr="00835045">
              <w:rPr>
                <w:rFonts w:ascii="Arial" w:hAnsi="Arial" w:cs="Arial"/>
                <w:sz w:val="16"/>
                <w:szCs w:val="18"/>
              </w:rPr>
              <w:t>2173</w:t>
            </w:r>
            <w:r>
              <w:rPr>
                <w:rFonts w:ascii="Arial" w:hAnsi="Arial" w:cs="Arial"/>
                <w:sz w:val="16"/>
                <w:szCs w:val="18"/>
              </w:rPr>
              <w:t>(8</w:t>
            </w:r>
            <w:r w:rsidRPr="00835045">
              <w:rPr>
                <w:rFonts w:ascii="Arial" w:hAnsi="Arial" w:cs="Arial"/>
                <w:sz w:val="16"/>
                <w:szCs w:val="18"/>
              </w:rPr>
              <w:t>6)</w:t>
            </w:r>
          </w:p>
          <w:p w14:paraId="162FD6CF" w14:textId="5F1B68E4" w:rsidR="00D75D8F" w:rsidRPr="00835045" w:rsidRDefault="00D75D8F" w:rsidP="00D75D8F">
            <w:pPr>
              <w:rPr>
                <w:rFonts w:ascii="Arial" w:hAnsi="Arial" w:cs="Arial"/>
                <w:sz w:val="16"/>
                <w:szCs w:val="18"/>
              </w:rPr>
            </w:pPr>
            <w:ins w:id="1467" w:author="Naveen Premnath [2]" w:date="2024-09-27T08:12:00Z">
              <w:r>
                <w:rPr>
                  <w:rFonts w:ascii="Arial" w:hAnsi="Arial" w:cs="Arial"/>
                  <w:sz w:val="16"/>
                  <w:szCs w:val="18"/>
                </w:rPr>
                <w:t>(</w:t>
              </w:r>
              <w:r w:rsidRPr="007D5681">
                <w:rPr>
                  <w:rFonts w:ascii="Arial" w:hAnsi="Arial" w:cs="Arial"/>
                  <w:sz w:val="16"/>
                  <w:szCs w:val="18"/>
                </w:rPr>
                <w:t>24077780</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34D721BA" w14:textId="77777777" w:rsidR="00D75D8F" w:rsidRDefault="00D75D8F" w:rsidP="00D75D8F">
            <w:pPr>
              <w:rPr>
                <w:ins w:id="1468" w:author="Naveen Premnath [2]" w:date="2024-09-27T08:28:00Z"/>
                <w:rFonts w:ascii="Arial" w:hAnsi="Arial" w:cs="Arial"/>
                <w:sz w:val="16"/>
                <w:szCs w:val="18"/>
              </w:rPr>
            </w:pPr>
            <w:r w:rsidRPr="00835045">
              <w:rPr>
                <w:rFonts w:ascii="Arial" w:hAnsi="Arial" w:cs="Arial"/>
                <w:sz w:val="16"/>
                <w:szCs w:val="18"/>
              </w:rPr>
              <w:t>376</w:t>
            </w:r>
            <w:r>
              <w:rPr>
                <w:rFonts w:ascii="Arial" w:hAnsi="Arial" w:cs="Arial"/>
                <w:sz w:val="16"/>
                <w:szCs w:val="18"/>
              </w:rPr>
              <w:t>(74</w:t>
            </w:r>
            <w:r w:rsidRPr="00835045">
              <w:rPr>
                <w:rFonts w:ascii="Arial" w:hAnsi="Arial" w:cs="Arial"/>
                <w:sz w:val="16"/>
                <w:szCs w:val="18"/>
              </w:rPr>
              <w:t>)</w:t>
            </w:r>
          </w:p>
          <w:p w14:paraId="5DF3FBDF" w14:textId="2D71554E" w:rsidR="00D75D8F" w:rsidRPr="00835045" w:rsidRDefault="00D75D8F" w:rsidP="00D75D8F">
            <w:pPr>
              <w:rPr>
                <w:rFonts w:ascii="Arial" w:hAnsi="Arial" w:cs="Arial"/>
                <w:sz w:val="16"/>
                <w:szCs w:val="18"/>
              </w:rPr>
            </w:pPr>
            <w:ins w:id="1469" w:author="Naveen Premnath [2]" w:date="2024-09-27T08:28:00Z">
              <w:r>
                <w:rPr>
                  <w:rFonts w:ascii="Arial" w:hAnsi="Arial" w:cs="Arial"/>
                  <w:sz w:val="16"/>
                  <w:szCs w:val="18"/>
                </w:rPr>
                <w:t>(</w:t>
              </w:r>
              <w:r w:rsidRPr="004C32FC">
                <w:rPr>
                  <w:rFonts w:ascii="Arial" w:hAnsi="Arial" w:cs="Arial"/>
                  <w:sz w:val="16"/>
                  <w:szCs w:val="18"/>
                </w:rPr>
                <w:t>3775914</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57B49856" w14:textId="77777777" w:rsidR="00D75D8F" w:rsidRDefault="00D75D8F" w:rsidP="00D75D8F">
            <w:pPr>
              <w:rPr>
                <w:ins w:id="1470" w:author="Naveen Premnath [2]" w:date="2024-09-27T09:00:00Z"/>
                <w:rFonts w:ascii="Arial" w:hAnsi="Arial" w:cs="Arial"/>
                <w:sz w:val="16"/>
                <w:szCs w:val="18"/>
              </w:rPr>
            </w:pPr>
            <w:r w:rsidRPr="00835045">
              <w:rPr>
                <w:rFonts w:ascii="Arial" w:hAnsi="Arial" w:cs="Arial"/>
                <w:sz w:val="16"/>
                <w:szCs w:val="18"/>
              </w:rPr>
              <w:t>205</w:t>
            </w:r>
            <w:r>
              <w:rPr>
                <w:rFonts w:ascii="Arial" w:hAnsi="Arial" w:cs="Arial"/>
                <w:sz w:val="16"/>
                <w:szCs w:val="18"/>
              </w:rPr>
              <w:t>(76</w:t>
            </w:r>
            <w:r w:rsidRPr="00835045">
              <w:rPr>
                <w:rFonts w:ascii="Arial" w:hAnsi="Arial" w:cs="Arial"/>
                <w:sz w:val="16"/>
                <w:szCs w:val="18"/>
              </w:rPr>
              <w:t>)</w:t>
            </w:r>
          </w:p>
          <w:p w14:paraId="058B45FF" w14:textId="440ACC28" w:rsidR="00D75D8F" w:rsidRPr="00835045" w:rsidRDefault="00D75D8F" w:rsidP="00D75D8F">
            <w:pPr>
              <w:rPr>
                <w:rFonts w:ascii="Arial" w:hAnsi="Arial" w:cs="Arial"/>
                <w:sz w:val="16"/>
                <w:szCs w:val="18"/>
              </w:rPr>
            </w:pPr>
            <w:ins w:id="1471" w:author="Naveen Premnath [2]" w:date="2024-09-27T09:00:00Z">
              <w:r>
                <w:rPr>
                  <w:rFonts w:ascii="Arial" w:hAnsi="Arial" w:cs="Arial"/>
                  <w:sz w:val="16"/>
                  <w:szCs w:val="18"/>
                </w:rPr>
                <w:t>(</w:t>
              </w:r>
              <w:r w:rsidRPr="00D055CB">
                <w:rPr>
                  <w:rFonts w:ascii="Arial" w:hAnsi="Arial" w:cs="Arial"/>
                  <w:sz w:val="16"/>
                  <w:szCs w:val="18"/>
                </w:rPr>
                <w:t>2103594</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4B7C1C25"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7812(83)</w:t>
            </w:r>
          </w:p>
          <w:p w14:paraId="11AA59CE" w14:textId="73509DF1" w:rsidR="00D75D8F" w:rsidRPr="00D75D8F" w:rsidRDefault="00D75D8F" w:rsidP="00D75D8F">
            <w:pPr>
              <w:rPr>
                <w:rFonts w:ascii="Arial" w:hAnsi="Arial" w:cs="Arial"/>
                <w:sz w:val="16"/>
                <w:szCs w:val="16"/>
              </w:rPr>
            </w:pPr>
            <w:r w:rsidRPr="00D75D8F">
              <w:rPr>
                <w:rFonts w:ascii="Arial" w:hAnsi="Arial" w:cs="Arial"/>
                <w:sz w:val="16"/>
                <w:szCs w:val="16"/>
              </w:rPr>
              <w:t>(23297762)</w:t>
            </w:r>
          </w:p>
        </w:tc>
        <w:tc>
          <w:tcPr>
            <w:tcW w:w="1080" w:type="dxa"/>
            <w:tcBorders>
              <w:top w:val="single" w:sz="4" w:space="0" w:color="auto"/>
              <w:left w:val="single" w:sz="4" w:space="0" w:color="auto"/>
              <w:bottom w:val="single" w:sz="4" w:space="0" w:color="auto"/>
              <w:right w:val="single" w:sz="4" w:space="0" w:color="auto"/>
            </w:tcBorders>
          </w:tcPr>
          <w:p w14:paraId="76C812F8"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1392(70)</w:t>
            </w:r>
          </w:p>
          <w:p w14:paraId="6BBF406E" w14:textId="748CAE00" w:rsidR="00D75D8F" w:rsidRPr="00D75D8F" w:rsidRDefault="00D75D8F" w:rsidP="00D75D8F">
            <w:pPr>
              <w:rPr>
                <w:rFonts w:ascii="Arial" w:hAnsi="Arial" w:cs="Arial"/>
                <w:sz w:val="16"/>
                <w:szCs w:val="16"/>
              </w:rPr>
            </w:pPr>
            <w:r w:rsidRPr="00D75D8F">
              <w:rPr>
                <w:rFonts w:ascii="Arial" w:hAnsi="Arial" w:cs="Arial"/>
                <w:sz w:val="16"/>
                <w:szCs w:val="16"/>
              </w:rPr>
              <w:t>(3742889)</w:t>
            </w:r>
          </w:p>
        </w:tc>
        <w:tc>
          <w:tcPr>
            <w:tcW w:w="1127" w:type="dxa"/>
            <w:tcBorders>
              <w:top w:val="single" w:sz="4" w:space="0" w:color="auto"/>
              <w:left w:val="single" w:sz="4" w:space="0" w:color="auto"/>
              <w:bottom w:val="single" w:sz="4" w:space="0" w:color="auto"/>
              <w:right w:val="single" w:sz="4" w:space="0" w:color="auto"/>
            </w:tcBorders>
          </w:tcPr>
          <w:p w14:paraId="53FC2438"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645(70)</w:t>
            </w:r>
          </w:p>
          <w:p w14:paraId="1351D357" w14:textId="0B0659AE" w:rsidR="00D75D8F" w:rsidRPr="00D75D8F" w:rsidRDefault="00D75D8F" w:rsidP="00D75D8F">
            <w:pPr>
              <w:rPr>
                <w:rFonts w:ascii="Arial" w:hAnsi="Arial" w:cs="Arial"/>
                <w:sz w:val="16"/>
                <w:szCs w:val="16"/>
              </w:rPr>
            </w:pPr>
            <w:r w:rsidRPr="00D75D8F">
              <w:rPr>
                <w:rFonts w:ascii="Arial" w:hAnsi="Arial" w:cs="Arial"/>
                <w:sz w:val="16"/>
                <w:szCs w:val="16"/>
              </w:rPr>
              <w:t>(1788458)</w:t>
            </w:r>
          </w:p>
        </w:tc>
      </w:tr>
      <w:tr w:rsidR="00D75D8F" w:rsidRPr="00AA3DD8" w14:paraId="0864A477"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hideMark/>
          </w:tcPr>
          <w:p w14:paraId="49406B7D" w14:textId="77777777" w:rsidR="00D75D8F" w:rsidRPr="00835045" w:rsidRDefault="00D75D8F" w:rsidP="00D75D8F">
            <w:pPr>
              <w:rPr>
                <w:rFonts w:ascii="Arial" w:hAnsi="Arial" w:cs="Arial"/>
                <w:sz w:val="18"/>
                <w:szCs w:val="18"/>
              </w:rPr>
            </w:pPr>
            <w:r w:rsidRPr="00835045">
              <w:rPr>
                <w:rFonts w:ascii="Arial" w:hAnsi="Arial" w:cs="Arial"/>
                <w:b/>
                <w:bCs/>
                <w:sz w:val="18"/>
                <w:szCs w:val="18"/>
              </w:rPr>
              <w:t>Income individual median</w:t>
            </w:r>
          </w:p>
        </w:tc>
        <w:tc>
          <w:tcPr>
            <w:tcW w:w="1113" w:type="dxa"/>
            <w:tcBorders>
              <w:top w:val="single" w:sz="4" w:space="0" w:color="auto"/>
              <w:left w:val="single" w:sz="4" w:space="0" w:color="auto"/>
              <w:bottom w:val="single" w:sz="4" w:space="0" w:color="auto"/>
              <w:right w:val="single" w:sz="4" w:space="0" w:color="auto"/>
            </w:tcBorders>
            <w:hideMark/>
          </w:tcPr>
          <w:p w14:paraId="47686377" w14:textId="77777777" w:rsidR="00D75D8F" w:rsidRPr="00835045" w:rsidRDefault="00D75D8F" w:rsidP="00D75D8F">
            <w:pPr>
              <w:rPr>
                <w:rFonts w:ascii="Arial" w:hAnsi="Arial" w:cs="Arial"/>
                <w:sz w:val="16"/>
                <w:szCs w:val="18"/>
              </w:rPr>
            </w:pPr>
            <w:r w:rsidRPr="00835045">
              <w:rPr>
                <w:rFonts w:ascii="Arial" w:hAnsi="Arial" w:cs="Arial"/>
                <w:sz w:val="16"/>
                <w:szCs w:val="18"/>
              </w:rPr>
              <w:t>24294</w:t>
            </w:r>
          </w:p>
        </w:tc>
        <w:tc>
          <w:tcPr>
            <w:tcW w:w="1090" w:type="dxa"/>
            <w:tcBorders>
              <w:top w:val="single" w:sz="4" w:space="0" w:color="auto"/>
              <w:left w:val="single" w:sz="4" w:space="0" w:color="auto"/>
              <w:bottom w:val="single" w:sz="4" w:space="0" w:color="auto"/>
              <w:right w:val="single" w:sz="4" w:space="0" w:color="auto"/>
            </w:tcBorders>
            <w:hideMark/>
          </w:tcPr>
          <w:p w14:paraId="0ABCA9E5" w14:textId="77777777" w:rsidR="00D75D8F" w:rsidRPr="00835045" w:rsidRDefault="00D75D8F" w:rsidP="00D75D8F">
            <w:pPr>
              <w:rPr>
                <w:rFonts w:ascii="Arial" w:hAnsi="Arial" w:cs="Arial"/>
                <w:sz w:val="16"/>
                <w:szCs w:val="18"/>
              </w:rPr>
            </w:pPr>
            <w:r w:rsidRPr="00835045">
              <w:rPr>
                <w:rFonts w:ascii="Arial" w:hAnsi="Arial" w:cs="Arial"/>
                <w:sz w:val="16"/>
                <w:szCs w:val="18"/>
              </w:rPr>
              <w:t>13200</w:t>
            </w:r>
          </w:p>
        </w:tc>
        <w:tc>
          <w:tcPr>
            <w:tcW w:w="1103" w:type="dxa"/>
            <w:tcBorders>
              <w:top w:val="single" w:sz="4" w:space="0" w:color="auto"/>
              <w:left w:val="single" w:sz="4" w:space="0" w:color="auto"/>
              <w:bottom w:val="single" w:sz="4" w:space="0" w:color="auto"/>
              <w:right w:val="single" w:sz="4" w:space="0" w:color="auto"/>
            </w:tcBorders>
            <w:hideMark/>
          </w:tcPr>
          <w:p w14:paraId="02CE6B9F" w14:textId="77777777" w:rsidR="00D75D8F" w:rsidRPr="00835045" w:rsidRDefault="00D75D8F" w:rsidP="00D75D8F">
            <w:pPr>
              <w:rPr>
                <w:rFonts w:ascii="Arial" w:hAnsi="Arial" w:cs="Arial"/>
                <w:sz w:val="16"/>
                <w:szCs w:val="18"/>
              </w:rPr>
            </w:pPr>
            <w:r w:rsidRPr="00835045">
              <w:rPr>
                <w:rFonts w:ascii="Arial" w:hAnsi="Arial" w:cs="Arial"/>
                <w:sz w:val="16"/>
                <w:szCs w:val="18"/>
              </w:rPr>
              <w:t>15527</w:t>
            </w:r>
          </w:p>
        </w:tc>
        <w:tc>
          <w:tcPr>
            <w:tcW w:w="1008" w:type="dxa"/>
            <w:tcBorders>
              <w:top w:val="single" w:sz="4" w:space="0" w:color="auto"/>
              <w:left w:val="single" w:sz="4" w:space="0" w:color="auto"/>
              <w:bottom w:val="single" w:sz="4" w:space="0" w:color="auto"/>
              <w:right w:val="single" w:sz="4" w:space="0" w:color="auto"/>
            </w:tcBorders>
            <w:hideMark/>
          </w:tcPr>
          <w:p w14:paraId="4403536E" w14:textId="77777777" w:rsidR="00D75D8F" w:rsidRPr="00835045" w:rsidRDefault="00D75D8F" w:rsidP="00D75D8F">
            <w:pPr>
              <w:rPr>
                <w:rFonts w:ascii="Arial" w:hAnsi="Arial" w:cs="Arial"/>
                <w:sz w:val="16"/>
                <w:szCs w:val="18"/>
              </w:rPr>
            </w:pPr>
            <w:r w:rsidRPr="00835045">
              <w:rPr>
                <w:rFonts w:ascii="Arial" w:hAnsi="Arial" w:cs="Arial"/>
                <w:sz w:val="16"/>
                <w:szCs w:val="18"/>
              </w:rPr>
              <w:t>27700</w:t>
            </w:r>
          </w:p>
        </w:tc>
        <w:tc>
          <w:tcPr>
            <w:tcW w:w="1075" w:type="dxa"/>
            <w:tcBorders>
              <w:top w:val="single" w:sz="4" w:space="0" w:color="auto"/>
              <w:left w:val="single" w:sz="4" w:space="0" w:color="auto"/>
              <w:bottom w:val="single" w:sz="4" w:space="0" w:color="auto"/>
              <w:right w:val="single" w:sz="4" w:space="0" w:color="auto"/>
            </w:tcBorders>
            <w:hideMark/>
          </w:tcPr>
          <w:p w14:paraId="4EA4844B" w14:textId="77777777" w:rsidR="00D75D8F" w:rsidRPr="00835045" w:rsidRDefault="00D75D8F" w:rsidP="00D75D8F">
            <w:pPr>
              <w:rPr>
                <w:rFonts w:ascii="Arial" w:hAnsi="Arial" w:cs="Arial"/>
                <w:sz w:val="16"/>
                <w:szCs w:val="18"/>
              </w:rPr>
            </w:pPr>
            <w:r w:rsidRPr="00835045">
              <w:rPr>
                <w:rFonts w:ascii="Arial" w:hAnsi="Arial" w:cs="Arial"/>
                <w:sz w:val="16"/>
                <w:szCs w:val="18"/>
              </w:rPr>
              <w:t>14412</w:t>
            </w:r>
          </w:p>
        </w:tc>
        <w:tc>
          <w:tcPr>
            <w:tcW w:w="1011" w:type="dxa"/>
            <w:tcBorders>
              <w:top w:val="single" w:sz="4" w:space="0" w:color="auto"/>
              <w:left w:val="single" w:sz="4" w:space="0" w:color="auto"/>
              <w:bottom w:val="single" w:sz="4" w:space="0" w:color="auto"/>
              <w:right w:val="single" w:sz="4" w:space="0" w:color="auto"/>
            </w:tcBorders>
            <w:hideMark/>
          </w:tcPr>
          <w:p w14:paraId="18742038" w14:textId="77777777" w:rsidR="00D75D8F" w:rsidRPr="00835045" w:rsidRDefault="00D75D8F" w:rsidP="00D75D8F">
            <w:pPr>
              <w:rPr>
                <w:rFonts w:ascii="Arial" w:hAnsi="Arial" w:cs="Arial"/>
                <w:sz w:val="16"/>
                <w:szCs w:val="18"/>
              </w:rPr>
            </w:pPr>
            <w:r w:rsidRPr="00835045">
              <w:rPr>
                <w:rFonts w:ascii="Arial" w:hAnsi="Arial" w:cs="Arial"/>
                <w:sz w:val="16"/>
                <w:szCs w:val="18"/>
              </w:rPr>
              <w:t>15600</w:t>
            </w:r>
          </w:p>
        </w:tc>
        <w:tc>
          <w:tcPr>
            <w:tcW w:w="1009" w:type="dxa"/>
            <w:tcBorders>
              <w:top w:val="single" w:sz="4" w:space="0" w:color="auto"/>
              <w:left w:val="single" w:sz="4" w:space="0" w:color="auto"/>
              <w:bottom w:val="single" w:sz="4" w:space="0" w:color="auto"/>
              <w:right w:val="single" w:sz="4" w:space="0" w:color="auto"/>
            </w:tcBorders>
            <w:hideMark/>
          </w:tcPr>
          <w:p w14:paraId="3A04B832" w14:textId="77777777" w:rsidR="00D75D8F" w:rsidRPr="00835045" w:rsidRDefault="00D75D8F" w:rsidP="00D75D8F">
            <w:pPr>
              <w:rPr>
                <w:rFonts w:ascii="Arial" w:hAnsi="Arial" w:cs="Arial"/>
                <w:sz w:val="16"/>
                <w:szCs w:val="18"/>
              </w:rPr>
            </w:pPr>
            <w:r w:rsidRPr="00835045">
              <w:rPr>
                <w:rFonts w:ascii="Arial" w:hAnsi="Arial" w:cs="Arial"/>
                <w:sz w:val="16"/>
                <w:szCs w:val="18"/>
              </w:rPr>
              <w:t>30500</w:t>
            </w:r>
          </w:p>
        </w:tc>
        <w:tc>
          <w:tcPr>
            <w:tcW w:w="1039" w:type="dxa"/>
            <w:tcBorders>
              <w:top w:val="single" w:sz="4" w:space="0" w:color="auto"/>
              <w:left w:val="single" w:sz="4" w:space="0" w:color="auto"/>
              <w:bottom w:val="single" w:sz="4" w:space="0" w:color="auto"/>
              <w:right w:val="single" w:sz="4" w:space="0" w:color="auto"/>
            </w:tcBorders>
            <w:hideMark/>
          </w:tcPr>
          <w:p w14:paraId="621B2450" w14:textId="77777777" w:rsidR="00D75D8F" w:rsidRPr="00835045" w:rsidRDefault="00D75D8F" w:rsidP="00D75D8F">
            <w:pPr>
              <w:rPr>
                <w:rFonts w:ascii="Arial" w:hAnsi="Arial" w:cs="Arial"/>
                <w:sz w:val="16"/>
                <w:szCs w:val="18"/>
              </w:rPr>
            </w:pPr>
            <w:r w:rsidRPr="00835045">
              <w:rPr>
                <w:rFonts w:ascii="Arial" w:hAnsi="Arial" w:cs="Arial"/>
                <w:sz w:val="16"/>
                <w:szCs w:val="18"/>
              </w:rPr>
              <w:t>15314</w:t>
            </w:r>
          </w:p>
        </w:tc>
        <w:tc>
          <w:tcPr>
            <w:tcW w:w="1048" w:type="dxa"/>
            <w:tcBorders>
              <w:top w:val="single" w:sz="4" w:space="0" w:color="auto"/>
              <w:left w:val="single" w:sz="4" w:space="0" w:color="auto"/>
              <w:bottom w:val="single" w:sz="4" w:space="0" w:color="auto"/>
              <w:right w:val="single" w:sz="4" w:space="0" w:color="auto"/>
            </w:tcBorders>
            <w:hideMark/>
          </w:tcPr>
          <w:p w14:paraId="464CFC36" w14:textId="77777777" w:rsidR="00D75D8F" w:rsidRPr="00835045" w:rsidRDefault="00D75D8F" w:rsidP="00D75D8F">
            <w:pPr>
              <w:rPr>
                <w:rFonts w:ascii="Arial" w:hAnsi="Arial" w:cs="Arial"/>
                <w:sz w:val="16"/>
                <w:szCs w:val="18"/>
              </w:rPr>
            </w:pPr>
            <w:r w:rsidRPr="00835045">
              <w:rPr>
                <w:rFonts w:ascii="Arial" w:hAnsi="Arial" w:cs="Arial"/>
                <w:sz w:val="16"/>
                <w:szCs w:val="18"/>
              </w:rPr>
              <w:t>18327</w:t>
            </w:r>
          </w:p>
        </w:tc>
        <w:tc>
          <w:tcPr>
            <w:tcW w:w="1009" w:type="dxa"/>
            <w:tcBorders>
              <w:top w:val="single" w:sz="4" w:space="0" w:color="auto"/>
              <w:left w:val="single" w:sz="4" w:space="0" w:color="auto"/>
              <w:bottom w:val="single" w:sz="4" w:space="0" w:color="auto"/>
              <w:right w:val="single" w:sz="4" w:space="0" w:color="auto"/>
            </w:tcBorders>
            <w:hideMark/>
          </w:tcPr>
          <w:p w14:paraId="127473B8" w14:textId="77777777" w:rsidR="00D75D8F" w:rsidRPr="00835045" w:rsidRDefault="00D75D8F" w:rsidP="00D75D8F">
            <w:pPr>
              <w:rPr>
                <w:rFonts w:ascii="Arial" w:hAnsi="Arial" w:cs="Arial"/>
                <w:sz w:val="16"/>
                <w:szCs w:val="18"/>
              </w:rPr>
            </w:pPr>
            <w:r w:rsidRPr="00835045">
              <w:rPr>
                <w:rFonts w:ascii="Arial" w:hAnsi="Arial" w:cs="Arial"/>
                <w:sz w:val="16"/>
                <w:szCs w:val="18"/>
              </w:rPr>
              <w:t>30000</w:t>
            </w:r>
          </w:p>
        </w:tc>
        <w:tc>
          <w:tcPr>
            <w:tcW w:w="1076" w:type="dxa"/>
            <w:tcBorders>
              <w:top w:val="single" w:sz="4" w:space="0" w:color="auto"/>
              <w:left w:val="single" w:sz="4" w:space="0" w:color="auto"/>
              <w:bottom w:val="single" w:sz="4" w:space="0" w:color="auto"/>
              <w:right w:val="single" w:sz="4" w:space="0" w:color="auto"/>
            </w:tcBorders>
            <w:hideMark/>
          </w:tcPr>
          <w:p w14:paraId="188813FE" w14:textId="77777777" w:rsidR="00D75D8F" w:rsidRPr="00835045" w:rsidRDefault="00D75D8F" w:rsidP="00D75D8F">
            <w:pPr>
              <w:rPr>
                <w:rFonts w:ascii="Arial" w:hAnsi="Arial" w:cs="Arial"/>
                <w:sz w:val="16"/>
                <w:szCs w:val="18"/>
              </w:rPr>
            </w:pPr>
            <w:r w:rsidRPr="00835045">
              <w:rPr>
                <w:rFonts w:ascii="Arial" w:hAnsi="Arial" w:cs="Arial"/>
                <w:sz w:val="16"/>
                <w:szCs w:val="18"/>
              </w:rPr>
              <w:t>16800</w:t>
            </w:r>
          </w:p>
        </w:tc>
        <w:tc>
          <w:tcPr>
            <w:tcW w:w="1014" w:type="dxa"/>
            <w:tcBorders>
              <w:top w:val="single" w:sz="4" w:space="0" w:color="auto"/>
              <w:left w:val="single" w:sz="4" w:space="0" w:color="auto"/>
              <w:bottom w:val="single" w:sz="4" w:space="0" w:color="auto"/>
              <w:right w:val="single" w:sz="4" w:space="0" w:color="auto"/>
            </w:tcBorders>
            <w:hideMark/>
          </w:tcPr>
          <w:p w14:paraId="3773A8F4" w14:textId="77777777" w:rsidR="00D75D8F" w:rsidRPr="00835045" w:rsidRDefault="00D75D8F" w:rsidP="00D75D8F">
            <w:pPr>
              <w:rPr>
                <w:rFonts w:ascii="Arial" w:hAnsi="Arial" w:cs="Arial"/>
                <w:sz w:val="16"/>
                <w:szCs w:val="18"/>
              </w:rPr>
            </w:pPr>
            <w:r w:rsidRPr="00835045">
              <w:rPr>
                <w:rFonts w:ascii="Arial" w:hAnsi="Arial" w:cs="Arial"/>
                <w:sz w:val="16"/>
                <w:szCs w:val="18"/>
              </w:rPr>
              <w:t>17840</w:t>
            </w:r>
          </w:p>
        </w:tc>
        <w:tc>
          <w:tcPr>
            <w:tcW w:w="1203" w:type="dxa"/>
            <w:tcBorders>
              <w:top w:val="single" w:sz="4" w:space="0" w:color="auto"/>
              <w:left w:val="single" w:sz="4" w:space="0" w:color="auto"/>
              <w:bottom w:val="single" w:sz="4" w:space="0" w:color="auto"/>
              <w:right w:val="single" w:sz="4" w:space="0" w:color="auto"/>
            </w:tcBorders>
          </w:tcPr>
          <w:p w14:paraId="6B255C86" w14:textId="0DAB19D1" w:rsidR="00D75D8F" w:rsidRPr="00D75D8F" w:rsidRDefault="00D75D8F" w:rsidP="00D75D8F">
            <w:pPr>
              <w:rPr>
                <w:rFonts w:ascii="Arial" w:hAnsi="Arial" w:cs="Arial"/>
                <w:sz w:val="16"/>
                <w:szCs w:val="16"/>
              </w:rPr>
            </w:pPr>
            <w:r w:rsidRPr="00D75D8F">
              <w:rPr>
                <w:rFonts w:ascii="Arial" w:hAnsi="Arial" w:cs="Arial"/>
                <w:sz w:val="16"/>
                <w:szCs w:val="16"/>
              </w:rPr>
              <w:t>28322</w:t>
            </w:r>
          </w:p>
        </w:tc>
        <w:tc>
          <w:tcPr>
            <w:tcW w:w="1080" w:type="dxa"/>
            <w:tcBorders>
              <w:top w:val="single" w:sz="4" w:space="0" w:color="auto"/>
              <w:left w:val="single" w:sz="4" w:space="0" w:color="auto"/>
              <w:bottom w:val="single" w:sz="4" w:space="0" w:color="auto"/>
              <w:right w:val="single" w:sz="4" w:space="0" w:color="auto"/>
            </w:tcBorders>
          </w:tcPr>
          <w:p w14:paraId="135B7040" w14:textId="780A23D7" w:rsidR="00D75D8F" w:rsidRPr="00D75D8F" w:rsidRDefault="00D75D8F" w:rsidP="00D75D8F">
            <w:pPr>
              <w:rPr>
                <w:rFonts w:ascii="Arial" w:hAnsi="Arial" w:cs="Arial"/>
                <w:sz w:val="16"/>
                <w:szCs w:val="16"/>
              </w:rPr>
            </w:pPr>
            <w:r w:rsidRPr="00D75D8F">
              <w:rPr>
                <w:rFonts w:ascii="Arial" w:hAnsi="Arial" w:cs="Arial"/>
                <w:sz w:val="16"/>
                <w:szCs w:val="16"/>
              </w:rPr>
              <w:t>15000</w:t>
            </w:r>
          </w:p>
        </w:tc>
        <w:tc>
          <w:tcPr>
            <w:tcW w:w="1127" w:type="dxa"/>
            <w:tcBorders>
              <w:top w:val="single" w:sz="4" w:space="0" w:color="auto"/>
              <w:left w:val="single" w:sz="4" w:space="0" w:color="auto"/>
              <w:bottom w:val="single" w:sz="4" w:space="0" w:color="auto"/>
              <w:right w:val="single" w:sz="4" w:space="0" w:color="auto"/>
            </w:tcBorders>
          </w:tcPr>
          <w:p w14:paraId="35EE0C8F" w14:textId="380DE2CC" w:rsidR="00D75D8F" w:rsidRPr="00D75D8F" w:rsidRDefault="00D75D8F" w:rsidP="00D75D8F">
            <w:pPr>
              <w:rPr>
                <w:rFonts w:ascii="Arial" w:hAnsi="Arial" w:cs="Arial"/>
                <w:sz w:val="16"/>
                <w:szCs w:val="16"/>
              </w:rPr>
            </w:pPr>
            <w:r w:rsidRPr="00D75D8F">
              <w:rPr>
                <w:rFonts w:ascii="Arial" w:hAnsi="Arial" w:cs="Arial"/>
                <w:sz w:val="16"/>
                <w:szCs w:val="16"/>
              </w:rPr>
              <w:t>17237</w:t>
            </w:r>
          </w:p>
        </w:tc>
      </w:tr>
      <w:tr w:rsidR="00D75D8F" w:rsidRPr="00AA3DD8" w14:paraId="08BE326B"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2A5F2AB7" w14:textId="020B9047" w:rsidR="00D75D8F" w:rsidRPr="00835045" w:rsidRDefault="00D75D8F" w:rsidP="00D75D8F">
            <w:pPr>
              <w:rPr>
                <w:rFonts w:ascii="Arial" w:hAnsi="Arial" w:cs="Arial"/>
                <w:b/>
                <w:bCs/>
                <w:sz w:val="18"/>
                <w:szCs w:val="18"/>
              </w:rPr>
            </w:pPr>
            <w:r w:rsidRPr="00835045">
              <w:rPr>
                <w:rFonts w:ascii="Arial" w:hAnsi="Arial" w:cs="Arial"/>
                <w:b/>
                <w:bCs/>
                <w:sz w:val="18"/>
                <w:szCs w:val="18"/>
              </w:rPr>
              <w:t>Income Status</w:t>
            </w:r>
          </w:p>
        </w:tc>
        <w:tc>
          <w:tcPr>
            <w:tcW w:w="1113" w:type="dxa"/>
            <w:tcBorders>
              <w:top w:val="single" w:sz="4" w:space="0" w:color="auto"/>
              <w:left w:val="single" w:sz="4" w:space="0" w:color="auto"/>
              <w:bottom w:val="single" w:sz="4" w:space="0" w:color="auto"/>
              <w:right w:val="single" w:sz="4" w:space="0" w:color="auto"/>
            </w:tcBorders>
          </w:tcPr>
          <w:p w14:paraId="1FF688B2" w14:textId="77777777" w:rsidR="00D75D8F" w:rsidRPr="00835045" w:rsidRDefault="00D75D8F" w:rsidP="00D75D8F">
            <w:pPr>
              <w:rPr>
                <w:rFonts w:ascii="Arial" w:hAnsi="Arial" w:cs="Arial"/>
                <w:sz w:val="16"/>
                <w:szCs w:val="18"/>
              </w:rPr>
            </w:pPr>
          </w:p>
        </w:tc>
        <w:tc>
          <w:tcPr>
            <w:tcW w:w="1090" w:type="dxa"/>
            <w:tcBorders>
              <w:top w:val="single" w:sz="4" w:space="0" w:color="auto"/>
              <w:left w:val="single" w:sz="4" w:space="0" w:color="auto"/>
              <w:bottom w:val="single" w:sz="4" w:space="0" w:color="auto"/>
              <w:right w:val="single" w:sz="4" w:space="0" w:color="auto"/>
            </w:tcBorders>
          </w:tcPr>
          <w:p w14:paraId="4FE6E2D0" w14:textId="77777777" w:rsidR="00D75D8F" w:rsidRPr="00835045" w:rsidRDefault="00D75D8F" w:rsidP="00D75D8F">
            <w:pPr>
              <w:rPr>
                <w:rFonts w:ascii="Arial" w:hAnsi="Arial" w:cs="Arial"/>
                <w:sz w:val="16"/>
                <w:szCs w:val="18"/>
              </w:rPr>
            </w:pPr>
          </w:p>
        </w:tc>
        <w:tc>
          <w:tcPr>
            <w:tcW w:w="1103" w:type="dxa"/>
            <w:tcBorders>
              <w:top w:val="single" w:sz="4" w:space="0" w:color="auto"/>
              <w:left w:val="single" w:sz="4" w:space="0" w:color="auto"/>
              <w:bottom w:val="single" w:sz="4" w:space="0" w:color="auto"/>
              <w:right w:val="single" w:sz="4" w:space="0" w:color="auto"/>
            </w:tcBorders>
          </w:tcPr>
          <w:p w14:paraId="679830B5" w14:textId="77777777" w:rsidR="00D75D8F" w:rsidRPr="00835045" w:rsidRDefault="00D75D8F" w:rsidP="00D75D8F">
            <w:pPr>
              <w:rPr>
                <w:rFonts w:ascii="Arial" w:hAnsi="Arial" w:cs="Arial"/>
                <w:sz w:val="16"/>
                <w:szCs w:val="18"/>
              </w:rPr>
            </w:pPr>
          </w:p>
        </w:tc>
        <w:tc>
          <w:tcPr>
            <w:tcW w:w="1008" w:type="dxa"/>
            <w:tcBorders>
              <w:top w:val="single" w:sz="4" w:space="0" w:color="auto"/>
              <w:left w:val="single" w:sz="4" w:space="0" w:color="auto"/>
              <w:bottom w:val="single" w:sz="4" w:space="0" w:color="auto"/>
              <w:right w:val="single" w:sz="4" w:space="0" w:color="auto"/>
            </w:tcBorders>
          </w:tcPr>
          <w:p w14:paraId="54918637" w14:textId="77777777" w:rsidR="00D75D8F" w:rsidRPr="00835045" w:rsidRDefault="00D75D8F" w:rsidP="00D75D8F">
            <w:pPr>
              <w:rPr>
                <w:rFonts w:ascii="Arial" w:hAnsi="Arial" w:cs="Arial"/>
                <w:sz w:val="16"/>
                <w:szCs w:val="18"/>
              </w:rPr>
            </w:pPr>
          </w:p>
        </w:tc>
        <w:tc>
          <w:tcPr>
            <w:tcW w:w="1075" w:type="dxa"/>
            <w:tcBorders>
              <w:top w:val="single" w:sz="4" w:space="0" w:color="auto"/>
              <w:left w:val="single" w:sz="4" w:space="0" w:color="auto"/>
              <w:bottom w:val="single" w:sz="4" w:space="0" w:color="auto"/>
              <w:right w:val="single" w:sz="4" w:space="0" w:color="auto"/>
            </w:tcBorders>
          </w:tcPr>
          <w:p w14:paraId="6DD6CC7C" w14:textId="77777777" w:rsidR="00D75D8F" w:rsidRPr="00835045" w:rsidRDefault="00D75D8F" w:rsidP="00D75D8F">
            <w:pPr>
              <w:rPr>
                <w:rFonts w:ascii="Arial" w:hAnsi="Arial" w:cs="Arial"/>
                <w:sz w:val="16"/>
                <w:szCs w:val="18"/>
              </w:rPr>
            </w:pPr>
          </w:p>
        </w:tc>
        <w:tc>
          <w:tcPr>
            <w:tcW w:w="1011" w:type="dxa"/>
            <w:tcBorders>
              <w:top w:val="single" w:sz="4" w:space="0" w:color="auto"/>
              <w:left w:val="single" w:sz="4" w:space="0" w:color="auto"/>
              <w:bottom w:val="single" w:sz="4" w:space="0" w:color="auto"/>
              <w:right w:val="single" w:sz="4" w:space="0" w:color="auto"/>
            </w:tcBorders>
          </w:tcPr>
          <w:p w14:paraId="646FAF73" w14:textId="77777777" w:rsidR="00D75D8F" w:rsidRPr="00835045" w:rsidRDefault="00D75D8F" w:rsidP="00D75D8F">
            <w:pPr>
              <w:rPr>
                <w:rFonts w:ascii="Arial" w:hAnsi="Arial" w:cs="Arial"/>
                <w:sz w:val="16"/>
                <w:szCs w:val="18"/>
              </w:rPr>
            </w:pPr>
          </w:p>
        </w:tc>
        <w:tc>
          <w:tcPr>
            <w:tcW w:w="1009" w:type="dxa"/>
            <w:tcBorders>
              <w:top w:val="single" w:sz="4" w:space="0" w:color="auto"/>
              <w:left w:val="single" w:sz="4" w:space="0" w:color="auto"/>
              <w:bottom w:val="single" w:sz="4" w:space="0" w:color="auto"/>
              <w:right w:val="single" w:sz="4" w:space="0" w:color="auto"/>
            </w:tcBorders>
          </w:tcPr>
          <w:p w14:paraId="2BAAB91A" w14:textId="77777777" w:rsidR="00D75D8F" w:rsidRPr="00835045" w:rsidRDefault="00D75D8F" w:rsidP="00D75D8F">
            <w:pPr>
              <w:rPr>
                <w:rFonts w:ascii="Arial" w:hAnsi="Arial" w:cs="Arial"/>
                <w:sz w:val="16"/>
                <w:szCs w:val="18"/>
              </w:rPr>
            </w:pPr>
          </w:p>
        </w:tc>
        <w:tc>
          <w:tcPr>
            <w:tcW w:w="1039" w:type="dxa"/>
            <w:tcBorders>
              <w:top w:val="single" w:sz="4" w:space="0" w:color="auto"/>
              <w:left w:val="single" w:sz="4" w:space="0" w:color="auto"/>
              <w:bottom w:val="single" w:sz="4" w:space="0" w:color="auto"/>
              <w:right w:val="single" w:sz="4" w:space="0" w:color="auto"/>
            </w:tcBorders>
          </w:tcPr>
          <w:p w14:paraId="4F8BEA9E" w14:textId="77777777" w:rsidR="00D75D8F" w:rsidRPr="00835045" w:rsidRDefault="00D75D8F" w:rsidP="00D75D8F">
            <w:pPr>
              <w:rPr>
                <w:rFonts w:ascii="Arial" w:hAnsi="Arial" w:cs="Arial"/>
                <w:sz w:val="16"/>
                <w:szCs w:val="18"/>
              </w:rPr>
            </w:pPr>
          </w:p>
        </w:tc>
        <w:tc>
          <w:tcPr>
            <w:tcW w:w="1048" w:type="dxa"/>
            <w:tcBorders>
              <w:top w:val="single" w:sz="4" w:space="0" w:color="auto"/>
              <w:left w:val="single" w:sz="4" w:space="0" w:color="auto"/>
              <w:bottom w:val="single" w:sz="4" w:space="0" w:color="auto"/>
              <w:right w:val="single" w:sz="4" w:space="0" w:color="auto"/>
            </w:tcBorders>
          </w:tcPr>
          <w:p w14:paraId="45B496E0" w14:textId="77777777" w:rsidR="00D75D8F" w:rsidRPr="00835045" w:rsidRDefault="00D75D8F" w:rsidP="00D75D8F">
            <w:pPr>
              <w:rPr>
                <w:rFonts w:ascii="Arial" w:hAnsi="Arial" w:cs="Arial"/>
                <w:sz w:val="16"/>
                <w:szCs w:val="18"/>
              </w:rPr>
            </w:pPr>
          </w:p>
        </w:tc>
        <w:tc>
          <w:tcPr>
            <w:tcW w:w="1009" w:type="dxa"/>
            <w:tcBorders>
              <w:top w:val="single" w:sz="4" w:space="0" w:color="auto"/>
              <w:left w:val="single" w:sz="4" w:space="0" w:color="auto"/>
              <w:bottom w:val="single" w:sz="4" w:space="0" w:color="auto"/>
              <w:right w:val="single" w:sz="4" w:space="0" w:color="auto"/>
            </w:tcBorders>
          </w:tcPr>
          <w:p w14:paraId="3C0CE34C" w14:textId="77777777" w:rsidR="00D75D8F" w:rsidRPr="00835045" w:rsidRDefault="00D75D8F" w:rsidP="00D75D8F">
            <w:pPr>
              <w:rPr>
                <w:rFonts w:ascii="Arial" w:hAnsi="Arial" w:cs="Arial"/>
                <w:sz w:val="16"/>
                <w:szCs w:val="18"/>
              </w:rPr>
            </w:pPr>
          </w:p>
        </w:tc>
        <w:tc>
          <w:tcPr>
            <w:tcW w:w="1076" w:type="dxa"/>
            <w:tcBorders>
              <w:top w:val="single" w:sz="4" w:space="0" w:color="auto"/>
              <w:left w:val="single" w:sz="4" w:space="0" w:color="auto"/>
              <w:bottom w:val="single" w:sz="4" w:space="0" w:color="auto"/>
              <w:right w:val="single" w:sz="4" w:space="0" w:color="auto"/>
            </w:tcBorders>
          </w:tcPr>
          <w:p w14:paraId="55789EDE" w14:textId="77777777" w:rsidR="00D75D8F" w:rsidRPr="00835045" w:rsidRDefault="00D75D8F" w:rsidP="00D75D8F">
            <w:pPr>
              <w:rPr>
                <w:rFonts w:ascii="Arial" w:hAnsi="Arial" w:cs="Arial"/>
                <w:sz w:val="16"/>
                <w:szCs w:val="18"/>
              </w:rPr>
            </w:pPr>
          </w:p>
        </w:tc>
        <w:tc>
          <w:tcPr>
            <w:tcW w:w="1014" w:type="dxa"/>
            <w:tcBorders>
              <w:top w:val="single" w:sz="4" w:space="0" w:color="auto"/>
              <w:left w:val="single" w:sz="4" w:space="0" w:color="auto"/>
              <w:bottom w:val="single" w:sz="4" w:space="0" w:color="auto"/>
              <w:right w:val="single" w:sz="4" w:space="0" w:color="auto"/>
            </w:tcBorders>
          </w:tcPr>
          <w:p w14:paraId="0F7396B3" w14:textId="77777777" w:rsidR="00D75D8F" w:rsidRPr="00835045" w:rsidRDefault="00D75D8F" w:rsidP="00D75D8F">
            <w:pPr>
              <w:rPr>
                <w:rFonts w:ascii="Arial" w:hAnsi="Arial" w:cs="Arial"/>
                <w:sz w:val="16"/>
                <w:szCs w:val="18"/>
              </w:rPr>
            </w:pPr>
          </w:p>
        </w:tc>
        <w:tc>
          <w:tcPr>
            <w:tcW w:w="1203" w:type="dxa"/>
            <w:tcBorders>
              <w:top w:val="single" w:sz="4" w:space="0" w:color="auto"/>
              <w:left w:val="single" w:sz="4" w:space="0" w:color="auto"/>
              <w:bottom w:val="single" w:sz="4" w:space="0" w:color="auto"/>
              <w:right w:val="single" w:sz="4" w:space="0" w:color="auto"/>
            </w:tcBorders>
          </w:tcPr>
          <w:p w14:paraId="606901A7" w14:textId="48B71276" w:rsidR="00D75D8F" w:rsidRPr="00D75D8F" w:rsidRDefault="00D75D8F" w:rsidP="00D75D8F">
            <w:pPr>
              <w:rPr>
                <w:rFonts w:ascii="Arial" w:hAnsi="Arial"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14:paraId="37715F73" w14:textId="52EC2793" w:rsidR="00D75D8F" w:rsidRPr="00D75D8F" w:rsidRDefault="00D75D8F" w:rsidP="00D75D8F">
            <w:pPr>
              <w:rPr>
                <w:rFonts w:ascii="Arial" w:hAnsi="Arial" w:cs="Arial"/>
                <w:sz w:val="16"/>
                <w:szCs w:val="16"/>
              </w:rPr>
            </w:pPr>
          </w:p>
        </w:tc>
        <w:tc>
          <w:tcPr>
            <w:tcW w:w="1127" w:type="dxa"/>
            <w:tcBorders>
              <w:top w:val="single" w:sz="4" w:space="0" w:color="auto"/>
              <w:left w:val="single" w:sz="4" w:space="0" w:color="auto"/>
              <w:bottom w:val="single" w:sz="4" w:space="0" w:color="auto"/>
              <w:right w:val="single" w:sz="4" w:space="0" w:color="auto"/>
            </w:tcBorders>
          </w:tcPr>
          <w:p w14:paraId="13679B51" w14:textId="64816427" w:rsidR="00D75D8F" w:rsidRPr="00D75D8F" w:rsidRDefault="00D75D8F" w:rsidP="00D75D8F">
            <w:pPr>
              <w:rPr>
                <w:rFonts w:ascii="Arial" w:hAnsi="Arial" w:cs="Arial"/>
                <w:sz w:val="16"/>
                <w:szCs w:val="16"/>
              </w:rPr>
            </w:pPr>
          </w:p>
        </w:tc>
      </w:tr>
      <w:tr w:rsidR="00D75D8F" w:rsidRPr="00AA3DD8" w14:paraId="30712756"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0EEF7A64" w14:textId="10AAA2A0" w:rsidR="00D75D8F" w:rsidRPr="00835045" w:rsidRDefault="00D75D8F" w:rsidP="00D75D8F">
            <w:pPr>
              <w:rPr>
                <w:rFonts w:ascii="Arial" w:hAnsi="Arial" w:cs="Arial"/>
                <w:b/>
                <w:bCs/>
                <w:sz w:val="18"/>
                <w:szCs w:val="18"/>
              </w:rPr>
            </w:pPr>
            <w:r w:rsidRPr="00835045">
              <w:rPr>
                <w:rFonts w:ascii="Arial" w:hAnsi="Arial" w:cs="Arial"/>
                <w:b/>
                <w:bCs/>
                <w:sz w:val="18"/>
                <w:szCs w:val="18"/>
              </w:rPr>
              <w:t>Poor</w:t>
            </w:r>
          </w:p>
        </w:tc>
        <w:tc>
          <w:tcPr>
            <w:tcW w:w="1113" w:type="dxa"/>
            <w:tcBorders>
              <w:top w:val="single" w:sz="4" w:space="0" w:color="auto"/>
              <w:left w:val="single" w:sz="4" w:space="0" w:color="auto"/>
              <w:bottom w:val="single" w:sz="4" w:space="0" w:color="auto"/>
              <w:right w:val="single" w:sz="4" w:space="0" w:color="auto"/>
            </w:tcBorders>
          </w:tcPr>
          <w:p w14:paraId="5D7582EF" w14:textId="77777777" w:rsidR="00D75D8F" w:rsidRDefault="00D75D8F" w:rsidP="00D75D8F">
            <w:pPr>
              <w:rPr>
                <w:ins w:id="1472" w:author="Naveen Premnath [2]" w:date="2024-09-17T00:22:00Z"/>
                <w:rFonts w:ascii="Arial" w:hAnsi="Arial" w:cs="Arial"/>
                <w:sz w:val="16"/>
                <w:szCs w:val="18"/>
              </w:rPr>
            </w:pPr>
            <w:r w:rsidRPr="00835045">
              <w:rPr>
                <w:rFonts w:ascii="Arial" w:hAnsi="Arial" w:cs="Arial"/>
                <w:sz w:val="16"/>
                <w:szCs w:val="18"/>
              </w:rPr>
              <w:t xml:space="preserve">353 </w:t>
            </w:r>
          </w:p>
          <w:p w14:paraId="1436F525" w14:textId="7D730997" w:rsidR="00D75D8F" w:rsidRPr="00835045" w:rsidRDefault="00D75D8F" w:rsidP="00D75D8F">
            <w:pPr>
              <w:rPr>
                <w:rFonts w:ascii="Arial" w:hAnsi="Arial" w:cs="Arial"/>
                <w:sz w:val="16"/>
                <w:szCs w:val="18"/>
              </w:rPr>
            </w:pPr>
            <w:ins w:id="1473" w:author="Naveen Premnath [2]" w:date="2024-09-17T00:22:00Z">
              <w:r>
                <w:rPr>
                  <w:rFonts w:ascii="Arial" w:hAnsi="Arial" w:cs="Arial"/>
                  <w:sz w:val="16"/>
                  <w:szCs w:val="18"/>
                </w:rPr>
                <w:t>(</w:t>
              </w:r>
              <w:r w:rsidRPr="006F2BBB">
                <w:rPr>
                  <w:rFonts w:ascii="Arial" w:hAnsi="Arial" w:cs="Arial"/>
                  <w:sz w:val="16"/>
                  <w:szCs w:val="18"/>
                </w:rPr>
                <w:t>2573280</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768CBDCD" w14:textId="77777777" w:rsidR="00D75D8F" w:rsidRDefault="00D75D8F" w:rsidP="00D75D8F">
            <w:pPr>
              <w:rPr>
                <w:ins w:id="1474" w:author="Naveen Premnath [2]" w:date="2024-09-17T00:39:00Z"/>
                <w:rFonts w:ascii="Arial" w:hAnsi="Arial" w:cs="Arial"/>
                <w:sz w:val="16"/>
                <w:szCs w:val="18"/>
              </w:rPr>
            </w:pPr>
            <w:r w:rsidRPr="00835045">
              <w:rPr>
                <w:rFonts w:ascii="Arial" w:hAnsi="Arial" w:cs="Arial"/>
                <w:sz w:val="16"/>
                <w:szCs w:val="18"/>
              </w:rPr>
              <w:t xml:space="preserve">143  </w:t>
            </w:r>
          </w:p>
          <w:p w14:paraId="1B67435E" w14:textId="61B3984A" w:rsidR="00D75D8F" w:rsidRPr="00835045" w:rsidRDefault="00D75D8F" w:rsidP="00D75D8F">
            <w:pPr>
              <w:rPr>
                <w:rFonts w:ascii="Arial" w:hAnsi="Arial" w:cs="Arial"/>
                <w:sz w:val="16"/>
                <w:szCs w:val="18"/>
              </w:rPr>
            </w:pPr>
            <w:ins w:id="1475" w:author="Naveen Premnath [2]" w:date="2024-09-17T00:39:00Z">
              <w:r>
                <w:rPr>
                  <w:rFonts w:ascii="Arial" w:hAnsi="Arial" w:cs="Arial"/>
                  <w:sz w:val="16"/>
                  <w:szCs w:val="18"/>
                </w:rPr>
                <w:t>(</w:t>
              </w:r>
              <w:r w:rsidRPr="00091248">
                <w:rPr>
                  <w:rFonts w:ascii="Arial" w:hAnsi="Arial" w:cs="Arial"/>
                  <w:sz w:val="16"/>
                  <w:szCs w:val="18"/>
                </w:rPr>
                <w:t>1109640</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63902618" w14:textId="59628900" w:rsidR="00D75D8F" w:rsidRPr="00835045" w:rsidRDefault="00D75D8F" w:rsidP="00D75D8F">
            <w:pPr>
              <w:rPr>
                <w:rFonts w:ascii="Arial" w:hAnsi="Arial" w:cs="Arial"/>
                <w:sz w:val="16"/>
                <w:szCs w:val="18"/>
              </w:rPr>
            </w:pPr>
            <w:r w:rsidRPr="00835045">
              <w:rPr>
                <w:rFonts w:ascii="Arial" w:hAnsi="Arial" w:cs="Arial"/>
                <w:sz w:val="16"/>
                <w:szCs w:val="18"/>
              </w:rPr>
              <w:t xml:space="preserve">54 </w:t>
            </w:r>
            <w:ins w:id="1476" w:author="Naveen Premnath [2]" w:date="2024-09-21T00:31:00Z">
              <w:r>
                <w:rPr>
                  <w:rFonts w:ascii="Arial" w:hAnsi="Arial" w:cs="Arial"/>
                  <w:sz w:val="16"/>
                  <w:szCs w:val="18"/>
                </w:rPr>
                <w:t>(</w:t>
              </w:r>
              <w:r w:rsidRPr="00A43726">
                <w:rPr>
                  <w:rFonts w:ascii="Arial" w:hAnsi="Arial" w:cs="Arial"/>
                  <w:sz w:val="16"/>
                  <w:szCs w:val="18"/>
                </w:rPr>
                <w:t>394839</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722B8D75" w14:textId="77777777" w:rsidR="00D75D8F" w:rsidRDefault="00D75D8F" w:rsidP="00D75D8F">
            <w:pPr>
              <w:rPr>
                <w:ins w:id="1477" w:author="Naveen Premnath [2]" w:date="2024-09-21T23:16:00Z"/>
                <w:rFonts w:ascii="Arial" w:hAnsi="Arial" w:cs="Arial"/>
                <w:sz w:val="16"/>
                <w:szCs w:val="18"/>
              </w:rPr>
            </w:pPr>
            <w:r w:rsidRPr="00835045">
              <w:rPr>
                <w:rFonts w:ascii="Arial" w:hAnsi="Arial" w:cs="Arial"/>
                <w:sz w:val="16"/>
                <w:szCs w:val="18"/>
              </w:rPr>
              <w:t>267</w:t>
            </w:r>
          </w:p>
          <w:p w14:paraId="2C12425C" w14:textId="63C4A529" w:rsidR="00D75D8F" w:rsidRPr="00835045" w:rsidRDefault="00D75D8F" w:rsidP="00D75D8F">
            <w:pPr>
              <w:rPr>
                <w:rFonts w:ascii="Arial" w:hAnsi="Arial" w:cs="Arial"/>
                <w:sz w:val="16"/>
                <w:szCs w:val="18"/>
              </w:rPr>
            </w:pPr>
            <w:ins w:id="1478" w:author="Naveen Premnath [2]" w:date="2024-09-21T23:16:00Z">
              <w:r>
                <w:rPr>
                  <w:rFonts w:ascii="Arial" w:hAnsi="Arial" w:cs="Arial"/>
                  <w:sz w:val="16"/>
                  <w:szCs w:val="18"/>
                </w:rPr>
                <w:t>(</w:t>
              </w:r>
              <w:r w:rsidRPr="0076676D">
                <w:rPr>
                  <w:rFonts w:ascii="Arial" w:hAnsi="Arial" w:cs="Arial"/>
                  <w:sz w:val="16"/>
                  <w:szCs w:val="18"/>
                </w:rPr>
                <w:t>2148882</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07C253DE" w14:textId="77777777" w:rsidR="00D75D8F" w:rsidRDefault="00D75D8F" w:rsidP="00D75D8F">
            <w:pPr>
              <w:rPr>
                <w:ins w:id="1479" w:author="Naveen Premnath [2]" w:date="2024-09-21T23:35:00Z"/>
                <w:rFonts w:ascii="Arial" w:hAnsi="Arial" w:cs="Arial"/>
                <w:sz w:val="16"/>
                <w:szCs w:val="18"/>
              </w:rPr>
            </w:pPr>
            <w:r w:rsidRPr="00835045">
              <w:rPr>
                <w:rFonts w:ascii="Arial" w:hAnsi="Arial" w:cs="Arial"/>
                <w:sz w:val="16"/>
                <w:szCs w:val="18"/>
              </w:rPr>
              <w:t xml:space="preserve">116 </w:t>
            </w:r>
          </w:p>
          <w:p w14:paraId="53887C84" w14:textId="503BE90A" w:rsidR="00D75D8F" w:rsidRPr="00835045" w:rsidRDefault="00D75D8F" w:rsidP="00D75D8F">
            <w:pPr>
              <w:rPr>
                <w:rFonts w:ascii="Arial" w:hAnsi="Arial" w:cs="Arial"/>
                <w:sz w:val="16"/>
                <w:szCs w:val="18"/>
              </w:rPr>
            </w:pPr>
            <w:ins w:id="1480" w:author="Naveen Premnath [2]" w:date="2024-09-21T23:35:00Z">
              <w:r>
                <w:rPr>
                  <w:rFonts w:ascii="Arial" w:hAnsi="Arial" w:cs="Arial"/>
                  <w:sz w:val="16"/>
                  <w:szCs w:val="18"/>
                </w:rPr>
                <w:t>(</w:t>
              </w:r>
              <w:r w:rsidRPr="0078639D">
                <w:rPr>
                  <w:rFonts w:ascii="Arial" w:hAnsi="Arial" w:cs="Arial"/>
                  <w:sz w:val="16"/>
                  <w:szCs w:val="18"/>
                </w:rPr>
                <w:t>978284</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01369DEE" w14:textId="77777777" w:rsidR="00D75D8F" w:rsidRDefault="00D75D8F" w:rsidP="00D75D8F">
            <w:pPr>
              <w:rPr>
                <w:ins w:id="1481" w:author="Naveen Premnath [2]" w:date="2024-09-21T23:53:00Z"/>
                <w:rFonts w:ascii="Arial" w:hAnsi="Arial" w:cs="Arial"/>
                <w:sz w:val="16"/>
                <w:szCs w:val="18"/>
              </w:rPr>
            </w:pPr>
            <w:r w:rsidRPr="00835045">
              <w:rPr>
                <w:rFonts w:ascii="Arial" w:hAnsi="Arial" w:cs="Arial"/>
                <w:sz w:val="16"/>
                <w:szCs w:val="18"/>
              </w:rPr>
              <w:t xml:space="preserve">41 </w:t>
            </w:r>
          </w:p>
          <w:p w14:paraId="361DBD87" w14:textId="2D09C8ED" w:rsidR="00D75D8F" w:rsidRPr="00835045" w:rsidRDefault="00D75D8F" w:rsidP="00D75D8F">
            <w:pPr>
              <w:rPr>
                <w:rFonts w:ascii="Arial" w:hAnsi="Arial" w:cs="Arial"/>
                <w:sz w:val="16"/>
                <w:szCs w:val="18"/>
              </w:rPr>
            </w:pPr>
            <w:ins w:id="1482" w:author="Naveen Premnath [2]" w:date="2024-09-21T23:53:00Z">
              <w:r>
                <w:rPr>
                  <w:rFonts w:ascii="Arial" w:hAnsi="Arial" w:cs="Arial"/>
                  <w:sz w:val="16"/>
                  <w:szCs w:val="18"/>
                </w:rPr>
                <w:t>(</w:t>
              </w:r>
              <w:r w:rsidRPr="00DC7FFE">
                <w:rPr>
                  <w:rFonts w:ascii="Arial" w:hAnsi="Arial" w:cs="Arial"/>
                  <w:sz w:val="16"/>
                  <w:szCs w:val="18"/>
                </w:rPr>
                <w:t>357972</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29428DE8" w14:textId="77777777" w:rsidR="00D75D8F" w:rsidRDefault="00D75D8F" w:rsidP="00D75D8F">
            <w:pPr>
              <w:rPr>
                <w:ins w:id="1483" w:author="Naveen Premnath [2]" w:date="2024-09-23T16:09:00Z"/>
                <w:rFonts w:ascii="Arial" w:hAnsi="Arial" w:cs="Arial"/>
                <w:sz w:val="16"/>
                <w:szCs w:val="18"/>
              </w:rPr>
            </w:pPr>
            <w:r w:rsidRPr="00835045">
              <w:rPr>
                <w:rFonts w:ascii="Arial" w:hAnsi="Arial" w:cs="Arial"/>
                <w:sz w:val="16"/>
                <w:szCs w:val="18"/>
              </w:rPr>
              <w:t xml:space="preserve">308 </w:t>
            </w:r>
          </w:p>
          <w:p w14:paraId="2DFCBB43" w14:textId="1E42C917" w:rsidR="00D75D8F" w:rsidRPr="00835045" w:rsidRDefault="00D75D8F" w:rsidP="00D75D8F">
            <w:pPr>
              <w:rPr>
                <w:rFonts w:ascii="Arial" w:hAnsi="Arial" w:cs="Arial"/>
                <w:sz w:val="16"/>
                <w:szCs w:val="18"/>
              </w:rPr>
            </w:pPr>
            <w:ins w:id="1484" w:author="Naveen Premnath [2]" w:date="2024-09-23T16:09:00Z">
              <w:r>
                <w:rPr>
                  <w:rFonts w:ascii="Arial" w:hAnsi="Arial" w:cs="Arial"/>
                  <w:sz w:val="16"/>
                  <w:szCs w:val="18"/>
                </w:rPr>
                <w:t>(</w:t>
              </w:r>
              <w:r w:rsidRPr="003A51DD">
                <w:rPr>
                  <w:rFonts w:ascii="Arial" w:hAnsi="Arial" w:cs="Arial"/>
                  <w:sz w:val="16"/>
                  <w:szCs w:val="18"/>
                </w:rPr>
                <w:t>2290208</w:t>
              </w:r>
              <w:r>
                <w:rPr>
                  <w:rFonts w:ascii="Arial" w:hAnsi="Arial" w:cs="Arial"/>
                  <w:sz w:val="16"/>
                  <w:szCs w:val="18"/>
                </w:rPr>
                <w:t>)</w:t>
              </w:r>
            </w:ins>
            <w:r w:rsidRPr="00835045">
              <w:rPr>
                <w:rFonts w:ascii="Arial" w:hAnsi="Arial" w:cs="Arial"/>
                <w:sz w:val="16"/>
                <w:szCs w:val="18"/>
              </w:rPr>
              <w:t xml:space="preserve"> </w:t>
            </w:r>
          </w:p>
        </w:tc>
        <w:tc>
          <w:tcPr>
            <w:tcW w:w="1039" w:type="dxa"/>
            <w:tcBorders>
              <w:top w:val="single" w:sz="4" w:space="0" w:color="auto"/>
              <w:left w:val="single" w:sz="4" w:space="0" w:color="auto"/>
              <w:bottom w:val="single" w:sz="4" w:space="0" w:color="auto"/>
              <w:right w:val="single" w:sz="4" w:space="0" w:color="auto"/>
            </w:tcBorders>
          </w:tcPr>
          <w:p w14:paraId="6D56381B" w14:textId="77777777" w:rsidR="00D75D8F" w:rsidRDefault="00D75D8F" w:rsidP="00D75D8F">
            <w:pPr>
              <w:rPr>
                <w:ins w:id="1485" w:author="Naveen Premnath [2]" w:date="2024-09-23T23:29:00Z"/>
                <w:rFonts w:ascii="Arial" w:hAnsi="Arial" w:cs="Arial"/>
                <w:sz w:val="16"/>
                <w:szCs w:val="18"/>
              </w:rPr>
            </w:pPr>
            <w:r w:rsidRPr="00835045">
              <w:rPr>
                <w:rFonts w:ascii="Arial" w:hAnsi="Arial" w:cs="Arial"/>
                <w:sz w:val="16"/>
                <w:szCs w:val="18"/>
              </w:rPr>
              <w:t>133</w:t>
            </w:r>
            <w:del w:id="1486" w:author="Naveen Premnath [2]" w:date="2024-09-23T23:29:00Z">
              <w:r w:rsidRPr="00835045" w:rsidDel="00DA3AEC">
                <w:rPr>
                  <w:rFonts w:ascii="Arial" w:hAnsi="Arial" w:cs="Arial"/>
                  <w:sz w:val="16"/>
                  <w:szCs w:val="18"/>
                </w:rPr>
                <w:delText xml:space="preserve"> </w:delText>
              </w:r>
            </w:del>
            <w:r w:rsidRPr="00835045">
              <w:rPr>
                <w:rFonts w:ascii="Arial" w:hAnsi="Arial" w:cs="Arial"/>
                <w:sz w:val="16"/>
                <w:szCs w:val="18"/>
              </w:rPr>
              <w:t xml:space="preserve"> </w:t>
            </w:r>
          </w:p>
          <w:p w14:paraId="53A8BD4D" w14:textId="06CD00B0" w:rsidR="00D75D8F" w:rsidRPr="00835045" w:rsidRDefault="00D75D8F" w:rsidP="00D75D8F">
            <w:pPr>
              <w:rPr>
                <w:rFonts w:ascii="Arial" w:hAnsi="Arial" w:cs="Arial"/>
                <w:sz w:val="16"/>
                <w:szCs w:val="18"/>
              </w:rPr>
            </w:pPr>
            <w:ins w:id="1487" w:author="Naveen Premnath [2]" w:date="2024-09-23T23:29:00Z">
              <w:r>
                <w:rPr>
                  <w:rFonts w:ascii="Arial" w:hAnsi="Arial" w:cs="Arial"/>
                  <w:sz w:val="16"/>
                  <w:szCs w:val="18"/>
                </w:rPr>
                <w:t>(</w:t>
              </w:r>
              <w:r w:rsidRPr="00DA3AEC">
                <w:rPr>
                  <w:rFonts w:ascii="Arial" w:hAnsi="Arial" w:cs="Arial"/>
                  <w:sz w:val="16"/>
                  <w:szCs w:val="18"/>
                </w:rPr>
                <w:t>1006330</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6A0F3FD9" w14:textId="77777777" w:rsidR="00D75D8F" w:rsidRDefault="00D75D8F" w:rsidP="00D75D8F">
            <w:pPr>
              <w:rPr>
                <w:ins w:id="1488" w:author="Naveen Premnath [2]" w:date="2024-09-23T23:40:00Z"/>
                <w:rFonts w:ascii="Arial" w:hAnsi="Arial" w:cs="Arial"/>
                <w:sz w:val="16"/>
                <w:szCs w:val="18"/>
              </w:rPr>
            </w:pPr>
            <w:r w:rsidRPr="00835045">
              <w:rPr>
                <w:rFonts w:ascii="Arial" w:hAnsi="Arial" w:cs="Arial"/>
                <w:sz w:val="16"/>
                <w:szCs w:val="18"/>
              </w:rPr>
              <w:t xml:space="preserve">63 </w:t>
            </w:r>
          </w:p>
          <w:p w14:paraId="0B730326" w14:textId="450A2E1A" w:rsidR="00D75D8F" w:rsidRPr="00835045" w:rsidRDefault="00D75D8F" w:rsidP="00D75D8F">
            <w:pPr>
              <w:rPr>
                <w:rFonts w:ascii="Arial" w:hAnsi="Arial" w:cs="Arial"/>
                <w:sz w:val="16"/>
                <w:szCs w:val="18"/>
              </w:rPr>
            </w:pPr>
            <w:ins w:id="1489" w:author="Naveen Premnath [2]" w:date="2024-09-23T23:40:00Z">
              <w:r>
                <w:rPr>
                  <w:rFonts w:ascii="Arial" w:hAnsi="Arial" w:cs="Arial"/>
                  <w:sz w:val="16"/>
                  <w:szCs w:val="18"/>
                </w:rPr>
                <w:t>(</w:t>
              </w:r>
            </w:ins>
            <w:ins w:id="1490" w:author="Naveen Premnath [2]" w:date="2024-09-23T23:41:00Z">
              <w:r w:rsidRPr="00D97D91">
                <w:rPr>
                  <w:rFonts w:ascii="Arial" w:hAnsi="Arial" w:cs="Arial"/>
                  <w:sz w:val="16"/>
                  <w:szCs w:val="18"/>
                </w:rPr>
                <w:t>493451</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725DA9D3" w14:textId="77777777" w:rsidR="00D75D8F" w:rsidRDefault="00D75D8F" w:rsidP="00D75D8F">
            <w:pPr>
              <w:rPr>
                <w:ins w:id="1491" w:author="Naveen Premnath [2]" w:date="2024-09-27T08:12:00Z"/>
                <w:rFonts w:ascii="Arial" w:hAnsi="Arial" w:cs="Arial"/>
                <w:sz w:val="16"/>
                <w:szCs w:val="18"/>
              </w:rPr>
            </w:pPr>
            <w:r w:rsidRPr="00835045">
              <w:rPr>
                <w:rFonts w:ascii="Arial" w:hAnsi="Arial" w:cs="Arial"/>
                <w:sz w:val="16"/>
                <w:szCs w:val="18"/>
              </w:rPr>
              <w:t xml:space="preserve">298 </w:t>
            </w:r>
          </w:p>
          <w:p w14:paraId="564C89EB" w14:textId="217B1188" w:rsidR="00D75D8F" w:rsidRPr="00835045" w:rsidRDefault="00D75D8F" w:rsidP="00D75D8F">
            <w:pPr>
              <w:rPr>
                <w:rFonts w:ascii="Arial" w:hAnsi="Arial" w:cs="Arial"/>
                <w:sz w:val="16"/>
                <w:szCs w:val="18"/>
              </w:rPr>
            </w:pPr>
            <w:ins w:id="1492" w:author="Naveen Premnath [2]" w:date="2024-09-27T08:12:00Z">
              <w:r>
                <w:rPr>
                  <w:rFonts w:ascii="Arial" w:hAnsi="Arial" w:cs="Arial"/>
                  <w:sz w:val="16"/>
                  <w:szCs w:val="18"/>
                </w:rPr>
                <w:t>(</w:t>
              </w:r>
              <w:r w:rsidRPr="007D5681">
                <w:rPr>
                  <w:rFonts w:ascii="Arial" w:hAnsi="Arial" w:cs="Arial"/>
                  <w:sz w:val="16"/>
                  <w:szCs w:val="18"/>
                </w:rPr>
                <w:t>2472114</w:t>
              </w:r>
              <w:r>
                <w:rPr>
                  <w:rFonts w:ascii="Arial" w:hAnsi="Arial" w:cs="Arial"/>
                  <w:sz w:val="16"/>
                  <w:szCs w:val="18"/>
                </w:rPr>
                <w:t>)</w:t>
              </w:r>
            </w:ins>
            <w:del w:id="1493" w:author="Naveen Premnath [2]" w:date="2024-09-27T08:12:00Z">
              <w:r w:rsidRPr="00835045" w:rsidDel="007D5681">
                <w:rPr>
                  <w:rFonts w:ascii="Arial" w:hAnsi="Arial" w:cs="Arial"/>
                  <w:sz w:val="16"/>
                  <w:szCs w:val="18"/>
                </w:rPr>
                <w:delText xml:space="preserve"> </w:delText>
              </w:r>
            </w:del>
          </w:p>
        </w:tc>
        <w:tc>
          <w:tcPr>
            <w:tcW w:w="1076" w:type="dxa"/>
            <w:tcBorders>
              <w:top w:val="single" w:sz="4" w:space="0" w:color="auto"/>
              <w:left w:val="single" w:sz="4" w:space="0" w:color="auto"/>
              <w:bottom w:val="single" w:sz="4" w:space="0" w:color="auto"/>
              <w:right w:val="single" w:sz="4" w:space="0" w:color="auto"/>
            </w:tcBorders>
          </w:tcPr>
          <w:p w14:paraId="449E3DBE" w14:textId="77777777" w:rsidR="00D75D8F" w:rsidRDefault="00D75D8F" w:rsidP="00D75D8F">
            <w:pPr>
              <w:rPr>
                <w:ins w:id="1494" w:author="Naveen Premnath [2]" w:date="2024-09-27T08:31:00Z"/>
                <w:rFonts w:ascii="Arial" w:hAnsi="Arial" w:cs="Arial"/>
                <w:sz w:val="16"/>
                <w:szCs w:val="18"/>
              </w:rPr>
            </w:pPr>
            <w:r w:rsidRPr="00835045">
              <w:rPr>
                <w:rFonts w:ascii="Arial" w:hAnsi="Arial" w:cs="Arial"/>
                <w:sz w:val="16"/>
                <w:szCs w:val="18"/>
              </w:rPr>
              <w:t xml:space="preserve">116 </w:t>
            </w:r>
          </w:p>
          <w:p w14:paraId="5153D04A" w14:textId="76BF9D7B" w:rsidR="00D75D8F" w:rsidRPr="00835045" w:rsidRDefault="00D75D8F" w:rsidP="00D75D8F">
            <w:pPr>
              <w:rPr>
                <w:rFonts w:ascii="Arial" w:hAnsi="Arial" w:cs="Arial"/>
                <w:sz w:val="16"/>
                <w:szCs w:val="18"/>
              </w:rPr>
            </w:pPr>
            <w:ins w:id="1495" w:author="Naveen Premnath [2]" w:date="2024-09-27T08:32:00Z">
              <w:r>
                <w:rPr>
                  <w:rFonts w:ascii="Arial" w:hAnsi="Arial" w:cs="Arial"/>
                  <w:sz w:val="16"/>
                  <w:szCs w:val="18"/>
                </w:rPr>
                <w:t>(</w:t>
              </w:r>
              <w:r w:rsidRPr="001A6A6E">
                <w:rPr>
                  <w:rFonts w:ascii="Arial" w:hAnsi="Arial" w:cs="Arial"/>
                  <w:sz w:val="16"/>
                  <w:szCs w:val="18"/>
                </w:rPr>
                <w:t>951596</w:t>
              </w:r>
              <w:r>
                <w:rPr>
                  <w:rFonts w:ascii="Arial" w:hAnsi="Arial" w:cs="Arial"/>
                  <w:sz w:val="16"/>
                  <w:szCs w:val="18"/>
                </w:rPr>
                <w:t>)</w:t>
              </w:r>
            </w:ins>
            <w:del w:id="1496" w:author="Naveen Premnath [2]" w:date="2024-09-27T08:31:00Z">
              <w:r w:rsidRPr="00835045" w:rsidDel="001A6A6E">
                <w:rPr>
                  <w:rFonts w:ascii="Arial" w:hAnsi="Arial" w:cs="Arial"/>
                  <w:sz w:val="16"/>
                  <w:szCs w:val="18"/>
                </w:rPr>
                <w:delText xml:space="preserve"> </w:delText>
              </w:r>
            </w:del>
          </w:p>
        </w:tc>
        <w:tc>
          <w:tcPr>
            <w:tcW w:w="1014" w:type="dxa"/>
            <w:tcBorders>
              <w:top w:val="single" w:sz="4" w:space="0" w:color="auto"/>
              <w:left w:val="single" w:sz="4" w:space="0" w:color="auto"/>
              <w:bottom w:val="single" w:sz="4" w:space="0" w:color="auto"/>
              <w:right w:val="single" w:sz="4" w:space="0" w:color="auto"/>
            </w:tcBorders>
          </w:tcPr>
          <w:p w14:paraId="07034EE5" w14:textId="77777777" w:rsidR="00D75D8F" w:rsidRDefault="00D75D8F" w:rsidP="00D75D8F">
            <w:pPr>
              <w:rPr>
                <w:ins w:id="1497" w:author="Naveen Premnath [2]" w:date="2024-09-27T09:01:00Z"/>
                <w:rFonts w:ascii="Arial" w:hAnsi="Arial" w:cs="Arial"/>
                <w:sz w:val="16"/>
                <w:szCs w:val="18"/>
              </w:rPr>
            </w:pPr>
            <w:r w:rsidRPr="00835045">
              <w:rPr>
                <w:rFonts w:ascii="Arial" w:hAnsi="Arial" w:cs="Arial"/>
                <w:sz w:val="16"/>
                <w:szCs w:val="18"/>
              </w:rPr>
              <w:t xml:space="preserve">56 </w:t>
            </w:r>
          </w:p>
          <w:p w14:paraId="176A9182" w14:textId="6C11F1F2" w:rsidR="00D75D8F" w:rsidRPr="00835045" w:rsidRDefault="00D75D8F" w:rsidP="00D75D8F">
            <w:pPr>
              <w:rPr>
                <w:rFonts w:ascii="Arial" w:hAnsi="Arial" w:cs="Arial"/>
                <w:sz w:val="16"/>
                <w:szCs w:val="18"/>
              </w:rPr>
            </w:pPr>
            <w:ins w:id="1498" w:author="Naveen Premnath [2]" w:date="2024-09-27T09:01:00Z">
              <w:r>
                <w:rPr>
                  <w:rFonts w:ascii="Arial" w:hAnsi="Arial" w:cs="Arial"/>
                  <w:sz w:val="16"/>
                  <w:szCs w:val="18"/>
                </w:rPr>
                <w:t>(</w:t>
              </w:r>
            </w:ins>
            <w:ins w:id="1499" w:author="Naveen Premnath [2]" w:date="2024-09-27T09:02:00Z">
              <w:r w:rsidRPr="00D055CB">
                <w:rPr>
                  <w:rFonts w:ascii="Arial" w:hAnsi="Arial" w:cs="Arial"/>
                  <w:sz w:val="16"/>
                  <w:szCs w:val="18"/>
                </w:rPr>
                <w:t>456099</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07C270F9"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1226(13)</w:t>
            </w:r>
          </w:p>
          <w:p w14:paraId="6E5CEDE8" w14:textId="4974B129" w:rsidR="00D75D8F" w:rsidRPr="00D75D8F" w:rsidRDefault="00D75D8F" w:rsidP="00D75D8F">
            <w:pPr>
              <w:rPr>
                <w:rFonts w:ascii="Arial" w:hAnsi="Arial" w:cs="Arial"/>
                <w:sz w:val="16"/>
                <w:szCs w:val="16"/>
              </w:rPr>
            </w:pPr>
            <w:r w:rsidRPr="00D75D8F">
              <w:rPr>
                <w:rFonts w:ascii="Arial" w:hAnsi="Arial" w:cs="Arial"/>
                <w:sz w:val="16"/>
                <w:szCs w:val="16"/>
              </w:rPr>
              <w:t>(2371121)</w:t>
            </w:r>
          </w:p>
        </w:tc>
        <w:tc>
          <w:tcPr>
            <w:tcW w:w="1080" w:type="dxa"/>
            <w:tcBorders>
              <w:top w:val="single" w:sz="4" w:space="0" w:color="auto"/>
              <w:left w:val="single" w:sz="4" w:space="0" w:color="auto"/>
              <w:bottom w:val="single" w:sz="4" w:space="0" w:color="auto"/>
              <w:right w:val="single" w:sz="4" w:space="0" w:color="auto"/>
            </w:tcBorders>
          </w:tcPr>
          <w:p w14:paraId="1CBD4E49"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508(26)</w:t>
            </w:r>
          </w:p>
          <w:p w14:paraId="7E1FDAA2" w14:textId="2570F893" w:rsidR="00D75D8F" w:rsidRPr="00D75D8F" w:rsidRDefault="00D75D8F" w:rsidP="00D75D8F">
            <w:pPr>
              <w:rPr>
                <w:rFonts w:ascii="Arial" w:hAnsi="Arial" w:cs="Arial"/>
                <w:sz w:val="16"/>
                <w:szCs w:val="16"/>
              </w:rPr>
            </w:pPr>
            <w:r>
              <w:rPr>
                <w:rFonts w:ascii="Arial" w:hAnsi="Arial" w:cs="Arial"/>
                <w:sz w:val="16"/>
                <w:szCs w:val="16"/>
              </w:rPr>
              <w:t>(</w:t>
            </w:r>
            <w:r w:rsidRPr="00D75D8F">
              <w:rPr>
                <w:rFonts w:ascii="Arial" w:hAnsi="Arial" w:cs="Arial"/>
                <w:sz w:val="16"/>
                <w:szCs w:val="16"/>
              </w:rPr>
              <w:t>1011463</w:t>
            </w:r>
            <w:r>
              <w:rPr>
                <w:rFonts w:ascii="Arial" w:hAnsi="Arial" w:cs="Arial"/>
                <w:sz w:val="16"/>
                <w:szCs w:val="16"/>
              </w:rPr>
              <w:t>)</w:t>
            </w:r>
          </w:p>
        </w:tc>
        <w:tc>
          <w:tcPr>
            <w:tcW w:w="1127" w:type="dxa"/>
            <w:tcBorders>
              <w:top w:val="single" w:sz="4" w:space="0" w:color="auto"/>
              <w:left w:val="single" w:sz="4" w:space="0" w:color="auto"/>
              <w:bottom w:val="single" w:sz="4" w:space="0" w:color="auto"/>
              <w:right w:val="single" w:sz="4" w:space="0" w:color="auto"/>
            </w:tcBorders>
          </w:tcPr>
          <w:p w14:paraId="79FCDFC3"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214(23)</w:t>
            </w:r>
          </w:p>
          <w:p w14:paraId="271374B6" w14:textId="75213D2A" w:rsidR="00D75D8F" w:rsidRPr="00D75D8F" w:rsidRDefault="00D75D8F" w:rsidP="00D75D8F">
            <w:pPr>
              <w:rPr>
                <w:rFonts w:ascii="Arial" w:hAnsi="Arial" w:cs="Arial"/>
                <w:sz w:val="16"/>
                <w:szCs w:val="16"/>
              </w:rPr>
            </w:pPr>
            <w:r w:rsidRPr="00D75D8F">
              <w:rPr>
                <w:rFonts w:ascii="Arial" w:hAnsi="Arial" w:cs="Arial"/>
                <w:sz w:val="16"/>
                <w:szCs w:val="16"/>
              </w:rPr>
              <w:t>(425590)</w:t>
            </w:r>
          </w:p>
        </w:tc>
      </w:tr>
      <w:tr w:rsidR="00D75D8F" w:rsidRPr="00AA3DD8" w14:paraId="316F6EE9"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7DBE0C4D" w14:textId="73401CBF" w:rsidR="00D75D8F" w:rsidRPr="00835045" w:rsidRDefault="00D75D8F" w:rsidP="00D75D8F">
            <w:pPr>
              <w:rPr>
                <w:rFonts w:ascii="Arial" w:hAnsi="Arial" w:cs="Arial"/>
                <w:b/>
                <w:bCs/>
                <w:sz w:val="18"/>
                <w:szCs w:val="18"/>
              </w:rPr>
            </w:pPr>
            <w:r w:rsidRPr="00835045">
              <w:rPr>
                <w:rFonts w:ascii="Arial" w:hAnsi="Arial" w:cs="Arial"/>
                <w:b/>
                <w:bCs/>
                <w:sz w:val="18"/>
                <w:szCs w:val="18"/>
              </w:rPr>
              <w:t>Near Poor</w:t>
            </w:r>
          </w:p>
        </w:tc>
        <w:tc>
          <w:tcPr>
            <w:tcW w:w="1113" w:type="dxa"/>
            <w:tcBorders>
              <w:top w:val="single" w:sz="4" w:space="0" w:color="auto"/>
              <w:left w:val="single" w:sz="4" w:space="0" w:color="auto"/>
              <w:bottom w:val="single" w:sz="4" w:space="0" w:color="auto"/>
              <w:right w:val="single" w:sz="4" w:space="0" w:color="auto"/>
            </w:tcBorders>
          </w:tcPr>
          <w:p w14:paraId="2B0C3E5E" w14:textId="77777777" w:rsidR="00D75D8F" w:rsidRDefault="00D75D8F" w:rsidP="00D75D8F">
            <w:pPr>
              <w:rPr>
                <w:ins w:id="1500" w:author="Naveen Premnath [2]" w:date="2024-09-17T00:22:00Z"/>
                <w:rFonts w:ascii="Arial" w:hAnsi="Arial" w:cs="Arial"/>
                <w:sz w:val="16"/>
                <w:szCs w:val="18"/>
              </w:rPr>
            </w:pPr>
            <w:r w:rsidRPr="00835045">
              <w:rPr>
                <w:rFonts w:ascii="Arial" w:hAnsi="Arial" w:cs="Arial"/>
                <w:sz w:val="16"/>
                <w:szCs w:val="18"/>
              </w:rPr>
              <w:t>109</w:t>
            </w:r>
          </w:p>
          <w:p w14:paraId="7EEAEECA" w14:textId="70E50B08" w:rsidR="00D75D8F" w:rsidRPr="00835045" w:rsidRDefault="00D75D8F" w:rsidP="00D75D8F">
            <w:pPr>
              <w:rPr>
                <w:rFonts w:ascii="Arial" w:hAnsi="Arial" w:cs="Arial"/>
                <w:sz w:val="16"/>
                <w:szCs w:val="18"/>
              </w:rPr>
            </w:pPr>
            <w:ins w:id="1501" w:author="Naveen Premnath [2]" w:date="2024-09-17T00:22:00Z">
              <w:r>
                <w:rPr>
                  <w:rFonts w:ascii="Arial" w:hAnsi="Arial" w:cs="Arial"/>
                  <w:sz w:val="16"/>
                  <w:szCs w:val="18"/>
                </w:rPr>
                <w:t>(</w:t>
              </w:r>
              <w:r w:rsidRPr="006F2BBB">
                <w:rPr>
                  <w:rFonts w:ascii="Arial" w:hAnsi="Arial" w:cs="Arial"/>
                  <w:sz w:val="16"/>
                  <w:szCs w:val="18"/>
                </w:rPr>
                <w:t>1090772</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0E05F351" w14:textId="77777777" w:rsidR="00D75D8F" w:rsidRDefault="00D75D8F" w:rsidP="00D75D8F">
            <w:pPr>
              <w:rPr>
                <w:ins w:id="1502" w:author="Naveen Premnath [2]" w:date="2024-09-17T00:39:00Z"/>
                <w:rFonts w:ascii="Arial" w:hAnsi="Arial" w:cs="Arial"/>
                <w:sz w:val="16"/>
                <w:szCs w:val="18"/>
              </w:rPr>
            </w:pPr>
            <w:r w:rsidRPr="00835045">
              <w:rPr>
                <w:rFonts w:ascii="Arial" w:hAnsi="Arial" w:cs="Arial"/>
                <w:sz w:val="16"/>
                <w:szCs w:val="18"/>
              </w:rPr>
              <w:t>50</w:t>
            </w:r>
          </w:p>
          <w:p w14:paraId="15D7AF4D" w14:textId="0CC3D4A9" w:rsidR="00D75D8F" w:rsidRPr="00835045" w:rsidRDefault="00D75D8F" w:rsidP="00D75D8F">
            <w:pPr>
              <w:rPr>
                <w:rFonts w:ascii="Arial" w:hAnsi="Arial" w:cs="Arial"/>
                <w:sz w:val="16"/>
                <w:szCs w:val="18"/>
              </w:rPr>
            </w:pPr>
            <w:ins w:id="1503" w:author="Naveen Premnath [2]" w:date="2024-09-17T00:39:00Z">
              <w:r>
                <w:rPr>
                  <w:rFonts w:ascii="Arial" w:hAnsi="Arial" w:cs="Arial"/>
                  <w:sz w:val="16"/>
                  <w:szCs w:val="18"/>
                </w:rPr>
                <w:t>(</w:t>
              </w:r>
              <w:r w:rsidRPr="00091248">
                <w:rPr>
                  <w:rFonts w:ascii="Arial" w:hAnsi="Arial" w:cs="Arial"/>
                  <w:sz w:val="16"/>
                  <w:szCs w:val="18"/>
                </w:rPr>
                <w:t>511865</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092BB066" w14:textId="77777777" w:rsidR="00D75D8F" w:rsidRDefault="00D75D8F" w:rsidP="00D75D8F">
            <w:pPr>
              <w:rPr>
                <w:ins w:id="1504" w:author="Naveen Premnath [2]" w:date="2024-09-21T00:32:00Z"/>
                <w:rFonts w:ascii="Arial" w:hAnsi="Arial" w:cs="Arial"/>
                <w:sz w:val="16"/>
                <w:szCs w:val="18"/>
              </w:rPr>
            </w:pPr>
            <w:r w:rsidRPr="00835045">
              <w:rPr>
                <w:rFonts w:ascii="Arial" w:hAnsi="Arial" w:cs="Arial"/>
                <w:sz w:val="16"/>
                <w:szCs w:val="18"/>
              </w:rPr>
              <w:t>15</w:t>
            </w:r>
          </w:p>
          <w:p w14:paraId="0E6CD074" w14:textId="4E26C06A" w:rsidR="00D75D8F" w:rsidRPr="00835045" w:rsidRDefault="00D75D8F" w:rsidP="00D75D8F">
            <w:pPr>
              <w:rPr>
                <w:rFonts w:ascii="Arial" w:hAnsi="Arial" w:cs="Arial"/>
                <w:sz w:val="16"/>
                <w:szCs w:val="18"/>
              </w:rPr>
            </w:pPr>
            <w:ins w:id="1505" w:author="Naveen Premnath [2]" w:date="2024-09-21T00:32:00Z">
              <w:r>
                <w:rPr>
                  <w:rFonts w:ascii="Arial" w:hAnsi="Arial" w:cs="Arial"/>
                  <w:sz w:val="16"/>
                  <w:szCs w:val="18"/>
                </w:rPr>
                <w:t>(</w:t>
              </w:r>
              <w:r w:rsidRPr="00A43726">
                <w:rPr>
                  <w:rFonts w:ascii="Arial" w:hAnsi="Arial" w:cs="Arial"/>
                  <w:sz w:val="16"/>
                  <w:szCs w:val="18"/>
                </w:rPr>
                <w:t>140284</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36470EC4" w14:textId="77777777" w:rsidR="00D75D8F" w:rsidRDefault="00D75D8F" w:rsidP="00D75D8F">
            <w:pPr>
              <w:rPr>
                <w:ins w:id="1506" w:author="Naveen Premnath [2]" w:date="2024-09-21T23:17:00Z"/>
                <w:rFonts w:ascii="Arial" w:hAnsi="Arial" w:cs="Arial"/>
                <w:sz w:val="16"/>
                <w:szCs w:val="18"/>
              </w:rPr>
            </w:pPr>
            <w:r w:rsidRPr="00835045">
              <w:rPr>
                <w:rFonts w:ascii="Arial" w:hAnsi="Arial" w:cs="Arial"/>
                <w:sz w:val="16"/>
                <w:szCs w:val="18"/>
              </w:rPr>
              <w:t xml:space="preserve">116 </w:t>
            </w:r>
          </w:p>
          <w:p w14:paraId="7F859D72" w14:textId="04439C03" w:rsidR="00D75D8F" w:rsidRPr="00835045" w:rsidRDefault="00D75D8F" w:rsidP="00D75D8F">
            <w:pPr>
              <w:rPr>
                <w:rFonts w:ascii="Arial" w:hAnsi="Arial" w:cs="Arial"/>
                <w:sz w:val="16"/>
                <w:szCs w:val="18"/>
              </w:rPr>
            </w:pPr>
            <w:ins w:id="1507" w:author="Naveen Premnath [2]" w:date="2024-09-21T23:17:00Z">
              <w:r>
                <w:rPr>
                  <w:rFonts w:ascii="Arial" w:hAnsi="Arial" w:cs="Arial"/>
                  <w:sz w:val="16"/>
                  <w:szCs w:val="18"/>
                </w:rPr>
                <w:t>(</w:t>
              </w:r>
              <w:r w:rsidRPr="0076676D">
                <w:rPr>
                  <w:rFonts w:ascii="Arial" w:hAnsi="Arial" w:cs="Arial"/>
                  <w:sz w:val="16"/>
                  <w:szCs w:val="18"/>
                </w:rPr>
                <w:t>1064936</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72CEBA0F" w14:textId="77777777" w:rsidR="00D75D8F" w:rsidRDefault="00D75D8F" w:rsidP="00D75D8F">
            <w:pPr>
              <w:rPr>
                <w:ins w:id="1508" w:author="Naveen Premnath [2]" w:date="2024-09-21T23:36:00Z"/>
                <w:rFonts w:ascii="Arial" w:hAnsi="Arial" w:cs="Arial"/>
                <w:sz w:val="16"/>
                <w:szCs w:val="18"/>
              </w:rPr>
            </w:pPr>
            <w:r w:rsidRPr="00835045">
              <w:rPr>
                <w:rFonts w:ascii="Arial" w:hAnsi="Arial" w:cs="Arial"/>
                <w:sz w:val="16"/>
                <w:szCs w:val="18"/>
              </w:rPr>
              <w:t xml:space="preserve">42 </w:t>
            </w:r>
          </w:p>
          <w:p w14:paraId="43F61E2B" w14:textId="60DD0404" w:rsidR="00D75D8F" w:rsidRPr="00835045" w:rsidRDefault="00D75D8F" w:rsidP="00D75D8F">
            <w:pPr>
              <w:rPr>
                <w:rFonts w:ascii="Arial" w:hAnsi="Arial" w:cs="Arial"/>
                <w:sz w:val="16"/>
                <w:szCs w:val="18"/>
              </w:rPr>
            </w:pPr>
            <w:ins w:id="1509" w:author="Naveen Premnath [2]" w:date="2024-09-21T23:36:00Z">
              <w:r>
                <w:rPr>
                  <w:rFonts w:ascii="Arial" w:hAnsi="Arial" w:cs="Arial"/>
                  <w:sz w:val="16"/>
                  <w:szCs w:val="18"/>
                </w:rPr>
                <w:t>(</w:t>
              </w:r>
              <w:r w:rsidRPr="0078639D">
                <w:rPr>
                  <w:rFonts w:ascii="Arial" w:hAnsi="Arial" w:cs="Arial"/>
                  <w:sz w:val="16"/>
                  <w:szCs w:val="18"/>
                </w:rPr>
                <w:t>463348</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45BAC993" w14:textId="77777777" w:rsidR="00D75D8F" w:rsidRDefault="00D75D8F" w:rsidP="00D75D8F">
            <w:pPr>
              <w:rPr>
                <w:ins w:id="1510" w:author="Naveen Premnath [2]" w:date="2024-09-21T23:53:00Z"/>
                <w:rFonts w:ascii="Arial" w:hAnsi="Arial" w:cs="Arial"/>
                <w:sz w:val="16"/>
                <w:szCs w:val="18"/>
              </w:rPr>
            </w:pPr>
            <w:r w:rsidRPr="00835045">
              <w:rPr>
                <w:rFonts w:ascii="Arial" w:hAnsi="Arial" w:cs="Arial"/>
                <w:sz w:val="16"/>
                <w:szCs w:val="18"/>
              </w:rPr>
              <w:t xml:space="preserve">18 </w:t>
            </w:r>
          </w:p>
          <w:p w14:paraId="53F025EC" w14:textId="5D66E4F4" w:rsidR="00D75D8F" w:rsidRPr="00835045" w:rsidRDefault="00D75D8F" w:rsidP="00D75D8F">
            <w:pPr>
              <w:rPr>
                <w:rFonts w:ascii="Arial" w:hAnsi="Arial" w:cs="Arial"/>
                <w:sz w:val="16"/>
                <w:szCs w:val="18"/>
              </w:rPr>
            </w:pPr>
            <w:ins w:id="1511" w:author="Naveen Premnath [2]" w:date="2024-09-21T23:53:00Z">
              <w:r>
                <w:rPr>
                  <w:rFonts w:ascii="Arial" w:hAnsi="Arial" w:cs="Arial"/>
                  <w:sz w:val="16"/>
                  <w:szCs w:val="18"/>
                </w:rPr>
                <w:t>(</w:t>
              </w:r>
              <w:r w:rsidRPr="00DC7FFE">
                <w:rPr>
                  <w:rFonts w:ascii="Arial" w:hAnsi="Arial" w:cs="Arial"/>
                  <w:sz w:val="16"/>
                  <w:szCs w:val="18"/>
                </w:rPr>
                <w:t>194064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33D38AA0" w14:textId="77777777" w:rsidR="00D75D8F" w:rsidRDefault="00D75D8F" w:rsidP="00D75D8F">
            <w:pPr>
              <w:rPr>
                <w:ins w:id="1512" w:author="Naveen Premnath [2]" w:date="2024-09-23T16:10:00Z"/>
                <w:rFonts w:ascii="Arial" w:hAnsi="Arial" w:cs="Arial"/>
                <w:sz w:val="16"/>
                <w:szCs w:val="18"/>
              </w:rPr>
            </w:pPr>
            <w:r w:rsidRPr="00835045">
              <w:rPr>
                <w:rFonts w:ascii="Arial" w:hAnsi="Arial" w:cs="Arial"/>
                <w:sz w:val="16"/>
                <w:szCs w:val="18"/>
              </w:rPr>
              <w:t xml:space="preserve">105 </w:t>
            </w:r>
          </w:p>
          <w:p w14:paraId="3EEBA175" w14:textId="218E2072" w:rsidR="00D75D8F" w:rsidRPr="00835045" w:rsidRDefault="00D75D8F" w:rsidP="00D75D8F">
            <w:pPr>
              <w:rPr>
                <w:rFonts w:ascii="Arial" w:hAnsi="Arial" w:cs="Arial"/>
                <w:sz w:val="16"/>
                <w:szCs w:val="18"/>
              </w:rPr>
            </w:pPr>
            <w:ins w:id="1513" w:author="Naveen Premnath [2]" w:date="2024-09-23T16:10:00Z">
              <w:r>
                <w:rPr>
                  <w:rFonts w:ascii="Arial" w:hAnsi="Arial" w:cs="Arial"/>
                  <w:sz w:val="16"/>
                  <w:szCs w:val="18"/>
                </w:rPr>
                <w:t>(</w:t>
              </w:r>
              <w:r w:rsidRPr="003A51DD">
                <w:rPr>
                  <w:rFonts w:ascii="Arial" w:hAnsi="Arial" w:cs="Arial"/>
                  <w:sz w:val="16"/>
                  <w:szCs w:val="18"/>
                </w:rPr>
                <w:t>910792</w:t>
              </w:r>
              <w:r>
                <w:rPr>
                  <w:rFonts w:ascii="Arial" w:hAnsi="Arial" w:cs="Arial"/>
                  <w:sz w:val="16"/>
                  <w:szCs w:val="18"/>
                </w:rPr>
                <w:t>)</w:t>
              </w:r>
            </w:ins>
            <w:del w:id="1514" w:author="Naveen Premnath [2]" w:date="2024-09-23T16:10:00Z">
              <w:r w:rsidRPr="00835045" w:rsidDel="003A51DD">
                <w:rPr>
                  <w:rFonts w:ascii="Arial" w:hAnsi="Arial" w:cs="Arial"/>
                  <w:sz w:val="16"/>
                  <w:szCs w:val="18"/>
                </w:rPr>
                <w:delText xml:space="preserve"> </w:delText>
              </w:r>
            </w:del>
          </w:p>
        </w:tc>
        <w:tc>
          <w:tcPr>
            <w:tcW w:w="1039" w:type="dxa"/>
            <w:tcBorders>
              <w:top w:val="single" w:sz="4" w:space="0" w:color="auto"/>
              <w:left w:val="single" w:sz="4" w:space="0" w:color="auto"/>
              <w:bottom w:val="single" w:sz="4" w:space="0" w:color="auto"/>
              <w:right w:val="single" w:sz="4" w:space="0" w:color="auto"/>
            </w:tcBorders>
          </w:tcPr>
          <w:p w14:paraId="2E3BA5E9" w14:textId="77777777" w:rsidR="00D75D8F" w:rsidRDefault="00D75D8F" w:rsidP="00D75D8F">
            <w:pPr>
              <w:rPr>
                <w:ins w:id="1515" w:author="Naveen Premnath [2]" w:date="2024-09-23T23:30:00Z"/>
                <w:rFonts w:ascii="Arial" w:hAnsi="Arial" w:cs="Arial"/>
                <w:sz w:val="16"/>
                <w:szCs w:val="18"/>
              </w:rPr>
            </w:pPr>
            <w:r w:rsidRPr="00835045">
              <w:rPr>
                <w:rFonts w:ascii="Arial" w:hAnsi="Arial" w:cs="Arial"/>
                <w:sz w:val="16"/>
                <w:szCs w:val="18"/>
              </w:rPr>
              <w:t xml:space="preserve">39 </w:t>
            </w:r>
          </w:p>
          <w:p w14:paraId="709DCD5C" w14:textId="582A0599" w:rsidR="00D75D8F" w:rsidRPr="00835045" w:rsidRDefault="00D75D8F" w:rsidP="00D75D8F">
            <w:pPr>
              <w:rPr>
                <w:rFonts w:ascii="Arial" w:hAnsi="Arial" w:cs="Arial"/>
                <w:sz w:val="16"/>
                <w:szCs w:val="18"/>
              </w:rPr>
            </w:pPr>
            <w:ins w:id="1516" w:author="Naveen Premnath [2]" w:date="2024-09-23T23:30:00Z">
              <w:r>
                <w:rPr>
                  <w:rFonts w:ascii="Arial" w:hAnsi="Arial" w:cs="Arial"/>
                  <w:sz w:val="16"/>
                  <w:szCs w:val="18"/>
                </w:rPr>
                <w:t>(</w:t>
              </w:r>
              <w:r w:rsidRPr="00DA3AEC">
                <w:rPr>
                  <w:rFonts w:ascii="Arial" w:hAnsi="Arial" w:cs="Arial"/>
                  <w:sz w:val="16"/>
                  <w:szCs w:val="18"/>
                </w:rPr>
                <w:t>326597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1AE909CB" w14:textId="77777777" w:rsidR="00D75D8F" w:rsidRDefault="00D75D8F" w:rsidP="00D75D8F">
            <w:pPr>
              <w:rPr>
                <w:ins w:id="1517" w:author="Naveen Premnath [2]" w:date="2024-09-23T23:41:00Z"/>
                <w:rFonts w:ascii="Arial" w:hAnsi="Arial" w:cs="Arial"/>
                <w:sz w:val="16"/>
                <w:szCs w:val="18"/>
              </w:rPr>
            </w:pPr>
            <w:r w:rsidRPr="00835045">
              <w:rPr>
                <w:rFonts w:ascii="Arial" w:hAnsi="Arial" w:cs="Arial"/>
                <w:sz w:val="16"/>
                <w:szCs w:val="18"/>
              </w:rPr>
              <w:t xml:space="preserve">21 </w:t>
            </w:r>
          </w:p>
          <w:p w14:paraId="70DC23AD" w14:textId="567573CF" w:rsidR="00D75D8F" w:rsidRPr="00835045" w:rsidRDefault="00D75D8F" w:rsidP="00D75D8F">
            <w:pPr>
              <w:rPr>
                <w:rFonts w:ascii="Arial" w:hAnsi="Arial" w:cs="Arial"/>
                <w:sz w:val="16"/>
                <w:szCs w:val="18"/>
              </w:rPr>
            </w:pPr>
            <w:ins w:id="1518" w:author="Naveen Premnath [2]" w:date="2024-09-23T23:41:00Z">
              <w:r>
                <w:rPr>
                  <w:rFonts w:ascii="Arial" w:hAnsi="Arial" w:cs="Arial"/>
                  <w:sz w:val="16"/>
                  <w:szCs w:val="18"/>
                </w:rPr>
                <w:t>(</w:t>
              </w:r>
              <w:r w:rsidRPr="00D97D91">
                <w:rPr>
                  <w:rFonts w:ascii="Arial" w:hAnsi="Arial" w:cs="Arial"/>
                  <w:sz w:val="16"/>
                  <w:szCs w:val="18"/>
                </w:rPr>
                <w:t>140490</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27328F05" w14:textId="77777777" w:rsidR="00D75D8F" w:rsidRDefault="00D75D8F" w:rsidP="00D75D8F">
            <w:pPr>
              <w:rPr>
                <w:ins w:id="1519" w:author="Naveen Premnath [2]" w:date="2024-09-27T08:12:00Z"/>
                <w:rFonts w:ascii="Arial" w:hAnsi="Arial" w:cs="Arial"/>
                <w:sz w:val="16"/>
                <w:szCs w:val="18"/>
              </w:rPr>
            </w:pPr>
            <w:r w:rsidRPr="00835045">
              <w:rPr>
                <w:rFonts w:ascii="Arial" w:hAnsi="Arial" w:cs="Arial"/>
                <w:sz w:val="16"/>
                <w:szCs w:val="18"/>
              </w:rPr>
              <w:t xml:space="preserve">104 </w:t>
            </w:r>
          </w:p>
          <w:p w14:paraId="48519B5C" w14:textId="0DD974D4" w:rsidR="00D75D8F" w:rsidRPr="00835045" w:rsidRDefault="00D75D8F" w:rsidP="00D75D8F">
            <w:pPr>
              <w:rPr>
                <w:rFonts w:ascii="Arial" w:hAnsi="Arial" w:cs="Arial"/>
                <w:sz w:val="16"/>
                <w:szCs w:val="18"/>
              </w:rPr>
            </w:pPr>
            <w:ins w:id="1520" w:author="Naveen Premnath [2]" w:date="2024-09-27T08:12:00Z">
              <w:r>
                <w:rPr>
                  <w:rFonts w:ascii="Arial" w:hAnsi="Arial" w:cs="Arial"/>
                  <w:sz w:val="16"/>
                  <w:szCs w:val="18"/>
                </w:rPr>
                <w:t>(</w:t>
              </w:r>
              <w:r w:rsidRPr="007D5681">
                <w:rPr>
                  <w:rFonts w:ascii="Arial" w:hAnsi="Arial" w:cs="Arial"/>
                  <w:sz w:val="16"/>
                  <w:szCs w:val="18"/>
                </w:rPr>
                <w:t>879982</w:t>
              </w:r>
              <w:r>
                <w:rPr>
                  <w:rFonts w:ascii="Arial" w:hAnsi="Arial" w:cs="Arial"/>
                  <w:sz w:val="16"/>
                  <w:szCs w:val="18"/>
                </w:rPr>
                <w:t>)</w:t>
              </w:r>
            </w:ins>
            <w:del w:id="1521" w:author="Naveen Premnath [2]" w:date="2024-09-27T08:12:00Z">
              <w:r w:rsidRPr="00835045" w:rsidDel="007D5681">
                <w:rPr>
                  <w:rFonts w:ascii="Arial" w:hAnsi="Arial" w:cs="Arial"/>
                  <w:sz w:val="16"/>
                  <w:szCs w:val="18"/>
                </w:rPr>
                <w:delText xml:space="preserve"> </w:delText>
              </w:r>
            </w:del>
          </w:p>
        </w:tc>
        <w:tc>
          <w:tcPr>
            <w:tcW w:w="1076" w:type="dxa"/>
            <w:tcBorders>
              <w:top w:val="single" w:sz="4" w:space="0" w:color="auto"/>
              <w:left w:val="single" w:sz="4" w:space="0" w:color="auto"/>
              <w:bottom w:val="single" w:sz="4" w:space="0" w:color="auto"/>
              <w:right w:val="single" w:sz="4" w:space="0" w:color="auto"/>
            </w:tcBorders>
          </w:tcPr>
          <w:p w14:paraId="5566C8F3" w14:textId="77777777" w:rsidR="00D75D8F" w:rsidRDefault="00D75D8F" w:rsidP="00D75D8F">
            <w:pPr>
              <w:rPr>
                <w:ins w:id="1522" w:author="Naveen Premnath [2]" w:date="2024-09-27T08:32:00Z"/>
                <w:rFonts w:ascii="Arial" w:hAnsi="Arial" w:cs="Arial"/>
                <w:sz w:val="16"/>
                <w:szCs w:val="18"/>
              </w:rPr>
            </w:pPr>
            <w:r w:rsidRPr="00835045">
              <w:rPr>
                <w:rFonts w:ascii="Arial" w:hAnsi="Arial" w:cs="Arial"/>
                <w:sz w:val="16"/>
                <w:szCs w:val="18"/>
              </w:rPr>
              <w:t xml:space="preserve">41 </w:t>
            </w:r>
          </w:p>
          <w:p w14:paraId="7DC1E778" w14:textId="702E8118" w:rsidR="00D75D8F" w:rsidRPr="00835045" w:rsidRDefault="00D75D8F" w:rsidP="00D75D8F">
            <w:pPr>
              <w:rPr>
                <w:rFonts w:ascii="Arial" w:hAnsi="Arial" w:cs="Arial"/>
                <w:sz w:val="16"/>
                <w:szCs w:val="18"/>
              </w:rPr>
            </w:pPr>
            <w:ins w:id="1523" w:author="Naveen Premnath [2]" w:date="2024-09-27T08:32:00Z">
              <w:r>
                <w:rPr>
                  <w:rFonts w:ascii="Arial" w:hAnsi="Arial" w:cs="Arial"/>
                  <w:sz w:val="16"/>
                  <w:szCs w:val="18"/>
                </w:rPr>
                <w:t>(</w:t>
              </w:r>
              <w:r w:rsidRPr="001A6A6E">
                <w:rPr>
                  <w:rFonts w:ascii="Arial" w:hAnsi="Arial" w:cs="Arial"/>
                  <w:sz w:val="16"/>
                  <w:szCs w:val="18"/>
                </w:rPr>
                <w:t>325834</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203DD5B9" w14:textId="77777777" w:rsidR="00D75D8F" w:rsidRDefault="00D75D8F" w:rsidP="00D75D8F">
            <w:pPr>
              <w:rPr>
                <w:ins w:id="1524" w:author="Naveen Premnath [2]" w:date="2024-09-27T09:02:00Z"/>
                <w:rFonts w:ascii="Arial" w:hAnsi="Arial" w:cs="Arial"/>
                <w:sz w:val="16"/>
                <w:szCs w:val="18"/>
              </w:rPr>
            </w:pPr>
            <w:r w:rsidRPr="00835045">
              <w:rPr>
                <w:rFonts w:ascii="Arial" w:hAnsi="Arial" w:cs="Arial"/>
                <w:sz w:val="16"/>
                <w:szCs w:val="18"/>
              </w:rPr>
              <w:t xml:space="preserve">16 </w:t>
            </w:r>
          </w:p>
          <w:p w14:paraId="12D9D8A3" w14:textId="451FC081" w:rsidR="00D75D8F" w:rsidRPr="00835045" w:rsidRDefault="00D75D8F" w:rsidP="00D75D8F">
            <w:pPr>
              <w:rPr>
                <w:rFonts w:ascii="Arial" w:hAnsi="Arial" w:cs="Arial"/>
                <w:sz w:val="16"/>
                <w:szCs w:val="18"/>
              </w:rPr>
            </w:pPr>
            <w:ins w:id="1525" w:author="Naveen Premnath [2]" w:date="2024-09-27T09:02:00Z">
              <w:r>
                <w:rPr>
                  <w:rFonts w:ascii="Arial" w:hAnsi="Arial" w:cs="Arial"/>
                  <w:sz w:val="16"/>
                  <w:szCs w:val="18"/>
                </w:rPr>
                <w:t>(</w:t>
              </w:r>
              <w:r w:rsidRPr="00D055CB">
                <w:rPr>
                  <w:rFonts w:ascii="Arial" w:hAnsi="Arial" w:cs="Arial"/>
                  <w:sz w:val="16"/>
                  <w:szCs w:val="18"/>
                </w:rPr>
                <w:t>117763</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173461E1"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434(5)</w:t>
            </w:r>
          </w:p>
          <w:p w14:paraId="4A58AA60" w14:textId="4F9BC4B0" w:rsidR="00D75D8F" w:rsidRPr="00D75D8F" w:rsidRDefault="00D75D8F" w:rsidP="00D75D8F">
            <w:pPr>
              <w:rPr>
                <w:rFonts w:ascii="Arial" w:hAnsi="Arial" w:cs="Arial"/>
                <w:sz w:val="16"/>
                <w:szCs w:val="16"/>
              </w:rPr>
            </w:pPr>
            <w:r w:rsidRPr="00D75D8F">
              <w:rPr>
                <w:rFonts w:ascii="Arial" w:hAnsi="Arial" w:cs="Arial"/>
                <w:sz w:val="16"/>
                <w:szCs w:val="16"/>
              </w:rPr>
              <w:t>(986621)</w:t>
            </w:r>
          </w:p>
        </w:tc>
        <w:tc>
          <w:tcPr>
            <w:tcW w:w="1080" w:type="dxa"/>
            <w:tcBorders>
              <w:top w:val="single" w:sz="4" w:space="0" w:color="auto"/>
              <w:left w:val="single" w:sz="4" w:space="0" w:color="auto"/>
              <w:bottom w:val="single" w:sz="4" w:space="0" w:color="auto"/>
              <w:right w:val="single" w:sz="4" w:space="0" w:color="auto"/>
            </w:tcBorders>
          </w:tcPr>
          <w:p w14:paraId="25D56683"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172(9)</w:t>
            </w:r>
          </w:p>
          <w:p w14:paraId="468CF174" w14:textId="06CA6983" w:rsidR="00D75D8F" w:rsidRPr="00D75D8F" w:rsidRDefault="00D75D8F" w:rsidP="00D75D8F">
            <w:pPr>
              <w:rPr>
                <w:rFonts w:ascii="Arial" w:hAnsi="Arial" w:cs="Arial"/>
                <w:sz w:val="16"/>
                <w:szCs w:val="16"/>
              </w:rPr>
            </w:pPr>
            <w:r w:rsidRPr="00D75D8F">
              <w:rPr>
                <w:rFonts w:ascii="Arial" w:hAnsi="Arial" w:cs="Arial"/>
                <w:sz w:val="16"/>
                <w:szCs w:val="16"/>
              </w:rPr>
              <w:t>(406911)</w:t>
            </w:r>
          </w:p>
        </w:tc>
        <w:tc>
          <w:tcPr>
            <w:tcW w:w="1127" w:type="dxa"/>
            <w:tcBorders>
              <w:top w:val="single" w:sz="4" w:space="0" w:color="auto"/>
              <w:left w:val="single" w:sz="4" w:space="0" w:color="auto"/>
              <w:bottom w:val="single" w:sz="4" w:space="0" w:color="auto"/>
              <w:right w:val="single" w:sz="4" w:space="0" w:color="auto"/>
            </w:tcBorders>
          </w:tcPr>
          <w:p w14:paraId="1E3E89BA"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70(8)</w:t>
            </w:r>
          </w:p>
          <w:p w14:paraId="2817BB0B" w14:textId="603674D1" w:rsidR="00D75D8F" w:rsidRPr="00D75D8F" w:rsidRDefault="00D75D8F" w:rsidP="00D75D8F">
            <w:pPr>
              <w:rPr>
                <w:rFonts w:ascii="Arial" w:hAnsi="Arial" w:cs="Arial"/>
                <w:sz w:val="16"/>
                <w:szCs w:val="16"/>
              </w:rPr>
            </w:pPr>
            <w:r w:rsidRPr="00D75D8F">
              <w:rPr>
                <w:rFonts w:ascii="Arial" w:hAnsi="Arial" w:cs="Arial"/>
                <w:sz w:val="16"/>
                <w:szCs w:val="16"/>
              </w:rPr>
              <w:t>(148150)</w:t>
            </w:r>
          </w:p>
        </w:tc>
      </w:tr>
      <w:tr w:rsidR="00D75D8F" w:rsidRPr="00AA3DD8" w14:paraId="0827A028"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1AFEB94A" w14:textId="5D37751F" w:rsidR="00D75D8F" w:rsidRPr="00835045" w:rsidRDefault="00D75D8F" w:rsidP="00D75D8F">
            <w:pPr>
              <w:rPr>
                <w:rFonts w:ascii="Arial" w:hAnsi="Arial" w:cs="Arial"/>
                <w:b/>
                <w:bCs/>
                <w:sz w:val="18"/>
                <w:szCs w:val="18"/>
              </w:rPr>
            </w:pPr>
            <w:r w:rsidRPr="00835045">
              <w:rPr>
                <w:rFonts w:ascii="Arial" w:hAnsi="Arial" w:cs="Arial"/>
                <w:b/>
                <w:bCs/>
                <w:sz w:val="18"/>
                <w:szCs w:val="18"/>
              </w:rPr>
              <w:t>Low income</w:t>
            </w:r>
          </w:p>
        </w:tc>
        <w:tc>
          <w:tcPr>
            <w:tcW w:w="1113" w:type="dxa"/>
            <w:tcBorders>
              <w:top w:val="single" w:sz="4" w:space="0" w:color="auto"/>
              <w:left w:val="single" w:sz="4" w:space="0" w:color="auto"/>
              <w:bottom w:val="single" w:sz="4" w:space="0" w:color="auto"/>
              <w:right w:val="single" w:sz="4" w:space="0" w:color="auto"/>
            </w:tcBorders>
          </w:tcPr>
          <w:p w14:paraId="34413B9E" w14:textId="77777777" w:rsidR="00D75D8F" w:rsidRDefault="00D75D8F" w:rsidP="00D75D8F">
            <w:pPr>
              <w:rPr>
                <w:ins w:id="1526" w:author="Naveen Premnath [2]" w:date="2024-09-17T00:22:00Z"/>
                <w:rFonts w:ascii="Arial" w:hAnsi="Arial" w:cs="Arial"/>
                <w:sz w:val="16"/>
                <w:szCs w:val="18"/>
              </w:rPr>
            </w:pPr>
            <w:r w:rsidRPr="00835045">
              <w:rPr>
                <w:rFonts w:ascii="Arial" w:hAnsi="Arial" w:cs="Arial"/>
                <w:sz w:val="16"/>
                <w:szCs w:val="18"/>
              </w:rPr>
              <w:t>315</w:t>
            </w:r>
          </w:p>
          <w:p w14:paraId="3916FACA" w14:textId="508A3DCD" w:rsidR="00D75D8F" w:rsidRPr="00835045" w:rsidRDefault="00D75D8F" w:rsidP="00D75D8F">
            <w:pPr>
              <w:rPr>
                <w:rFonts w:ascii="Arial" w:hAnsi="Arial" w:cs="Arial"/>
                <w:sz w:val="16"/>
                <w:szCs w:val="18"/>
              </w:rPr>
            </w:pPr>
            <w:ins w:id="1527" w:author="Naveen Premnath [2]" w:date="2024-09-17T00:22:00Z">
              <w:r>
                <w:rPr>
                  <w:rFonts w:ascii="Arial" w:hAnsi="Arial" w:cs="Arial"/>
                  <w:sz w:val="16"/>
                  <w:szCs w:val="18"/>
                </w:rPr>
                <w:t>(</w:t>
              </w:r>
            </w:ins>
            <w:ins w:id="1528" w:author="Naveen Premnath [2]" w:date="2024-09-17T00:23:00Z">
              <w:r w:rsidRPr="006F2BBB">
                <w:rPr>
                  <w:rFonts w:ascii="Arial" w:hAnsi="Arial" w:cs="Arial"/>
                  <w:sz w:val="16"/>
                  <w:szCs w:val="18"/>
                </w:rPr>
                <w:t>3404600</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7FF98CA0" w14:textId="77777777" w:rsidR="00D75D8F" w:rsidRDefault="00D75D8F" w:rsidP="00D75D8F">
            <w:pPr>
              <w:rPr>
                <w:ins w:id="1529" w:author="Naveen Premnath [2]" w:date="2024-09-17T00:40:00Z"/>
                <w:rFonts w:ascii="Arial" w:hAnsi="Arial" w:cs="Arial"/>
                <w:sz w:val="16"/>
                <w:szCs w:val="18"/>
              </w:rPr>
            </w:pPr>
            <w:r w:rsidRPr="00835045">
              <w:rPr>
                <w:rFonts w:ascii="Arial" w:hAnsi="Arial" w:cs="Arial"/>
                <w:sz w:val="16"/>
                <w:szCs w:val="18"/>
              </w:rPr>
              <w:t>104</w:t>
            </w:r>
          </w:p>
          <w:p w14:paraId="419FE5FC" w14:textId="32B37E2D" w:rsidR="00D75D8F" w:rsidRPr="00835045" w:rsidRDefault="00D75D8F" w:rsidP="00D75D8F">
            <w:pPr>
              <w:rPr>
                <w:rFonts w:ascii="Arial" w:hAnsi="Arial" w:cs="Arial"/>
                <w:sz w:val="16"/>
                <w:szCs w:val="18"/>
              </w:rPr>
            </w:pPr>
            <w:ins w:id="1530" w:author="Naveen Premnath [2]" w:date="2024-09-17T00:40:00Z">
              <w:r>
                <w:rPr>
                  <w:rFonts w:ascii="Arial" w:hAnsi="Arial" w:cs="Arial"/>
                  <w:sz w:val="16"/>
                  <w:szCs w:val="18"/>
                </w:rPr>
                <w:t>(</w:t>
              </w:r>
              <w:r w:rsidRPr="003F0330">
                <w:rPr>
                  <w:rFonts w:ascii="Arial" w:hAnsi="Arial" w:cs="Arial"/>
                  <w:sz w:val="16"/>
                  <w:szCs w:val="18"/>
                </w:rPr>
                <w:t>1195249</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7B51ECD7" w14:textId="77777777" w:rsidR="00D75D8F" w:rsidRDefault="00D75D8F" w:rsidP="00D75D8F">
            <w:pPr>
              <w:rPr>
                <w:ins w:id="1531" w:author="Naveen Premnath [2]" w:date="2024-09-21T00:32:00Z"/>
                <w:rFonts w:ascii="Arial" w:hAnsi="Arial" w:cs="Arial"/>
                <w:sz w:val="16"/>
                <w:szCs w:val="18"/>
              </w:rPr>
            </w:pPr>
            <w:r w:rsidRPr="00835045">
              <w:rPr>
                <w:rFonts w:ascii="Arial" w:hAnsi="Arial" w:cs="Arial"/>
                <w:sz w:val="16"/>
                <w:szCs w:val="18"/>
              </w:rPr>
              <w:t>47</w:t>
            </w:r>
          </w:p>
          <w:p w14:paraId="2E46BCC7" w14:textId="3BAD9BE5" w:rsidR="00D75D8F" w:rsidRPr="00835045" w:rsidRDefault="00D75D8F" w:rsidP="00D75D8F">
            <w:pPr>
              <w:rPr>
                <w:rFonts w:ascii="Arial" w:hAnsi="Arial" w:cs="Arial"/>
                <w:sz w:val="16"/>
                <w:szCs w:val="18"/>
              </w:rPr>
            </w:pPr>
            <w:ins w:id="1532" w:author="Naveen Premnath [2]" w:date="2024-09-21T00:32:00Z">
              <w:r>
                <w:rPr>
                  <w:rFonts w:ascii="Arial" w:hAnsi="Arial" w:cs="Arial"/>
                  <w:sz w:val="16"/>
                  <w:szCs w:val="18"/>
                </w:rPr>
                <w:t>(</w:t>
              </w:r>
              <w:r w:rsidRPr="00A43726">
                <w:rPr>
                  <w:rFonts w:ascii="Arial" w:hAnsi="Arial" w:cs="Arial"/>
                  <w:sz w:val="16"/>
                  <w:szCs w:val="18"/>
                </w:rPr>
                <w:t>605620</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04333394" w14:textId="77777777" w:rsidR="00D75D8F" w:rsidRDefault="00D75D8F" w:rsidP="00D75D8F">
            <w:pPr>
              <w:rPr>
                <w:ins w:id="1533" w:author="Naveen Premnath [2]" w:date="2024-09-21T23:17:00Z"/>
                <w:rFonts w:ascii="Arial" w:hAnsi="Arial" w:cs="Arial"/>
                <w:sz w:val="16"/>
                <w:szCs w:val="18"/>
              </w:rPr>
            </w:pPr>
            <w:r w:rsidRPr="00835045">
              <w:rPr>
                <w:rFonts w:ascii="Arial" w:hAnsi="Arial" w:cs="Arial"/>
                <w:sz w:val="16"/>
                <w:szCs w:val="18"/>
              </w:rPr>
              <w:t xml:space="preserve">282 </w:t>
            </w:r>
          </w:p>
          <w:p w14:paraId="6AC4FC07" w14:textId="605EB6F5" w:rsidR="00D75D8F" w:rsidRPr="00835045" w:rsidRDefault="00D75D8F" w:rsidP="00D75D8F">
            <w:pPr>
              <w:rPr>
                <w:rFonts w:ascii="Arial" w:hAnsi="Arial" w:cs="Arial"/>
                <w:sz w:val="16"/>
                <w:szCs w:val="18"/>
              </w:rPr>
            </w:pPr>
            <w:ins w:id="1534" w:author="Naveen Premnath [2]" w:date="2024-09-21T23:17:00Z">
              <w:r>
                <w:rPr>
                  <w:rFonts w:ascii="Arial" w:hAnsi="Arial" w:cs="Arial"/>
                  <w:sz w:val="16"/>
                  <w:szCs w:val="18"/>
                </w:rPr>
                <w:t>(</w:t>
              </w:r>
              <w:r w:rsidRPr="0076676D">
                <w:rPr>
                  <w:rFonts w:ascii="Arial" w:hAnsi="Arial" w:cs="Arial"/>
                  <w:sz w:val="16"/>
                  <w:szCs w:val="18"/>
                </w:rPr>
                <w:t>2827531</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4214624B" w14:textId="77777777" w:rsidR="00D75D8F" w:rsidRDefault="00D75D8F" w:rsidP="00D75D8F">
            <w:pPr>
              <w:rPr>
                <w:ins w:id="1535" w:author="Naveen Premnath [2]" w:date="2024-09-21T23:36:00Z"/>
                <w:rFonts w:ascii="Arial" w:hAnsi="Arial" w:cs="Arial"/>
                <w:sz w:val="16"/>
                <w:szCs w:val="18"/>
              </w:rPr>
            </w:pPr>
            <w:r w:rsidRPr="00835045">
              <w:rPr>
                <w:rFonts w:ascii="Arial" w:hAnsi="Arial" w:cs="Arial"/>
                <w:sz w:val="16"/>
                <w:szCs w:val="18"/>
              </w:rPr>
              <w:t xml:space="preserve">101 </w:t>
            </w:r>
          </w:p>
          <w:p w14:paraId="22057B4D" w14:textId="111C4264" w:rsidR="00D75D8F" w:rsidRPr="00835045" w:rsidRDefault="00D75D8F" w:rsidP="00D75D8F">
            <w:pPr>
              <w:rPr>
                <w:rFonts w:ascii="Arial" w:hAnsi="Arial" w:cs="Arial"/>
                <w:sz w:val="16"/>
                <w:szCs w:val="18"/>
              </w:rPr>
            </w:pPr>
            <w:ins w:id="1536" w:author="Naveen Premnath [2]" w:date="2024-09-21T23:36:00Z">
              <w:r>
                <w:rPr>
                  <w:rFonts w:ascii="Arial" w:hAnsi="Arial" w:cs="Arial"/>
                  <w:sz w:val="16"/>
                  <w:szCs w:val="18"/>
                </w:rPr>
                <w:t>(</w:t>
              </w:r>
              <w:r w:rsidRPr="0078639D">
                <w:rPr>
                  <w:rFonts w:ascii="Arial" w:hAnsi="Arial" w:cs="Arial"/>
                  <w:sz w:val="16"/>
                  <w:szCs w:val="18"/>
                </w:rPr>
                <w:t>983428</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0EF61CAA" w14:textId="77777777" w:rsidR="00D75D8F" w:rsidRDefault="00D75D8F" w:rsidP="00D75D8F">
            <w:pPr>
              <w:rPr>
                <w:ins w:id="1537" w:author="Naveen Premnath [2]" w:date="2024-09-21T23:53:00Z"/>
                <w:rFonts w:ascii="Arial" w:hAnsi="Arial" w:cs="Arial"/>
                <w:sz w:val="16"/>
                <w:szCs w:val="18"/>
              </w:rPr>
            </w:pPr>
            <w:r w:rsidRPr="00835045">
              <w:rPr>
                <w:rFonts w:ascii="Arial" w:hAnsi="Arial" w:cs="Arial"/>
                <w:sz w:val="16"/>
                <w:szCs w:val="18"/>
              </w:rPr>
              <w:t xml:space="preserve">37 </w:t>
            </w:r>
          </w:p>
          <w:p w14:paraId="4757FC09" w14:textId="6517EC90" w:rsidR="00D75D8F" w:rsidRPr="00835045" w:rsidRDefault="00D75D8F" w:rsidP="00D75D8F">
            <w:pPr>
              <w:rPr>
                <w:rFonts w:ascii="Arial" w:hAnsi="Arial" w:cs="Arial"/>
                <w:sz w:val="16"/>
                <w:szCs w:val="18"/>
              </w:rPr>
            </w:pPr>
            <w:ins w:id="1538" w:author="Naveen Premnath [2]" w:date="2024-09-21T23:53:00Z">
              <w:r>
                <w:rPr>
                  <w:rFonts w:ascii="Arial" w:hAnsi="Arial" w:cs="Arial"/>
                  <w:sz w:val="16"/>
                  <w:szCs w:val="18"/>
                </w:rPr>
                <w:t>(</w:t>
              </w:r>
            </w:ins>
            <w:ins w:id="1539" w:author="Naveen Premnath [2]" w:date="2024-09-21T23:54:00Z">
              <w:r w:rsidRPr="00DC7FFE">
                <w:rPr>
                  <w:rFonts w:ascii="Arial" w:hAnsi="Arial" w:cs="Arial"/>
                  <w:sz w:val="16"/>
                  <w:szCs w:val="18"/>
                </w:rPr>
                <w:t>407374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58C76C14" w14:textId="77777777" w:rsidR="00D75D8F" w:rsidRDefault="00D75D8F" w:rsidP="00D75D8F">
            <w:pPr>
              <w:rPr>
                <w:ins w:id="1540" w:author="Naveen Premnath [2]" w:date="2024-09-23T16:10:00Z"/>
                <w:rFonts w:ascii="Arial" w:hAnsi="Arial" w:cs="Arial"/>
                <w:sz w:val="16"/>
                <w:szCs w:val="18"/>
              </w:rPr>
            </w:pPr>
            <w:r w:rsidRPr="00835045">
              <w:rPr>
                <w:rFonts w:ascii="Arial" w:hAnsi="Arial" w:cs="Arial"/>
                <w:sz w:val="16"/>
                <w:szCs w:val="18"/>
              </w:rPr>
              <w:t xml:space="preserve">298 </w:t>
            </w:r>
          </w:p>
          <w:p w14:paraId="156CAE8D" w14:textId="219F54CF" w:rsidR="00D75D8F" w:rsidRPr="00835045" w:rsidRDefault="00D75D8F" w:rsidP="00D75D8F">
            <w:pPr>
              <w:rPr>
                <w:rFonts w:ascii="Arial" w:hAnsi="Arial" w:cs="Arial"/>
                <w:sz w:val="16"/>
                <w:szCs w:val="18"/>
              </w:rPr>
            </w:pPr>
            <w:ins w:id="1541" w:author="Naveen Premnath [2]" w:date="2024-09-23T16:10:00Z">
              <w:r>
                <w:rPr>
                  <w:rFonts w:ascii="Arial" w:hAnsi="Arial" w:cs="Arial"/>
                  <w:sz w:val="16"/>
                  <w:szCs w:val="18"/>
                </w:rPr>
                <w:t>(</w:t>
              </w:r>
              <w:r w:rsidRPr="003A51DD">
                <w:rPr>
                  <w:rFonts w:ascii="Arial" w:hAnsi="Arial" w:cs="Arial"/>
                  <w:sz w:val="16"/>
                  <w:szCs w:val="18"/>
                </w:rPr>
                <w:t>2808872</w:t>
              </w:r>
              <w:r>
                <w:rPr>
                  <w:rFonts w:ascii="Arial" w:hAnsi="Arial" w:cs="Arial"/>
                  <w:sz w:val="16"/>
                  <w:szCs w:val="18"/>
                </w:rPr>
                <w:t>)</w:t>
              </w:r>
            </w:ins>
            <w:del w:id="1542" w:author="Naveen Premnath [2]" w:date="2024-09-23T16:10:00Z">
              <w:r w:rsidRPr="00835045" w:rsidDel="003A51DD">
                <w:rPr>
                  <w:rFonts w:ascii="Arial" w:hAnsi="Arial" w:cs="Arial"/>
                  <w:sz w:val="16"/>
                  <w:szCs w:val="18"/>
                </w:rPr>
                <w:delText xml:space="preserve"> </w:delText>
              </w:r>
            </w:del>
          </w:p>
        </w:tc>
        <w:tc>
          <w:tcPr>
            <w:tcW w:w="1039" w:type="dxa"/>
            <w:tcBorders>
              <w:top w:val="single" w:sz="4" w:space="0" w:color="auto"/>
              <w:left w:val="single" w:sz="4" w:space="0" w:color="auto"/>
              <w:bottom w:val="single" w:sz="4" w:space="0" w:color="auto"/>
              <w:right w:val="single" w:sz="4" w:space="0" w:color="auto"/>
            </w:tcBorders>
          </w:tcPr>
          <w:p w14:paraId="19CAB024" w14:textId="77777777" w:rsidR="00D75D8F" w:rsidRDefault="00D75D8F" w:rsidP="00D75D8F">
            <w:pPr>
              <w:rPr>
                <w:ins w:id="1543" w:author="Naveen Premnath [2]" w:date="2024-09-23T23:30:00Z"/>
                <w:rFonts w:ascii="Arial" w:hAnsi="Arial" w:cs="Arial"/>
                <w:sz w:val="16"/>
                <w:szCs w:val="18"/>
              </w:rPr>
            </w:pPr>
            <w:r w:rsidRPr="00835045">
              <w:rPr>
                <w:rFonts w:ascii="Arial" w:hAnsi="Arial" w:cs="Arial"/>
                <w:sz w:val="16"/>
                <w:szCs w:val="18"/>
              </w:rPr>
              <w:t xml:space="preserve">90 </w:t>
            </w:r>
          </w:p>
          <w:p w14:paraId="0571236E" w14:textId="6C168DB9" w:rsidR="00D75D8F" w:rsidRPr="00835045" w:rsidRDefault="00D75D8F" w:rsidP="00D75D8F">
            <w:pPr>
              <w:rPr>
                <w:rFonts w:ascii="Arial" w:hAnsi="Arial" w:cs="Arial"/>
                <w:sz w:val="16"/>
                <w:szCs w:val="18"/>
              </w:rPr>
            </w:pPr>
            <w:ins w:id="1544" w:author="Naveen Premnath [2]" w:date="2024-09-23T23:30:00Z">
              <w:r>
                <w:rPr>
                  <w:rFonts w:ascii="Arial" w:hAnsi="Arial" w:cs="Arial"/>
                  <w:sz w:val="16"/>
                  <w:szCs w:val="18"/>
                </w:rPr>
                <w:t>(</w:t>
              </w:r>
              <w:r w:rsidRPr="00DA3AEC">
                <w:rPr>
                  <w:rFonts w:ascii="Arial" w:hAnsi="Arial" w:cs="Arial"/>
                  <w:sz w:val="16"/>
                  <w:szCs w:val="18"/>
                </w:rPr>
                <w:t>862175</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0D37F9FC" w14:textId="77777777" w:rsidR="00D75D8F" w:rsidRDefault="00D75D8F" w:rsidP="00D75D8F">
            <w:pPr>
              <w:rPr>
                <w:ins w:id="1545" w:author="Naveen Premnath [2]" w:date="2024-09-23T23:41:00Z"/>
                <w:rFonts w:ascii="Arial" w:hAnsi="Arial" w:cs="Arial"/>
                <w:sz w:val="16"/>
                <w:szCs w:val="18"/>
              </w:rPr>
            </w:pPr>
            <w:r w:rsidRPr="00835045">
              <w:rPr>
                <w:rFonts w:ascii="Arial" w:hAnsi="Arial" w:cs="Arial"/>
                <w:sz w:val="16"/>
                <w:szCs w:val="18"/>
              </w:rPr>
              <w:t xml:space="preserve">46 </w:t>
            </w:r>
          </w:p>
          <w:p w14:paraId="6068DC05" w14:textId="6D9BEA8E" w:rsidR="00D75D8F" w:rsidRPr="00835045" w:rsidRDefault="00D75D8F" w:rsidP="00D75D8F">
            <w:pPr>
              <w:rPr>
                <w:rFonts w:ascii="Arial" w:hAnsi="Arial" w:cs="Arial"/>
                <w:sz w:val="16"/>
                <w:szCs w:val="18"/>
              </w:rPr>
            </w:pPr>
            <w:ins w:id="1546" w:author="Naveen Premnath [2]" w:date="2024-09-23T23:41:00Z">
              <w:r>
                <w:rPr>
                  <w:rFonts w:ascii="Arial" w:hAnsi="Arial" w:cs="Arial"/>
                  <w:sz w:val="16"/>
                  <w:szCs w:val="18"/>
                </w:rPr>
                <w:t>(</w:t>
              </w:r>
            </w:ins>
            <w:ins w:id="1547" w:author="Naveen Premnath [2]" w:date="2024-09-23T23:42:00Z">
              <w:r w:rsidRPr="00D97D91">
                <w:rPr>
                  <w:rFonts w:ascii="Arial" w:hAnsi="Arial" w:cs="Arial"/>
                  <w:sz w:val="16"/>
                  <w:szCs w:val="18"/>
                </w:rPr>
                <w:t>440709</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1434246B" w14:textId="77777777" w:rsidR="00D75D8F" w:rsidRDefault="00D75D8F" w:rsidP="00D75D8F">
            <w:pPr>
              <w:rPr>
                <w:ins w:id="1548" w:author="Naveen Premnath [2]" w:date="2024-09-27T08:13:00Z"/>
                <w:rFonts w:ascii="Arial" w:hAnsi="Arial" w:cs="Arial"/>
                <w:sz w:val="16"/>
                <w:szCs w:val="18"/>
              </w:rPr>
            </w:pPr>
            <w:r w:rsidRPr="00835045">
              <w:rPr>
                <w:rFonts w:ascii="Arial" w:hAnsi="Arial" w:cs="Arial"/>
                <w:sz w:val="16"/>
                <w:szCs w:val="18"/>
              </w:rPr>
              <w:t>349</w:t>
            </w:r>
            <w:del w:id="1549" w:author="Naveen Premnath [2]" w:date="2024-09-27T08:12:00Z">
              <w:r w:rsidRPr="00835045" w:rsidDel="007D5681">
                <w:rPr>
                  <w:rFonts w:ascii="Arial" w:hAnsi="Arial" w:cs="Arial"/>
                  <w:sz w:val="16"/>
                  <w:szCs w:val="18"/>
                </w:rPr>
                <w:delText xml:space="preserve"> </w:delText>
              </w:r>
            </w:del>
            <w:r w:rsidRPr="00835045">
              <w:rPr>
                <w:rFonts w:ascii="Arial" w:hAnsi="Arial" w:cs="Arial"/>
                <w:sz w:val="16"/>
                <w:szCs w:val="18"/>
              </w:rPr>
              <w:t xml:space="preserve"> </w:t>
            </w:r>
          </w:p>
          <w:p w14:paraId="31CD9A56" w14:textId="6A11E094" w:rsidR="00D75D8F" w:rsidRPr="00835045" w:rsidRDefault="00D75D8F" w:rsidP="00D75D8F">
            <w:pPr>
              <w:rPr>
                <w:rFonts w:ascii="Arial" w:hAnsi="Arial" w:cs="Arial"/>
                <w:sz w:val="16"/>
                <w:szCs w:val="18"/>
              </w:rPr>
            </w:pPr>
            <w:ins w:id="1550" w:author="Naveen Premnath [2]" w:date="2024-09-27T08:13:00Z">
              <w:r>
                <w:rPr>
                  <w:rFonts w:ascii="Arial" w:hAnsi="Arial" w:cs="Arial"/>
                  <w:sz w:val="16"/>
                  <w:szCs w:val="18"/>
                </w:rPr>
                <w:t>(</w:t>
              </w:r>
              <w:r w:rsidRPr="007D5681">
                <w:rPr>
                  <w:rFonts w:ascii="Arial" w:hAnsi="Arial" w:cs="Arial"/>
                  <w:sz w:val="16"/>
                  <w:szCs w:val="18"/>
                </w:rPr>
                <w:t>3425456</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5F16F599" w14:textId="77777777" w:rsidR="00D75D8F" w:rsidRDefault="00D75D8F" w:rsidP="00D75D8F">
            <w:pPr>
              <w:rPr>
                <w:ins w:id="1551" w:author="Naveen Premnath [2]" w:date="2024-09-27T08:38:00Z"/>
                <w:rFonts w:ascii="Arial" w:hAnsi="Arial" w:cs="Arial"/>
                <w:sz w:val="16"/>
                <w:szCs w:val="18"/>
              </w:rPr>
            </w:pPr>
            <w:r w:rsidRPr="00835045">
              <w:rPr>
                <w:rFonts w:ascii="Arial" w:hAnsi="Arial" w:cs="Arial"/>
                <w:sz w:val="16"/>
                <w:szCs w:val="18"/>
              </w:rPr>
              <w:t>103</w:t>
            </w:r>
          </w:p>
          <w:p w14:paraId="37A6AC03" w14:textId="2183FE79" w:rsidR="00D75D8F" w:rsidRPr="00835045" w:rsidRDefault="00D75D8F" w:rsidP="00D75D8F">
            <w:pPr>
              <w:rPr>
                <w:rFonts w:ascii="Arial" w:hAnsi="Arial" w:cs="Arial"/>
                <w:sz w:val="16"/>
                <w:szCs w:val="18"/>
              </w:rPr>
            </w:pPr>
            <w:ins w:id="1552" w:author="Naveen Premnath [2]" w:date="2024-09-27T08:38:00Z">
              <w:r>
                <w:rPr>
                  <w:rFonts w:ascii="Arial" w:hAnsi="Arial" w:cs="Arial"/>
                  <w:sz w:val="16"/>
                  <w:szCs w:val="18"/>
                </w:rPr>
                <w:t>(</w:t>
              </w:r>
              <w:r w:rsidRPr="001A6A6E">
                <w:rPr>
                  <w:rFonts w:ascii="Arial" w:hAnsi="Arial" w:cs="Arial"/>
                  <w:sz w:val="16"/>
                  <w:szCs w:val="18"/>
                </w:rPr>
                <w:t>972506</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0DF8E3F3" w14:textId="77777777" w:rsidR="00D75D8F" w:rsidRDefault="00D75D8F" w:rsidP="00D75D8F">
            <w:pPr>
              <w:rPr>
                <w:ins w:id="1553" w:author="Naveen Premnath [2]" w:date="2024-09-27T09:02:00Z"/>
                <w:rFonts w:ascii="Arial" w:hAnsi="Arial" w:cs="Arial"/>
                <w:sz w:val="16"/>
                <w:szCs w:val="18"/>
              </w:rPr>
            </w:pPr>
            <w:r w:rsidRPr="00835045">
              <w:rPr>
                <w:rFonts w:ascii="Arial" w:hAnsi="Arial" w:cs="Arial"/>
                <w:sz w:val="16"/>
                <w:szCs w:val="18"/>
              </w:rPr>
              <w:t xml:space="preserve">59 </w:t>
            </w:r>
          </w:p>
          <w:p w14:paraId="1021AF9B" w14:textId="6977F1F9" w:rsidR="00D75D8F" w:rsidRPr="00835045" w:rsidRDefault="00D75D8F" w:rsidP="00D75D8F">
            <w:pPr>
              <w:rPr>
                <w:rFonts w:ascii="Arial" w:hAnsi="Arial" w:cs="Arial"/>
                <w:sz w:val="16"/>
                <w:szCs w:val="18"/>
              </w:rPr>
            </w:pPr>
            <w:ins w:id="1554" w:author="Naveen Premnath [2]" w:date="2024-09-27T09:02:00Z">
              <w:r>
                <w:rPr>
                  <w:rFonts w:ascii="Arial" w:hAnsi="Arial" w:cs="Arial"/>
                  <w:sz w:val="16"/>
                  <w:szCs w:val="18"/>
                </w:rPr>
                <w:t>(</w:t>
              </w:r>
              <w:r w:rsidRPr="00D055CB">
                <w:rPr>
                  <w:rFonts w:ascii="Arial" w:hAnsi="Arial" w:cs="Arial"/>
                  <w:sz w:val="16"/>
                  <w:szCs w:val="18"/>
                </w:rPr>
                <w:t>641427</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242C645F"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1244(13)</w:t>
            </w:r>
          </w:p>
          <w:p w14:paraId="775A8FD8" w14:textId="5613604F" w:rsidR="00D75D8F" w:rsidRPr="00D75D8F" w:rsidRDefault="00D75D8F" w:rsidP="00D75D8F">
            <w:pPr>
              <w:rPr>
                <w:rFonts w:ascii="Arial" w:hAnsi="Arial" w:cs="Arial"/>
                <w:sz w:val="16"/>
                <w:szCs w:val="16"/>
              </w:rPr>
            </w:pPr>
            <w:r w:rsidRPr="00D75D8F">
              <w:rPr>
                <w:rFonts w:ascii="Arial" w:hAnsi="Arial" w:cs="Arial"/>
                <w:sz w:val="16"/>
                <w:szCs w:val="16"/>
              </w:rPr>
              <w:t>(3116615)</w:t>
            </w:r>
          </w:p>
        </w:tc>
        <w:tc>
          <w:tcPr>
            <w:tcW w:w="1080" w:type="dxa"/>
            <w:tcBorders>
              <w:top w:val="single" w:sz="4" w:space="0" w:color="auto"/>
              <w:left w:val="single" w:sz="4" w:space="0" w:color="auto"/>
              <w:bottom w:val="single" w:sz="4" w:space="0" w:color="auto"/>
              <w:right w:val="single" w:sz="4" w:space="0" w:color="auto"/>
            </w:tcBorders>
          </w:tcPr>
          <w:p w14:paraId="4062A1B2"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398(20)</w:t>
            </w:r>
          </w:p>
          <w:p w14:paraId="684D36B2" w14:textId="22E21231" w:rsidR="00D75D8F" w:rsidRPr="00D75D8F" w:rsidRDefault="00D75D8F" w:rsidP="00D75D8F">
            <w:pPr>
              <w:rPr>
                <w:rFonts w:ascii="Arial" w:hAnsi="Arial" w:cs="Arial"/>
                <w:sz w:val="16"/>
                <w:szCs w:val="16"/>
              </w:rPr>
            </w:pPr>
            <w:r w:rsidRPr="00D75D8F">
              <w:rPr>
                <w:rFonts w:ascii="Arial" w:hAnsi="Arial" w:cs="Arial"/>
                <w:sz w:val="16"/>
                <w:szCs w:val="16"/>
              </w:rPr>
              <w:t>(1003340)</w:t>
            </w:r>
          </w:p>
        </w:tc>
        <w:tc>
          <w:tcPr>
            <w:tcW w:w="1127" w:type="dxa"/>
            <w:tcBorders>
              <w:top w:val="single" w:sz="4" w:space="0" w:color="auto"/>
              <w:left w:val="single" w:sz="4" w:space="0" w:color="auto"/>
              <w:bottom w:val="single" w:sz="4" w:space="0" w:color="auto"/>
              <w:right w:val="single" w:sz="4" w:space="0" w:color="auto"/>
            </w:tcBorders>
          </w:tcPr>
          <w:p w14:paraId="55E0A430"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189(20)</w:t>
            </w:r>
          </w:p>
          <w:p w14:paraId="753833C9" w14:textId="26079CBB" w:rsidR="00D75D8F" w:rsidRPr="00D75D8F" w:rsidRDefault="00D75D8F" w:rsidP="00D75D8F">
            <w:pPr>
              <w:rPr>
                <w:rFonts w:ascii="Arial" w:hAnsi="Arial" w:cs="Arial"/>
                <w:sz w:val="16"/>
                <w:szCs w:val="16"/>
              </w:rPr>
            </w:pPr>
            <w:r w:rsidRPr="00D75D8F">
              <w:rPr>
                <w:rFonts w:ascii="Arial" w:hAnsi="Arial" w:cs="Arial"/>
                <w:sz w:val="16"/>
                <w:szCs w:val="16"/>
              </w:rPr>
              <w:t>(523783)</w:t>
            </w:r>
          </w:p>
        </w:tc>
      </w:tr>
      <w:tr w:rsidR="00D75D8F" w:rsidRPr="00AA3DD8" w14:paraId="0155E2E1"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5F87A7E4" w14:textId="14C72913" w:rsidR="00D75D8F" w:rsidRPr="00835045" w:rsidRDefault="00D75D8F" w:rsidP="00D75D8F">
            <w:pPr>
              <w:rPr>
                <w:rFonts w:ascii="Arial" w:hAnsi="Arial" w:cs="Arial"/>
                <w:b/>
                <w:bCs/>
                <w:sz w:val="18"/>
                <w:szCs w:val="18"/>
              </w:rPr>
            </w:pPr>
            <w:r w:rsidRPr="00835045">
              <w:rPr>
                <w:rFonts w:ascii="Arial" w:hAnsi="Arial" w:cs="Arial"/>
                <w:b/>
                <w:bCs/>
                <w:sz w:val="18"/>
                <w:szCs w:val="18"/>
              </w:rPr>
              <w:t>Middle income</w:t>
            </w:r>
          </w:p>
        </w:tc>
        <w:tc>
          <w:tcPr>
            <w:tcW w:w="1113" w:type="dxa"/>
            <w:tcBorders>
              <w:top w:val="single" w:sz="4" w:space="0" w:color="auto"/>
              <w:left w:val="single" w:sz="4" w:space="0" w:color="auto"/>
              <w:bottom w:val="single" w:sz="4" w:space="0" w:color="auto"/>
              <w:right w:val="single" w:sz="4" w:space="0" w:color="auto"/>
            </w:tcBorders>
          </w:tcPr>
          <w:p w14:paraId="339C9969" w14:textId="77777777" w:rsidR="00D75D8F" w:rsidRDefault="00D75D8F" w:rsidP="00D75D8F">
            <w:pPr>
              <w:rPr>
                <w:ins w:id="1555" w:author="Naveen Premnath [2]" w:date="2024-09-17T00:23:00Z"/>
                <w:rFonts w:ascii="Arial" w:hAnsi="Arial" w:cs="Arial"/>
                <w:sz w:val="16"/>
                <w:szCs w:val="18"/>
              </w:rPr>
            </w:pPr>
            <w:r w:rsidRPr="00835045">
              <w:rPr>
                <w:rFonts w:ascii="Arial" w:hAnsi="Arial" w:cs="Arial"/>
                <w:sz w:val="16"/>
                <w:szCs w:val="18"/>
              </w:rPr>
              <w:t>568</w:t>
            </w:r>
          </w:p>
          <w:p w14:paraId="7240C71E" w14:textId="2550AE8A" w:rsidR="00D75D8F" w:rsidRPr="00835045" w:rsidRDefault="00D75D8F" w:rsidP="00D75D8F">
            <w:pPr>
              <w:rPr>
                <w:rFonts w:ascii="Arial" w:hAnsi="Arial" w:cs="Arial"/>
                <w:sz w:val="16"/>
                <w:szCs w:val="18"/>
              </w:rPr>
            </w:pPr>
            <w:ins w:id="1556" w:author="Naveen Premnath [2]" w:date="2024-09-17T00:23:00Z">
              <w:r>
                <w:rPr>
                  <w:rFonts w:ascii="Arial" w:hAnsi="Arial" w:cs="Arial"/>
                  <w:sz w:val="16"/>
                  <w:szCs w:val="18"/>
                </w:rPr>
                <w:t>(</w:t>
              </w:r>
              <w:r w:rsidRPr="006F2BBB">
                <w:rPr>
                  <w:rFonts w:ascii="Arial" w:hAnsi="Arial" w:cs="Arial"/>
                  <w:sz w:val="16"/>
                  <w:szCs w:val="18"/>
                </w:rPr>
                <w:t>6629339</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0026B396" w14:textId="77777777" w:rsidR="00D75D8F" w:rsidRDefault="00D75D8F" w:rsidP="00D75D8F">
            <w:pPr>
              <w:rPr>
                <w:ins w:id="1557" w:author="Naveen Premnath [2]" w:date="2024-09-17T00:40:00Z"/>
                <w:rFonts w:ascii="Arial" w:hAnsi="Arial" w:cs="Arial"/>
                <w:sz w:val="16"/>
                <w:szCs w:val="18"/>
              </w:rPr>
            </w:pPr>
            <w:r w:rsidRPr="00835045">
              <w:rPr>
                <w:rFonts w:ascii="Arial" w:hAnsi="Arial" w:cs="Arial"/>
                <w:sz w:val="16"/>
                <w:szCs w:val="18"/>
              </w:rPr>
              <w:t>118</w:t>
            </w:r>
          </w:p>
          <w:p w14:paraId="3A23BC51" w14:textId="425696EE" w:rsidR="00D75D8F" w:rsidRPr="00835045" w:rsidRDefault="00D75D8F" w:rsidP="00D75D8F">
            <w:pPr>
              <w:rPr>
                <w:rFonts w:ascii="Arial" w:hAnsi="Arial" w:cs="Arial"/>
                <w:sz w:val="16"/>
                <w:szCs w:val="18"/>
              </w:rPr>
            </w:pPr>
            <w:ins w:id="1558" w:author="Naveen Premnath [2]" w:date="2024-09-17T00:40:00Z">
              <w:r>
                <w:rPr>
                  <w:rFonts w:ascii="Arial" w:hAnsi="Arial" w:cs="Arial"/>
                  <w:sz w:val="16"/>
                  <w:szCs w:val="18"/>
                </w:rPr>
                <w:t>(</w:t>
              </w:r>
              <w:r w:rsidRPr="003F0330">
                <w:rPr>
                  <w:rFonts w:ascii="Arial" w:hAnsi="Arial" w:cs="Arial"/>
                  <w:sz w:val="16"/>
                  <w:szCs w:val="18"/>
                </w:rPr>
                <w:t>1313671</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79E88928" w14:textId="77777777" w:rsidR="00D75D8F" w:rsidRDefault="00D75D8F" w:rsidP="00D75D8F">
            <w:pPr>
              <w:rPr>
                <w:ins w:id="1559" w:author="Naveen Premnath [2]" w:date="2024-09-21T00:32:00Z"/>
                <w:rFonts w:ascii="Arial" w:hAnsi="Arial" w:cs="Arial"/>
                <w:sz w:val="16"/>
                <w:szCs w:val="18"/>
              </w:rPr>
            </w:pPr>
            <w:r w:rsidRPr="00835045">
              <w:rPr>
                <w:rFonts w:ascii="Arial" w:hAnsi="Arial" w:cs="Arial"/>
                <w:sz w:val="16"/>
                <w:szCs w:val="18"/>
              </w:rPr>
              <w:t xml:space="preserve">53 </w:t>
            </w:r>
          </w:p>
          <w:p w14:paraId="07FC30FE" w14:textId="469D9E6E" w:rsidR="00D75D8F" w:rsidRPr="00835045" w:rsidRDefault="00D75D8F" w:rsidP="00D75D8F">
            <w:pPr>
              <w:rPr>
                <w:rFonts w:ascii="Arial" w:hAnsi="Arial" w:cs="Arial"/>
                <w:sz w:val="16"/>
                <w:szCs w:val="18"/>
              </w:rPr>
            </w:pPr>
            <w:ins w:id="1560" w:author="Naveen Premnath [2]" w:date="2024-09-21T00:32:00Z">
              <w:r>
                <w:rPr>
                  <w:rFonts w:ascii="Arial" w:hAnsi="Arial" w:cs="Arial"/>
                  <w:sz w:val="16"/>
                  <w:szCs w:val="18"/>
                </w:rPr>
                <w:t>(</w:t>
              </w:r>
              <w:r w:rsidRPr="00A43726">
                <w:rPr>
                  <w:rFonts w:ascii="Arial" w:hAnsi="Arial" w:cs="Arial"/>
                  <w:sz w:val="16"/>
                  <w:szCs w:val="18"/>
                </w:rPr>
                <w:t>623496</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6CE2D3BF" w14:textId="77777777" w:rsidR="00D75D8F" w:rsidRDefault="00D75D8F" w:rsidP="00D75D8F">
            <w:pPr>
              <w:rPr>
                <w:ins w:id="1561" w:author="Naveen Premnath [2]" w:date="2024-09-21T23:17:00Z"/>
                <w:rFonts w:ascii="Arial" w:hAnsi="Arial" w:cs="Arial"/>
                <w:sz w:val="16"/>
                <w:szCs w:val="18"/>
              </w:rPr>
            </w:pPr>
            <w:r w:rsidRPr="00835045">
              <w:rPr>
                <w:rFonts w:ascii="Arial" w:hAnsi="Arial" w:cs="Arial"/>
                <w:sz w:val="16"/>
                <w:szCs w:val="18"/>
              </w:rPr>
              <w:t xml:space="preserve">570 </w:t>
            </w:r>
          </w:p>
          <w:p w14:paraId="70F03146" w14:textId="336C5CCC" w:rsidR="00D75D8F" w:rsidRPr="00835045" w:rsidRDefault="00D75D8F" w:rsidP="00D75D8F">
            <w:pPr>
              <w:rPr>
                <w:rFonts w:ascii="Arial" w:hAnsi="Arial" w:cs="Arial"/>
                <w:sz w:val="16"/>
                <w:szCs w:val="18"/>
              </w:rPr>
            </w:pPr>
            <w:ins w:id="1562" w:author="Naveen Premnath [2]" w:date="2024-09-21T23:17:00Z">
              <w:r>
                <w:rPr>
                  <w:rFonts w:ascii="Arial" w:hAnsi="Arial" w:cs="Arial"/>
                  <w:sz w:val="16"/>
                  <w:szCs w:val="18"/>
                </w:rPr>
                <w:t>(</w:t>
              </w:r>
              <w:r w:rsidRPr="0076676D">
                <w:rPr>
                  <w:rFonts w:ascii="Arial" w:hAnsi="Arial" w:cs="Arial"/>
                  <w:sz w:val="16"/>
                  <w:szCs w:val="18"/>
                </w:rPr>
                <w:t>6617895</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19AD9744" w14:textId="77777777" w:rsidR="00D75D8F" w:rsidRDefault="00D75D8F" w:rsidP="00D75D8F">
            <w:pPr>
              <w:rPr>
                <w:ins w:id="1563" w:author="Naveen Premnath [2]" w:date="2024-09-21T23:36:00Z"/>
                <w:rFonts w:ascii="Arial" w:hAnsi="Arial" w:cs="Arial"/>
                <w:sz w:val="16"/>
                <w:szCs w:val="18"/>
              </w:rPr>
            </w:pPr>
            <w:r w:rsidRPr="00835045">
              <w:rPr>
                <w:rFonts w:ascii="Arial" w:hAnsi="Arial" w:cs="Arial"/>
                <w:sz w:val="16"/>
                <w:szCs w:val="18"/>
              </w:rPr>
              <w:t xml:space="preserve">128 </w:t>
            </w:r>
          </w:p>
          <w:p w14:paraId="499F42B0" w14:textId="4A09534C" w:rsidR="00D75D8F" w:rsidRPr="00835045" w:rsidRDefault="00D75D8F" w:rsidP="00D75D8F">
            <w:pPr>
              <w:rPr>
                <w:rFonts w:ascii="Arial" w:hAnsi="Arial" w:cs="Arial"/>
                <w:sz w:val="16"/>
                <w:szCs w:val="18"/>
              </w:rPr>
            </w:pPr>
            <w:ins w:id="1564" w:author="Naveen Premnath [2]" w:date="2024-09-21T23:36:00Z">
              <w:r>
                <w:rPr>
                  <w:rFonts w:ascii="Arial" w:hAnsi="Arial" w:cs="Arial"/>
                  <w:sz w:val="16"/>
                  <w:szCs w:val="18"/>
                </w:rPr>
                <w:t>(</w:t>
              </w:r>
              <w:r w:rsidRPr="0078639D">
                <w:rPr>
                  <w:rFonts w:ascii="Arial" w:hAnsi="Arial" w:cs="Arial"/>
                  <w:sz w:val="16"/>
                  <w:szCs w:val="18"/>
                </w:rPr>
                <w:t>1421396</w:t>
              </w:r>
              <w:r>
                <w:rPr>
                  <w:rFonts w:ascii="Arial" w:hAnsi="Arial" w:cs="Arial"/>
                  <w:sz w:val="16"/>
                  <w:szCs w:val="18"/>
                </w:rPr>
                <w:t>)</w:t>
              </w:r>
            </w:ins>
            <w:del w:id="1565" w:author="Naveen Premnath [2]" w:date="2024-09-21T23:36:00Z">
              <w:r w:rsidRPr="00835045" w:rsidDel="0078639D">
                <w:rPr>
                  <w:rFonts w:ascii="Arial" w:hAnsi="Arial" w:cs="Arial"/>
                  <w:sz w:val="16"/>
                  <w:szCs w:val="18"/>
                </w:rPr>
                <w:delText xml:space="preserve"> </w:delText>
              </w:r>
            </w:del>
          </w:p>
        </w:tc>
        <w:tc>
          <w:tcPr>
            <w:tcW w:w="1011" w:type="dxa"/>
            <w:tcBorders>
              <w:top w:val="single" w:sz="4" w:space="0" w:color="auto"/>
              <w:left w:val="single" w:sz="4" w:space="0" w:color="auto"/>
              <w:bottom w:val="single" w:sz="4" w:space="0" w:color="auto"/>
              <w:right w:val="single" w:sz="4" w:space="0" w:color="auto"/>
            </w:tcBorders>
          </w:tcPr>
          <w:p w14:paraId="2F19FE35" w14:textId="77777777" w:rsidR="00D75D8F" w:rsidRDefault="00D75D8F" w:rsidP="00D75D8F">
            <w:pPr>
              <w:rPr>
                <w:ins w:id="1566" w:author="Naveen Premnath [2]" w:date="2024-09-21T23:54:00Z"/>
                <w:rFonts w:ascii="Arial" w:hAnsi="Arial" w:cs="Arial"/>
                <w:sz w:val="16"/>
                <w:szCs w:val="18"/>
              </w:rPr>
            </w:pPr>
            <w:r w:rsidRPr="00835045">
              <w:rPr>
                <w:rFonts w:ascii="Arial" w:hAnsi="Arial" w:cs="Arial"/>
                <w:sz w:val="16"/>
                <w:szCs w:val="18"/>
              </w:rPr>
              <w:t xml:space="preserve">52 </w:t>
            </w:r>
          </w:p>
          <w:p w14:paraId="7DCE484E" w14:textId="7CAE28BE" w:rsidR="00D75D8F" w:rsidRPr="00835045" w:rsidRDefault="00D75D8F" w:rsidP="00D75D8F">
            <w:pPr>
              <w:rPr>
                <w:rFonts w:ascii="Arial" w:hAnsi="Arial" w:cs="Arial"/>
                <w:sz w:val="16"/>
                <w:szCs w:val="18"/>
              </w:rPr>
            </w:pPr>
            <w:ins w:id="1567" w:author="Naveen Premnath [2]" w:date="2024-09-21T23:54:00Z">
              <w:r>
                <w:rPr>
                  <w:rFonts w:ascii="Arial" w:hAnsi="Arial" w:cs="Arial"/>
                  <w:sz w:val="16"/>
                  <w:szCs w:val="18"/>
                </w:rPr>
                <w:t>(</w:t>
              </w:r>
              <w:r w:rsidRPr="00DC7FFE">
                <w:rPr>
                  <w:rFonts w:ascii="Arial" w:hAnsi="Arial" w:cs="Arial"/>
                  <w:sz w:val="16"/>
                  <w:szCs w:val="18"/>
                </w:rPr>
                <w:t>589506</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696B8DE5" w14:textId="77777777" w:rsidR="00D75D8F" w:rsidRDefault="00D75D8F" w:rsidP="00D75D8F">
            <w:pPr>
              <w:rPr>
                <w:ins w:id="1568" w:author="Naveen Premnath [2]" w:date="2024-09-23T16:10:00Z"/>
                <w:rFonts w:ascii="Arial" w:hAnsi="Arial" w:cs="Arial"/>
                <w:sz w:val="16"/>
                <w:szCs w:val="18"/>
              </w:rPr>
            </w:pPr>
            <w:r w:rsidRPr="00835045">
              <w:rPr>
                <w:rFonts w:ascii="Arial" w:hAnsi="Arial" w:cs="Arial"/>
                <w:sz w:val="16"/>
                <w:szCs w:val="18"/>
              </w:rPr>
              <w:t xml:space="preserve">634 </w:t>
            </w:r>
          </w:p>
          <w:p w14:paraId="6DB8C787" w14:textId="0A63ADB8" w:rsidR="00D75D8F" w:rsidRPr="00835045" w:rsidRDefault="00D75D8F" w:rsidP="00D75D8F">
            <w:pPr>
              <w:rPr>
                <w:rFonts w:ascii="Arial" w:hAnsi="Arial" w:cs="Arial"/>
                <w:sz w:val="16"/>
                <w:szCs w:val="18"/>
              </w:rPr>
            </w:pPr>
            <w:ins w:id="1569" w:author="Naveen Premnath [2]" w:date="2024-09-23T16:11:00Z">
              <w:r>
                <w:rPr>
                  <w:rFonts w:ascii="Arial" w:hAnsi="Arial" w:cs="Arial"/>
                  <w:sz w:val="16"/>
                  <w:szCs w:val="18"/>
                </w:rPr>
                <w:t>(</w:t>
              </w:r>
              <w:r w:rsidRPr="003A51DD">
                <w:rPr>
                  <w:rFonts w:ascii="Arial" w:hAnsi="Arial" w:cs="Arial"/>
                  <w:sz w:val="16"/>
                  <w:szCs w:val="18"/>
                </w:rPr>
                <w:t>6536948</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0F9AFACF" w14:textId="77777777" w:rsidR="00D75D8F" w:rsidRDefault="00D75D8F" w:rsidP="00D75D8F">
            <w:pPr>
              <w:rPr>
                <w:ins w:id="1570" w:author="Naveen Premnath [2]" w:date="2024-09-23T23:30:00Z"/>
                <w:rFonts w:ascii="Arial" w:hAnsi="Arial" w:cs="Arial"/>
                <w:sz w:val="16"/>
                <w:szCs w:val="18"/>
              </w:rPr>
            </w:pPr>
            <w:r w:rsidRPr="00835045">
              <w:rPr>
                <w:rFonts w:ascii="Arial" w:hAnsi="Arial" w:cs="Arial"/>
                <w:sz w:val="16"/>
                <w:szCs w:val="18"/>
              </w:rPr>
              <w:t xml:space="preserve">143 </w:t>
            </w:r>
          </w:p>
          <w:p w14:paraId="64CB7529" w14:textId="2D2E8BF3" w:rsidR="00D75D8F" w:rsidRPr="00835045" w:rsidRDefault="00D75D8F" w:rsidP="00D75D8F">
            <w:pPr>
              <w:rPr>
                <w:rFonts w:ascii="Arial" w:hAnsi="Arial" w:cs="Arial"/>
                <w:sz w:val="16"/>
                <w:szCs w:val="18"/>
              </w:rPr>
            </w:pPr>
            <w:ins w:id="1571" w:author="Naveen Premnath [2]" w:date="2024-09-23T23:30:00Z">
              <w:r>
                <w:rPr>
                  <w:rFonts w:ascii="Arial" w:hAnsi="Arial" w:cs="Arial"/>
                  <w:sz w:val="16"/>
                  <w:szCs w:val="18"/>
                </w:rPr>
                <w:t>(</w:t>
              </w:r>
              <w:r w:rsidRPr="00DA3AEC">
                <w:rPr>
                  <w:rFonts w:ascii="Arial" w:hAnsi="Arial" w:cs="Arial"/>
                  <w:sz w:val="16"/>
                  <w:szCs w:val="18"/>
                </w:rPr>
                <w:t>1406238</w:t>
              </w:r>
              <w:r>
                <w:rPr>
                  <w:rFonts w:ascii="Arial" w:hAnsi="Arial" w:cs="Arial"/>
                  <w:sz w:val="16"/>
                  <w:szCs w:val="18"/>
                </w:rPr>
                <w:t>)</w:t>
              </w:r>
            </w:ins>
            <w:del w:id="1572" w:author="Naveen Premnath [2]" w:date="2024-09-23T23:30:00Z">
              <w:r w:rsidRPr="00835045" w:rsidDel="00DA3AEC">
                <w:rPr>
                  <w:rFonts w:ascii="Arial" w:hAnsi="Arial" w:cs="Arial"/>
                  <w:sz w:val="16"/>
                  <w:szCs w:val="18"/>
                </w:rPr>
                <w:delText xml:space="preserve"> </w:delText>
              </w:r>
            </w:del>
          </w:p>
        </w:tc>
        <w:tc>
          <w:tcPr>
            <w:tcW w:w="1048" w:type="dxa"/>
            <w:tcBorders>
              <w:top w:val="single" w:sz="4" w:space="0" w:color="auto"/>
              <w:left w:val="single" w:sz="4" w:space="0" w:color="auto"/>
              <w:bottom w:val="single" w:sz="4" w:space="0" w:color="auto"/>
              <w:right w:val="single" w:sz="4" w:space="0" w:color="auto"/>
            </w:tcBorders>
          </w:tcPr>
          <w:p w14:paraId="475ECE77" w14:textId="77777777" w:rsidR="00D75D8F" w:rsidRDefault="00D75D8F" w:rsidP="00D75D8F">
            <w:pPr>
              <w:rPr>
                <w:ins w:id="1573" w:author="Naveen Premnath [2]" w:date="2024-09-23T23:42:00Z"/>
                <w:rFonts w:ascii="Arial" w:hAnsi="Arial" w:cs="Arial"/>
                <w:sz w:val="16"/>
                <w:szCs w:val="18"/>
              </w:rPr>
            </w:pPr>
            <w:r w:rsidRPr="00835045">
              <w:rPr>
                <w:rFonts w:ascii="Arial" w:hAnsi="Arial" w:cs="Arial"/>
                <w:sz w:val="16"/>
                <w:szCs w:val="18"/>
              </w:rPr>
              <w:t>72</w:t>
            </w:r>
          </w:p>
          <w:p w14:paraId="6C5A8E1E" w14:textId="1A047C11" w:rsidR="00D75D8F" w:rsidRPr="00835045" w:rsidRDefault="00D75D8F" w:rsidP="00D75D8F">
            <w:pPr>
              <w:rPr>
                <w:rFonts w:ascii="Arial" w:hAnsi="Arial" w:cs="Arial"/>
                <w:sz w:val="16"/>
                <w:szCs w:val="18"/>
              </w:rPr>
            </w:pPr>
            <w:ins w:id="1574" w:author="Naveen Premnath [2]" w:date="2024-09-23T23:42:00Z">
              <w:r>
                <w:rPr>
                  <w:rFonts w:ascii="Arial" w:hAnsi="Arial" w:cs="Arial"/>
                  <w:sz w:val="16"/>
                  <w:szCs w:val="18"/>
                </w:rPr>
                <w:t>(</w:t>
              </w:r>
              <w:r w:rsidRPr="00D97D91">
                <w:rPr>
                  <w:rFonts w:ascii="Arial" w:hAnsi="Arial" w:cs="Arial"/>
                  <w:sz w:val="16"/>
                  <w:szCs w:val="18"/>
                </w:rPr>
                <w:t>740339</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0D1AE538" w14:textId="77777777" w:rsidR="00D75D8F" w:rsidRDefault="00D75D8F" w:rsidP="00D75D8F">
            <w:pPr>
              <w:rPr>
                <w:ins w:id="1575" w:author="Naveen Premnath [2]" w:date="2024-09-27T08:13:00Z"/>
                <w:rFonts w:ascii="Arial" w:hAnsi="Arial" w:cs="Arial"/>
                <w:sz w:val="16"/>
                <w:szCs w:val="18"/>
              </w:rPr>
            </w:pPr>
            <w:r w:rsidRPr="00835045">
              <w:rPr>
                <w:rFonts w:ascii="Arial" w:hAnsi="Arial" w:cs="Arial"/>
                <w:sz w:val="16"/>
                <w:szCs w:val="18"/>
              </w:rPr>
              <w:t xml:space="preserve">635 </w:t>
            </w:r>
          </w:p>
          <w:p w14:paraId="690B0823" w14:textId="0ECC7B06" w:rsidR="00D75D8F" w:rsidRPr="00835045" w:rsidRDefault="00D75D8F" w:rsidP="00D75D8F">
            <w:pPr>
              <w:rPr>
                <w:rFonts w:ascii="Arial" w:hAnsi="Arial" w:cs="Arial"/>
                <w:sz w:val="16"/>
                <w:szCs w:val="18"/>
              </w:rPr>
            </w:pPr>
            <w:ins w:id="1576" w:author="Naveen Premnath [2]" w:date="2024-09-27T08:13:00Z">
              <w:r>
                <w:rPr>
                  <w:rFonts w:ascii="Arial" w:hAnsi="Arial" w:cs="Arial"/>
                  <w:sz w:val="16"/>
                  <w:szCs w:val="18"/>
                </w:rPr>
                <w:t>(</w:t>
              </w:r>
              <w:r w:rsidRPr="007D5681">
                <w:rPr>
                  <w:rFonts w:ascii="Arial" w:hAnsi="Arial" w:cs="Arial"/>
                  <w:sz w:val="16"/>
                  <w:szCs w:val="18"/>
                </w:rPr>
                <w:t>6717182</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2DBABBAB" w14:textId="77777777" w:rsidR="00D75D8F" w:rsidRDefault="00D75D8F" w:rsidP="00D75D8F">
            <w:pPr>
              <w:rPr>
                <w:ins w:id="1577" w:author="Naveen Premnath [2]" w:date="2024-09-27T08:38:00Z"/>
                <w:rFonts w:ascii="Arial" w:hAnsi="Arial" w:cs="Arial"/>
                <w:sz w:val="16"/>
                <w:szCs w:val="18"/>
              </w:rPr>
            </w:pPr>
            <w:r w:rsidRPr="00835045">
              <w:rPr>
                <w:rFonts w:ascii="Arial" w:hAnsi="Arial" w:cs="Arial"/>
                <w:sz w:val="16"/>
                <w:szCs w:val="18"/>
              </w:rPr>
              <w:t xml:space="preserve">131 </w:t>
            </w:r>
          </w:p>
          <w:p w14:paraId="67440EA3" w14:textId="6B282E8F" w:rsidR="00D75D8F" w:rsidRPr="00835045" w:rsidRDefault="00D75D8F" w:rsidP="00D75D8F">
            <w:pPr>
              <w:rPr>
                <w:rFonts w:ascii="Arial" w:hAnsi="Arial" w:cs="Arial"/>
                <w:sz w:val="16"/>
                <w:szCs w:val="18"/>
              </w:rPr>
            </w:pPr>
            <w:ins w:id="1578" w:author="Naveen Premnath [2]" w:date="2024-09-27T08:38:00Z">
              <w:r>
                <w:rPr>
                  <w:rFonts w:ascii="Arial" w:hAnsi="Arial" w:cs="Arial"/>
                  <w:sz w:val="16"/>
                  <w:szCs w:val="18"/>
                </w:rPr>
                <w:t>(</w:t>
              </w:r>
              <w:r w:rsidRPr="001A6A6E">
                <w:rPr>
                  <w:rFonts w:ascii="Arial" w:hAnsi="Arial" w:cs="Arial"/>
                  <w:sz w:val="16"/>
                  <w:szCs w:val="18"/>
                </w:rPr>
                <w:t>1396398</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27F277F0" w14:textId="77777777" w:rsidR="00D75D8F" w:rsidRDefault="00D75D8F" w:rsidP="00D75D8F">
            <w:pPr>
              <w:rPr>
                <w:ins w:id="1579" w:author="Naveen Premnath [2]" w:date="2024-09-27T09:02:00Z"/>
                <w:rFonts w:ascii="Arial" w:hAnsi="Arial" w:cs="Arial"/>
                <w:sz w:val="16"/>
                <w:szCs w:val="18"/>
              </w:rPr>
            </w:pPr>
            <w:r w:rsidRPr="00835045">
              <w:rPr>
                <w:rFonts w:ascii="Arial" w:hAnsi="Arial" w:cs="Arial"/>
                <w:sz w:val="16"/>
                <w:szCs w:val="18"/>
              </w:rPr>
              <w:t>61</w:t>
            </w:r>
          </w:p>
          <w:p w14:paraId="38F280F2" w14:textId="6596C06F" w:rsidR="00D75D8F" w:rsidRPr="00835045" w:rsidRDefault="00D75D8F" w:rsidP="00D75D8F">
            <w:pPr>
              <w:rPr>
                <w:rFonts w:ascii="Arial" w:hAnsi="Arial" w:cs="Arial"/>
                <w:sz w:val="16"/>
                <w:szCs w:val="18"/>
              </w:rPr>
            </w:pPr>
            <w:ins w:id="1580" w:author="Naveen Premnath [2]" w:date="2024-09-27T09:02:00Z">
              <w:r>
                <w:rPr>
                  <w:rFonts w:ascii="Arial" w:hAnsi="Arial" w:cs="Arial"/>
                  <w:sz w:val="16"/>
                  <w:szCs w:val="18"/>
                </w:rPr>
                <w:t>(</w:t>
              </w:r>
              <w:r w:rsidRPr="00D055CB">
                <w:rPr>
                  <w:rFonts w:ascii="Arial" w:hAnsi="Arial" w:cs="Arial"/>
                  <w:sz w:val="16"/>
                  <w:szCs w:val="18"/>
                </w:rPr>
                <w:t>674184</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0D147CDE"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2407(26)</w:t>
            </w:r>
          </w:p>
          <w:p w14:paraId="4A4995CF" w14:textId="6606F656" w:rsidR="00D75D8F" w:rsidRPr="00D75D8F" w:rsidRDefault="00D75D8F" w:rsidP="00D75D8F">
            <w:pPr>
              <w:rPr>
                <w:rFonts w:ascii="Arial" w:hAnsi="Arial" w:cs="Arial"/>
                <w:sz w:val="16"/>
                <w:szCs w:val="16"/>
              </w:rPr>
            </w:pPr>
            <w:r w:rsidRPr="00D75D8F">
              <w:rPr>
                <w:rFonts w:ascii="Arial" w:hAnsi="Arial" w:cs="Arial"/>
                <w:sz w:val="16"/>
                <w:szCs w:val="16"/>
              </w:rPr>
              <w:t>(6625341)</w:t>
            </w:r>
          </w:p>
        </w:tc>
        <w:tc>
          <w:tcPr>
            <w:tcW w:w="1080" w:type="dxa"/>
            <w:tcBorders>
              <w:top w:val="single" w:sz="4" w:space="0" w:color="auto"/>
              <w:left w:val="single" w:sz="4" w:space="0" w:color="auto"/>
              <w:bottom w:val="single" w:sz="4" w:space="0" w:color="auto"/>
              <w:right w:val="single" w:sz="4" w:space="0" w:color="auto"/>
            </w:tcBorders>
          </w:tcPr>
          <w:p w14:paraId="34252918"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520(26)</w:t>
            </w:r>
          </w:p>
          <w:p w14:paraId="0405147F" w14:textId="10A64E1F" w:rsidR="00D75D8F" w:rsidRPr="00D75D8F" w:rsidRDefault="00D75D8F" w:rsidP="00D75D8F">
            <w:pPr>
              <w:rPr>
                <w:rFonts w:ascii="Arial" w:hAnsi="Arial" w:cs="Arial"/>
                <w:sz w:val="16"/>
                <w:szCs w:val="16"/>
              </w:rPr>
            </w:pPr>
            <w:r w:rsidRPr="00D75D8F">
              <w:rPr>
                <w:rFonts w:ascii="Arial" w:hAnsi="Arial" w:cs="Arial"/>
                <w:sz w:val="16"/>
                <w:szCs w:val="16"/>
              </w:rPr>
              <w:t>(1384426)</w:t>
            </w:r>
          </w:p>
        </w:tc>
        <w:tc>
          <w:tcPr>
            <w:tcW w:w="1127" w:type="dxa"/>
            <w:tcBorders>
              <w:top w:val="single" w:sz="4" w:space="0" w:color="auto"/>
              <w:left w:val="single" w:sz="4" w:space="0" w:color="auto"/>
              <w:bottom w:val="single" w:sz="4" w:space="0" w:color="auto"/>
              <w:right w:val="single" w:sz="4" w:space="0" w:color="auto"/>
            </w:tcBorders>
          </w:tcPr>
          <w:p w14:paraId="570FAAEA"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238(26)</w:t>
            </w:r>
          </w:p>
          <w:p w14:paraId="51F00DFF" w14:textId="0F1CC0EE" w:rsidR="00D75D8F" w:rsidRPr="00D75D8F" w:rsidRDefault="00D75D8F" w:rsidP="00D75D8F">
            <w:pPr>
              <w:rPr>
                <w:rFonts w:ascii="Arial" w:hAnsi="Arial" w:cs="Arial"/>
                <w:sz w:val="16"/>
                <w:szCs w:val="16"/>
              </w:rPr>
            </w:pPr>
            <w:r w:rsidRPr="00D75D8F">
              <w:rPr>
                <w:rFonts w:ascii="Arial" w:hAnsi="Arial" w:cs="Arial"/>
                <w:sz w:val="16"/>
                <w:szCs w:val="16"/>
              </w:rPr>
              <w:t>(656881)</w:t>
            </w:r>
          </w:p>
        </w:tc>
      </w:tr>
      <w:tr w:rsidR="00D75D8F" w:rsidRPr="00AA3DD8" w14:paraId="3C82C1B6"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56ED9326" w14:textId="23314CE5" w:rsidR="00D75D8F" w:rsidRPr="00835045" w:rsidRDefault="00D75D8F" w:rsidP="00D75D8F">
            <w:pPr>
              <w:rPr>
                <w:rFonts w:ascii="Arial" w:hAnsi="Arial" w:cs="Arial"/>
                <w:b/>
                <w:bCs/>
                <w:sz w:val="18"/>
                <w:szCs w:val="18"/>
              </w:rPr>
            </w:pPr>
            <w:r w:rsidRPr="00835045">
              <w:rPr>
                <w:rFonts w:ascii="Arial" w:hAnsi="Arial" w:cs="Arial"/>
                <w:b/>
                <w:bCs/>
                <w:sz w:val="18"/>
                <w:szCs w:val="18"/>
              </w:rPr>
              <w:t>High income</w:t>
            </w:r>
          </w:p>
        </w:tc>
        <w:tc>
          <w:tcPr>
            <w:tcW w:w="1113" w:type="dxa"/>
            <w:tcBorders>
              <w:top w:val="single" w:sz="4" w:space="0" w:color="auto"/>
              <w:left w:val="single" w:sz="4" w:space="0" w:color="auto"/>
              <w:bottom w:val="single" w:sz="4" w:space="0" w:color="auto"/>
              <w:right w:val="single" w:sz="4" w:space="0" w:color="auto"/>
            </w:tcBorders>
          </w:tcPr>
          <w:p w14:paraId="7BB9C39F" w14:textId="77777777" w:rsidR="00D75D8F" w:rsidRDefault="00D75D8F" w:rsidP="00D75D8F">
            <w:pPr>
              <w:rPr>
                <w:ins w:id="1581" w:author="Naveen Premnath [2]" w:date="2024-09-17T00:23:00Z"/>
                <w:rFonts w:ascii="Arial" w:hAnsi="Arial" w:cs="Arial"/>
                <w:sz w:val="16"/>
                <w:szCs w:val="18"/>
              </w:rPr>
            </w:pPr>
            <w:r w:rsidRPr="00835045">
              <w:rPr>
                <w:rFonts w:ascii="Arial" w:hAnsi="Arial" w:cs="Arial"/>
                <w:sz w:val="16"/>
                <w:szCs w:val="18"/>
              </w:rPr>
              <w:t>859</w:t>
            </w:r>
          </w:p>
          <w:p w14:paraId="73330899" w14:textId="42F8DBBC" w:rsidR="00D75D8F" w:rsidRPr="00835045" w:rsidRDefault="00D75D8F" w:rsidP="00D75D8F">
            <w:pPr>
              <w:rPr>
                <w:rFonts w:ascii="Arial" w:hAnsi="Arial" w:cs="Arial"/>
                <w:sz w:val="16"/>
                <w:szCs w:val="18"/>
              </w:rPr>
            </w:pPr>
            <w:ins w:id="1582" w:author="Naveen Premnath [2]" w:date="2024-09-17T00:23:00Z">
              <w:r>
                <w:rPr>
                  <w:rFonts w:ascii="Arial" w:hAnsi="Arial" w:cs="Arial"/>
                  <w:sz w:val="16"/>
                  <w:szCs w:val="18"/>
                </w:rPr>
                <w:t>(</w:t>
              </w:r>
              <w:r w:rsidRPr="006F2BBB">
                <w:rPr>
                  <w:rFonts w:ascii="Arial" w:hAnsi="Arial" w:cs="Arial"/>
                  <w:sz w:val="16"/>
                  <w:szCs w:val="18"/>
                </w:rPr>
                <w:t>13205656</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19E8D300" w14:textId="77777777" w:rsidR="00D75D8F" w:rsidRDefault="00D75D8F" w:rsidP="00D75D8F">
            <w:pPr>
              <w:rPr>
                <w:ins w:id="1583" w:author="Naveen Premnath [2]" w:date="2024-09-17T00:41:00Z"/>
                <w:rFonts w:ascii="Arial" w:hAnsi="Arial" w:cs="Arial"/>
                <w:sz w:val="16"/>
                <w:szCs w:val="18"/>
              </w:rPr>
            </w:pPr>
            <w:r w:rsidRPr="00835045">
              <w:rPr>
                <w:rFonts w:ascii="Arial" w:hAnsi="Arial" w:cs="Arial"/>
                <w:sz w:val="16"/>
                <w:szCs w:val="18"/>
              </w:rPr>
              <w:t>85</w:t>
            </w:r>
          </w:p>
          <w:p w14:paraId="07DDBB30" w14:textId="4889F0EE" w:rsidR="00D75D8F" w:rsidRPr="00835045" w:rsidRDefault="00D75D8F" w:rsidP="00D75D8F">
            <w:pPr>
              <w:rPr>
                <w:rFonts w:ascii="Arial" w:hAnsi="Arial" w:cs="Arial"/>
                <w:sz w:val="16"/>
                <w:szCs w:val="18"/>
              </w:rPr>
            </w:pPr>
            <w:ins w:id="1584" w:author="Naveen Premnath [2]" w:date="2024-09-17T00:41:00Z">
              <w:r>
                <w:rPr>
                  <w:rFonts w:ascii="Arial" w:hAnsi="Arial" w:cs="Arial"/>
                  <w:sz w:val="16"/>
                  <w:szCs w:val="18"/>
                </w:rPr>
                <w:t>(</w:t>
              </w:r>
              <w:r w:rsidRPr="003F0330">
                <w:rPr>
                  <w:rFonts w:ascii="Arial" w:hAnsi="Arial" w:cs="Arial"/>
                  <w:sz w:val="16"/>
                  <w:szCs w:val="18"/>
                </w:rPr>
                <w:t>1269425</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4621AE3E" w14:textId="77777777" w:rsidR="00D75D8F" w:rsidRDefault="00D75D8F" w:rsidP="00D75D8F">
            <w:pPr>
              <w:rPr>
                <w:ins w:id="1585" w:author="Naveen Premnath [2]" w:date="2024-09-21T00:32:00Z"/>
                <w:rFonts w:ascii="Arial" w:hAnsi="Arial" w:cs="Arial"/>
                <w:sz w:val="16"/>
                <w:szCs w:val="18"/>
              </w:rPr>
            </w:pPr>
            <w:r w:rsidRPr="00835045">
              <w:rPr>
                <w:rFonts w:ascii="Arial" w:hAnsi="Arial" w:cs="Arial"/>
                <w:sz w:val="16"/>
                <w:szCs w:val="18"/>
              </w:rPr>
              <w:t>43</w:t>
            </w:r>
          </w:p>
          <w:p w14:paraId="6062DF9A" w14:textId="41F60453" w:rsidR="00D75D8F" w:rsidRPr="00835045" w:rsidRDefault="00D75D8F" w:rsidP="00D75D8F">
            <w:pPr>
              <w:rPr>
                <w:rFonts w:ascii="Arial" w:hAnsi="Arial" w:cs="Arial"/>
                <w:sz w:val="16"/>
                <w:szCs w:val="18"/>
              </w:rPr>
            </w:pPr>
            <w:ins w:id="1586" w:author="Naveen Premnath [2]" w:date="2024-09-21T00:33:00Z">
              <w:r>
                <w:rPr>
                  <w:rFonts w:ascii="Arial" w:hAnsi="Arial" w:cs="Arial"/>
                  <w:sz w:val="16"/>
                  <w:szCs w:val="18"/>
                </w:rPr>
                <w:t>(</w:t>
              </w:r>
              <w:r w:rsidRPr="00A43726">
                <w:rPr>
                  <w:rFonts w:ascii="Arial" w:hAnsi="Arial" w:cs="Arial"/>
                  <w:sz w:val="16"/>
                  <w:szCs w:val="18"/>
                </w:rPr>
                <w:t>645559</w:t>
              </w:r>
              <w:r>
                <w:rPr>
                  <w:rFonts w:ascii="Arial" w:hAnsi="Arial" w:cs="Arial"/>
                  <w:sz w:val="16"/>
                  <w:szCs w:val="18"/>
                </w:rPr>
                <w:t>)</w:t>
              </w:r>
            </w:ins>
            <w:r w:rsidRPr="00835045">
              <w:rPr>
                <w:rFonts w:ascii="Arial" w:hAnsi="Arial" w:cs="Arial"/>
                <w:sz w:val="16"/>
                <w:szCs w:val="18"/>
              </w:rPr>
              <w:t xml:space="preserve"> </w:t>
            </w:r>
          </w:p>
        </w:tc>
        <w:tc>
          <w:tcPr>
            <w:tcW w:w="1008" w:type="dxa"/>
            <w:tcBorders>
              <w:top w:val="single" w:sz="4" w:space="0" w:color="auto"/>
              <w:left w:val="single" w:sz="4" w:space="0" w:color="auto"/>
              <w:bottom w:val="single" w:sz="4" w:space="0" w:color="auto"/>
              <w:right w:val="single" w:sz="4" w:space="0" w:color="auto"/>
            </w:tcBorders>
          </w:tcPr>
          <w:p w14:paraId="1CA921B8" w14:textId="77777777" w:rsidR="00D75D8F" w:rsidRDefault="00D75D8F" w:rsidP="00D75D8F">
            <w:pPr>
              <w:rPr>
                <w:ins w:id="1587" w:author="Naveen Premnath [2]" w:date="2024-09-21T23:17:00Z"/>
                <w:rFonts w:ascii="Arial" w:hAnsi="Arial" w:cs="Arial"/>
                <w:sz w:val="16"/>
                <w:szCs w:val="18"/>
              </w:rPr>
            </w:pPr>
            <w:r w:rsidRPr="00835045">
              <w:rPr>
                <w:rFonts w:ascii="Arial" w:hAnsi="Arial" w:cs="Arial"/>
                <w:sz w:val="16"/>
                <w:szCs w:val="18"/>
              </w:rPr>
              <w:t>936</w:t>
            </w:r>
          </w:p>
          <w:p w14:paraId="4C28F581" w14:textId="61C2871E" w:rsidR="00D75D8F" w:rsidRPr="00835045" w:rsidRDefault="00D75D8F" w:rsidP="00D75D8F">
            <w:pPr>
              <w:rPr>
                <w:rFonts w:ascii="Arial" w:hAnsi="Arial" w:cs="Arial"/>
                <w:sz w:val="16"/>
                <w:szCs w:val="18"/>
              </w:rPr>
            </w:pPr>
            <w:ins w:id="1588" w:author="Naveen Premnath [2]" w:date="2024-09-21T23:18:00Z">
              <w:r>
                <w:rPr>
                  <w:rFonts w:ascii="Arial" w:hAnsi="Arial" w:cs="Arial"/>
                  <w:sz w:val="16"/>
                  <w:szCs w:val="18"/>
                </w:rPr>
                <w:t>(</w:t>
              </w:r>
              <w:r w:rsidRPr="0076676D">
                <w:rPr>
                  <w:rFonts w:ascii="Arial" w:hAnsi="Arial" w:cs="Arial"/>
                  <w:sz w:val="16"/>
                  <w:szCs w:val="18"/>
                </w:rPr>
                <w:t>12899097</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60F2424A" w14:textId="77777777" w:rsidR="00D75D8F" w:rsidRDefault="00D75D8F" w:rsidP="00D75D8F">
            <w:pPr>
              <w:rPr>
                <w:ins w:id="1589" w:author="Naveen Premnath [2]" w:date="2024-09-21T23:37:00Z"/>
                <w:rFonts w:ascii="Arial" w:hAnsi="Arial" w:cs="Arial"/>
                <w:sz w:val="16"/>
                <w:szCs w:val="18"/>
              </w:rPr>
            </w:pPr>
            <w:r w:rsidRPr="00835045">
              <w:rPr>
                <w:rFonts w:ascii="Arial" w:hAnsi="Arial" w:cs="Arial"/>
                <w:sz w:val="16"/>
                <w:szCs w:val="18"/>
              </w:rPr>
              <w:t>86</w:t>
            </w:r>
          </w:p>
          <w:p w14:paraId="5A5F388B" w14:textId="4698F6FB" w:rsidR="00D75D8F" w:rsidRPr="00835045" w:rsidRDefault="00D75D8F" w:rsidP="00D75D8F">
            <w:pPr>
              <w:rPr>
                <w:rFonts w:ascii="Arial" w:hAnsi="Arial" w:cs="Arial"/>
                <w:sz w:val="16"/>
                <w:szCs w:val="18"/>
              </w:rPr>
            </w:pPr>
            <w:ins w:id="1590" w:author="Naveen Premnath [2]" w:date="2024-09-21T23:37:00Z">
              <w:r>
                <w:rPr>
                  <w:rFonts w:ascii="Arial" w:hAnsi="Arial" w:cs="Arial"/>
                  <w:sz w:val="16"/>
                  <w:szCs w:val="18"/>
                </w:rPr>
                <w:t>(</w:t>
              </w:r>
              <w:r w:rsidRPr="0078639D">
                <w:rPr>
                  <w:rFonts w:ascii="Arial" w:hAnsi="Arial" w:cs="Arial"/>
                  <w:sz w:val="16"/>
                  <w:szCs w:val="18"/>
                </w:rPr>
                <w:t>1160228</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7D08D382" w14:textId="77777777" w:rsidR="00D75D8F" w:rsidRDefault="00D75D8F" w:rsidP="00D75D8F">
            <w:pPr>
              <w:rPr>
                <w:ins w:id="1591" w:author="Naveen Premnath [2]" w:date="2024-09-21T23:55:00Z"/>
                <w:rFonts w:ascii="Arial" w:hAnsi="Arial" w:cs="Arial"/>
                <w:sz w:val="16"/>
                <w:szCs w:val="18"/>
              </w:rPr>
            </w:pPr>
            <w:r w:rsidRPr="00835045">
              <w:rPr>
                <w:rFonts w:ascii="Arial" w:hAnsi="Arial" w:cs="Arial"/>
                <w:sz w:val="16"/>
                <w:szCs w:val="18"/>
              </w:rPr>
              <w:t>31</w:t>
            </w:r>
          </w:p>
          <w:p w14:paraId="12090ECE" w14:textId="7032628E" w:rsidR="00D75D8F" w:rsidRPr="00835045" w:rsidRDefault="00D75D8F" w:rsidP="00D75D8F">
            <w:pPr>
              <w:rPr>
                <w:rFonts w:ascii="Arial" w:hAnsi="Arial" w:cs="Arial"/>
                <w:sz w:val="16"/>
                <w:szCs w:val="18"/>
              </w:rPr>
            </w:pPr>
            <w:ins w:id="1592" w:author="Naveen Premnath [2]" w:date="2024-09-21T23:55:00Z">
              <w:r>
                <w:rPr>
                  <w:rFonts w:ascii="Arial" w:hAnsi="Arial" w:cs="Arial"/>
                  <w:sz w:val="16"/>
                  <w:szCs w:val="18"/>
                </w:rPr>
                <w:t>(</w:t>
              </w:r>
              <w:r w:rsidRPr="00DC7FFE">
                <w:rPr>
                  <w:rFonts w:ascii="Arial" w:hAnsi="Arial" w:cs="Arial"/>
                  <w:sz w:val="16"/>
                  <w:szCs w:val="18"/>
                </w:rPr>
                <w:t>408184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3E98BB72" w14:textId="77777777" w:rsidR="00D75D8F" w:rsidRDefault="00D75D8F" w:rsidP="00D75D8F">
            <w:pPr>
              <w:rPr>
                <w:ins w:id="1593" w:author="Naveen Premnath [2]" w:date="2024-09-23T16:11:00Z"/>
                <w:rFonts w:ascii="Arial" w:hAnsi="Arial" w:cs="Arial"/>
                <w:sz w:val="16"/>
                <w:szCs w:val="18"/>
              </w:rPr>
            </w:pPr>
            <w:r w:rsidRPr="00835045">
              <w:rPr>
                <w:rFonts w:ascii="Arial" w:hAnsi="Arial" w:cs="Arial"/>
                <w:sz w:val="16"/>
                <w:szCs w:val="18"/>
              </w:rPr>
              <w:t>1140</w:t>
            </w:r>
          </w:p>
          <w:p w14:paraId="0089B44E" w14:textId="333723C1" w:rsidR="00D75D8F" w:rsidRPr="00835045" w:rsidRDefault="00D75D8F" w:rsidP="00D75D8F">
            <w:pPr>
              <w:rPr>
                <w:rFonts w:ascii="Arial" w:hAnsi="Arial" w:cs="Arial"/>
                <w:sz w:val="16"/>
                <w:szCs w:val="18"/>
              </w:rPr>
            </w:pPr>
            <w:ins w:id="1594" w:author="Naveen Premnath [2]" w:date="2024-09-23T16:11:00Z">
              <w:r>
                <w:rPr>
                  <w:rFonts w:ascii="Arial" w:hAnsi="Arial" w:cs="Arial"/>
                  <w:sz w:val="16"/>
                  <w:szCs w:val="18"/>
                </w:rPr>
                <w:t>(</w:t>
              </w:r>
              <w:r w:rsidRPr="003A51DD">
                <w:rPr>
                  <w:rFonts w:ascii="Arial" w:hAnsi="Arial" w:cs="Arial"/>
                  <w:sz w:val="16"/>
                  <w:szCs w:val="18"/>
                </w:rPr>
                <w:t>14146848</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41CB5DBB" w14:textId="77777777" w:rsidR="00D75D8F" w:rsidRDefault="00D75D8F" w:rsidP="00D75D8F">
            <w:pPr>
              <w:rPr>
                <w:ins w:id="1595" w:author="Naveen Premnath [2]" w:date="2024-09-23T23:31:00Z"/>
                <w:rFonts w:ascii="Arial" w:hAnsi="Arial" w:cs="Arial"/>
                <w:sz w:val="16"/>
                <w:szCs w:val="18"/>
              </w:rPr>
            </w:pPr>
            <w:r w:rsidRPr="00835045">
              <w:rPr>
                <w:rFonts w:ascii="Arial" w:hAnsi="Arial" w:cs="Arial"/>
                <w:sz w:val="16"/>
                <w:szCs w:val="18"/>
              </w:rPr>
              <w:t>97</w:t>
            </w:r>
          </w:p>
          <w:p w14:paraId="3DD6C20B" w14:textId="23611F92" w:rsidR="00D75D8F" w:rsidRPr="00835045" w:rsidRDefault="00D75D8F" w:rsidP="00D75D8F">
            <w:pPr>
              <w:rPr>
                <w:rFonts w:ascii="Arial" w:hAnsi="Arial" w:cs="Arial"/>
                <w:sz w:val="16"/>
                <w:szCs w:val="18"/>
              </w:rPr>
            </w:pPr>
            <w:ins w:id="1596" w:author="Naveen Premnath [2]" w:date="2024-09-23T23:31:00Z">
              <w:r>
                <w:rPr>
                  <w:rFonts w:ascii="Arial" w:hAnsi="Arial" w:cs="Arial"/>
                  <w:sz w:val="16"/>
                  <w:szCs w:val="18"/>
                </w:rPr>
                <w:t>(</w:t>
              </w:r>
              <w:r w:rsidRPr="00DA3AEC">
                <w:rPr>
                  <w:rFonts w:ascii="Arial" w:hAnsi="Arial" w:cs="Arial"/>
                  <w:sz w:val="16"/>
                  <w:szCs w:val="18"/>
                </w:rPr>
                <w:t>1113674</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564824C3" w14:textId="77777777" w:rsidR="00D75D8F" w:rsidRDefault="00D75D8F" w:rsidP="00D75D8F">
            <w:pPr>
              <w:rPr>
                <w:ins w:id="1597" w:author="Naveen Premnath [2]" w:date="2024-09-23T23:42:00Z"/>
                <w:rFonts w:ascii="Arial" w:hAnsi="Arial" w:cs="Arial"/>
                <w:sz w:val="16"/>
                <w:szCs w:val="18"/>
              </w:rPr>
            </w:pPr>
            <w:r w:rsidRPr="00835045">
              <w:rPr>
                <w:rFonts w:ascii="Arial" w:hAnsi="Arial" w:cs="Arial"/>
                <w:sz w:val="16"/>
                <w:szCs w:val="18"/>
              </w:rPr>
              <w:t>65</w:t>
            </w:r>
          </w:p>
          <w:p w14:paraId="72DEF231" w14:textId="57766D6C" w:rsidR="00D75D8F" w:rsidRPr="00835045" w:rsidRDefault="00D75D8F" w:rsidP="00D75D8F">
            <w:pPr>
              <w:rPr>
                <w:rFonts w:ascii="Arial" w:hAnsi="Arial" w:cs="Arial"/>
                <w:sz w:val="16"/>
                <w:szCs w:val="18"/>
              </w:rPr>
            </w:pPr>
            <w:ins w:id="1598" w:author="Naveen Premnath [2]" w:date="2024-09-23T23:42:00Z">
              <w:r>
                <w:rPr>
                  <w:rFonts w:ascii="Arial" w:hAnsi="Arial" w:cs="Arial"/>
                  <w:sz w:val="16"/>
                  <w:szCs w:val="18"/>
                </w:rPr>
                <w:t>(</w:t>
              </w:r>
            </w:ins>
            <w:ins w:id="1599" w:author="Naveen Premnath [2]" w:date="2024-09-23T23:43:00Z">
              <w:r w:rsidRPr="00D97D91">
                <w:rPr>
                  <w:rFonts w:ascii="Arial" w:hAnsi="Arial" w:cs="Arial"/>
                  <w:sz w:val="16"/>
                  <w:szCs w:val="18"/>
                </w:rPr>
                <w:t>729604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69A67F9D" w14:textId="77777777" w:rsidR="00D75D8F" w:rsidRDefault="00D75D8F" w:rsidP="00D75D8F">
            <w:pPr>
              <w:rPr>
                <w:ins w:id="1600" w:author="Naveen Premnath [2]" w:date="2024-09-27T08:13:00Z"/>
                <w:rFonts w:ascii="Arial" w:hAnsi="Arial" w:cs="Arial"/>
                <w:sz w:val="16"/>
                <w:szCs w:val="18"/>
              </w:rPr>
            </w:pPr>
            <w:r w:rsidRPr="00835045">
              <w:rPr>
                <w:rFonts w:ascii="Arial" w:hAnsi="Arial" w:cs="Arial"/>
                <w:sz w:val="16"/>
                <w:szCs w:val="18"/>
              </w:rPr>
              <w:t>1152</w:t>
            </w:r>
          </w:p>
          <w:p w14:paraId="6DFE3111" w14:textId="70BE377E" w:rsidR="00D75D8F" w:rsidRPr="00835045" w:rsidRDefault="00D75D8F" w:rsidP="00D75D8F">
            <w:pPr>
              <w:rPr>
                <w:rFonts w:ascii="Arial" w:hAnsi="Arial" w:cs="Arial"/>
                <w:sz w:val="16"/>
                <w:szCs w:val="18"/>
              </w:rPr>
            </w:pPr>
            <w:ins w:id="1601" w:author="Naveen Premnath [2]" w:date="2024-09-27T08:13:00Z">
              <w:r>
                <w:rPr>
                  <w:rFonts w:ascii="Arial" w:hAnsi="Arial" w:cs="Arial"/>
                  <w:sz w:val="16"/>
                  <w:szCs w:val="18"/>
                </w:rPr>
                <w:t>(</w:t>
              </w:r>
              <w:r w:rsidRPr="007D5681">
                <w:rPr>
                  <w:rFonts w:ascii="Arial" w:hAnsi="Arial" w:cs="Arial"/>
                  <w:sz w:val="16"/>
                  <w:szCs w:val="18"/>
                </w:rPr>
                <w:t>13822787</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75B05F11" w14:textId="77777777" w:rsidR="00D75D8F" w:rsidRDefault="00D75D8F" w:rsidP="00D75D8F">
            <w:pPr>
              <w:rPr>
                <w:ins w:id="1602" w:author="Naveen Premnath [2]" w:date="2024-09-27T08:38:00Z"/>
                <w:rFonts w:ascii="Arial" w:hAnsi="Arial" w:cs="Arial"/>
                <w:sz w:val="16"/>
                <w:szCs w:val="18"/>
              </w:rPr>
            </w:pPr>
            <w:r w:rsidRPr="00835045">
              <w:rPr>
                <w:rFonts w:ascii="Arial" w:hAnsi="Arial" w:cs="Arial"/>
                <w:sz w:val="16"/>
                <w:szCs w:val="18"/>
              </w:rPr>
              <w:t>118</w:t>
            </w:r>
          </w:p>
          <w:p w14:paraId="4BAD4F56" w14:textId="71CEBC7D" w:rsidR="00D75D8F" w:rsidRPr="00835045" w:rsidRDefault="00D75D8F" w:rsidP="00D75D8F">
            <w:pPr>
              <w:rPr>
                <w:rFonts w:ascii="Arial" w:hAnsi="Arial" w:cs="Arial"/>
                <w:sz w:val="16"/>
                <w:szCs w:val="18"/>
              </w:rPr>
            </w:pPr>
            <w:ins w:id="1603" w:author="Naveen Premnath [2]" w:date="2024-09-27T08:38:00Z">
              <w:r>
                <w:rPr>
                  <w:rFonts w:ascii="Arial" w:hAnsi="Arial" w:cs="Arial"/>
                  <w:sz w:val="16"/>
                  <w:szCs w:val="18"/>
                </w:rPr>
                <w:t>(</w:t>
              </w:r>
              <w:r w:rsidRPr="001A6A6E">
                <w:rPr>
                  <w:rFonts w:ascii="Arial" w:hAnsi="Arial" w:cs="Arial"/>
                  <w:sz w:val="16"/>
                  <w:szCs w:val="18"/>
                </w:rPr>
                <w:t>1275561</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71837140" w14:textId="77777777" w:rsidR="00D75D8F" w:rsidRDefault="00D75D8F" w:rsidP="00D75D8F">
            <w:pPr>
              <w:rPr>
                <w:ins w:id="1604" w:author="Naveen Premnath [2]" w:date="2024-09-27T09:03:00Z"/>
                <w:rFonts w:ascii="Arial" w:hAnsi="Arial" w:cs="Arial"/>
                <w:sz w:val="16"/>
                <w:szCs w:val="18"/>
              </w:rPr>
            </w:pPr>
            <w:r w:rsidRPr="00835045">
              <w:rPr>
                <w:rFonts w:ascii="Arial" w:hAnsi="Arial" w:cs="Arial"/>
                <w:sz w:val="16"/>
                <w:szCs w:val="18"/>
              </w:rPr>
              <w:t>78</w:t>
            </w:r>
          </w:p>
          <w:p w14:paraId="52C98150" w14:textId="27FC73A6" w:rsidR="00D75D8F" w:rsidRPr="00835045" w:rsidRDefault="00D75D8F" w:rsidP="00D75D8F">
            <w:pPr>
              <w:rPr>
                <w:rFonts w:ascii="Arial" w:hAnsi="Arial" w:cs="Arial"/>
                <w:sz w:val="16"/>
                <w:szCs w:val="18"/>
              </w:rPr>
            </w:pPr>
            <w:ins w:id="1605" w:author="Naveen Premnath [2]" w:date="2024-09-27T09:03:00Z">
              <w:r>
                <w:rPr>
                  <w:rFonts w:ascii="Arial" w:hAnsi="Arial" w:cs="Arial"/>
                  <w:sz w:val="16"/>
                  <w:szCs w:val="18"/>
                </w:rPr>
                <w:t>(</w:t>
              </w:r>
              <w:r w:rsidRPr="00D055CB">
                <w:rPr>
                  <w:rFonts w:ascii="Arial" w:hAnsi="Arial" w:cs="Arial"/>
                  <w:sz w:val="16"/>
                  <w:szCs w:val="18"/>
                </w:rPr>
                <w:t>786964</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5D222FD8"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4087(44)</w:t>
            </w:r>
          </w:p>
          <w:p w14:paraId="1772C98F" w14:textId="039252F4" w:rsidR="00D75D8F" w:rsidRPr="00D75D8F" w:rsidRDefault="00D75D8F" w:rsidP="00D75D8F">
            <w:pPr>
              <w:rPr>
                <w:rFonts w:ascii="Arial" w:hAnsi="Arial" w:cs="Arial"/>
                <w:sz w:val="16"/>
                <w:szCs w:val="16"/>
              </w:rPr>
            </w:pPr>
            <w:r w:rsidRPr="00D75D8F">
              <w:rPr>
                <w:rFonts w:ascii="Arial" w:hAnsi="Arial" w:cs="Arial"/>
                <w:sz w:val="16"/>
                <w:szCs w:val="16"/>
              </w:rPr>
              <w:t>(13518597)</w:t>
            </w:r>
          </w:p>
        </w:tc>
        <w:tc>
          <w:tcPr>
            <w:tcW w:w="1080" w:type="dxa"/>
            <w:tcBorders>
              <w:top w:val="single" w:sz="4" w:space="0" w:color="auto"/>
              <w:left w:val="single" w:sz="4" w:space="0" w:color="auto"/>
              <w:bottom w:val="single" w:sz="4" w:space="0" w:color="auto"/>
              <w:right w:val="single" w:sz="4" w:space="0" w:color="auto"/>
            </w:tcBorders>
          </w:tcPr>
          <w:p w14:paraId="1F851A2F"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386(20)</w:t>
            </w:r>
          </w:p>
          <w:p w14:paraId="29AB3137" w14:textId="504A31C0" w:rsidR="00D75D8F" w:rsidRPr="00D75D8F" w:rsidRDefault="00D75D8F" w:rsidP="00D75D8F">
            <w:pPr>
              <w:rPr>
                <w:rFonts w:ascii="Arial" w:hAnsi="Arial" w:cs="Arial"/>
                <w:sz w:val="16"/>
                <w:szCs w:val="16"/>
              </w:rPr>
            </w:pPr>
            <w:r w:rsidRPr="00D75D8F">
              <w:rPr>
                <w:rFonts w:ascii="Arial" w:hAnsi="Arial" w:cs="Arial"/>
                <w:sz w:val="16"/>
                <w:szCs w:val="16"/>
              </w:rPr>
              <w:t>(1204722)</w:t>
            </w:r>
          </w:p>
        </w:tc>
        <w:tc>
          <w:tcPr>
            <w:tcW w:w="1127" w:type="dxa"/>
            <w:tcBorders>
              <w:top w:val="single" w:sz="4" w:space="0" w:color="auto"/>
              <w:left w:val="single" w:sz="4" w:space="0" w:color="auto"/>
              <w:bottom w:val="single" w:sz="4" w:space="0" w:color="auto"/>
              <w:right w:val="single" w:sz="4" w:space="0" w:color="auto"/>
            </w:tcBorders>
          </w:tcPr>
          <w:p w14:paraId="496360D3"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217(23)</w:t>
            </w:r>
          </w:p>
          <w:p w14:paraId="278BE2A6" w14:textId="048662D6" w:rsidR="00D75D8F" w:rsidRPr="00D75D8F" w:rsidRDefault="00D75D8F" w:rsidP="00D75D8F">
            <w:pPr>
              <w:rPr>
                <w:rFonts w:ascii="Arial" w:hAnsi="Arial" w:cs="Arial"/>
                <w:sz w:val="16"/>
                <w:szCs w:val="16"/>
              </w:rPr>
            </w:pPr>
            <w:r w:rsidRPr="00D75D8F">
              <w:rPr>
                <w:rFonts w:ascii="Arial" w:hAnsi="Arial" w:cs="Arial"/>
                <w:sz w:val="16"/>
                <w:szCs w:val="16"/>
              </w:rPr>
              <w:t>(642578)</w:t>
            </w:r>
          </w:p>
        </w:tc>
      </w:tr>
      <w:tr w:rsidR="00D75D8F" w:rsidRPr="00AA3DD8" w14:paraId="4ECCFE73" w14:textId="77777777" w:rsidTr="00D75D8F">
        <w:trPr>
          <w:gridAfter w:val="1"/>
          <w:wAfter w:w="9" w:type="dxa"/>
          <w:trHeight w:val="470"/>
        </w:trPr>
        <w:tc>
          <w:tcPr>
            <w:tcW w:w="2127" w:type="dxa"/>
            <w:tcBorders>
              <w:top w:val="single" w:sz="4" w:space="0" w:color="auto"/>
              <w:left w:val="single" w:sz="4" w:space="0" w:color="auto"/>
              <w:bottom w:val="single" w:sz="4" w:space="0" w:color="auto"/>
              <w:right w:val="single" w:sz="4" w:space="0" w:color="auto"/>
            </w:tcBorders>
          </w:tcPr>
          <w:p w14:paraId="50B258B6" w14:textId="6BABC1A5" w:rsidR="00D75D8F" w:rsidRPr="00835045" w:rsidRDefault="00D75D8F" w:rsidP="00D75D8F">
            <w:pPr>
              <w:rPr>
                <w:rFonts w:ascii="Arial" w:hAnsi="Arial" w:cs="Arial"/>
                <w:b/>
                <w:bCs/>
                <w:sz w:val="18"/>
                <w:szCs w:val="18"/>
              </w:rPr>
            </w:pPr>
            <w:r w:rsidRPr="00835045">
              <w:rPr>
                <w:rFonts w:ascii="Arial" w:hAnsi="Arial" w:cs="Arial"/>
                <w:b/>
                <w:bCs/>
                <w:sz w:val="18"/>
                <w:szCs w:val="18"/>
              </w:rPr>
              <w:t>Unemployed- yes</w:t>
            </w:r>
          </w:p>
        </w:tc>
        <w:tc>
          <w:tcPr>
            <w:tcW w:w="1113" w:type="dxa"/>
            <w:tcBorders>
              <w:top w:val="single" w:sz="4" w:space="0" w:color="auto"/>
              <w:left w:val="single" w:sz="4" w:space="0" w:color="auto"/>
              <w:bottom w:val="single" w:sz="4" w:space="0" w:color="auto"/>
              <w:right w:val="single" w:sz="4" w:space="0" w:color="auto"/>
            </w:tcBorders>
          </w:tcPr>
          <w:p w14:paraId="1DA0F9B6" w14:textId="77777777" w:rsidR="00D75D8F" w:rsidRDefault="00D75D8F" w:rsidP="00D75D8F">
            <w:pPr>
              <w:rPr>
                <w:ins w:id="1606" w:author="Naveen Premnath [2]" w:date="2024-09-17T00:24:00Z"/>
                <w:rFonts w:ascii="Arial" w:hAnsi="Arial" w:cs="Arial"/>
                <w:sz w:val="16"/>
                <w:szCs w:val="18"/>
              </w:rPr>
            </w:pPr>
            <w:r w:rsidRPr="00835045">
              <w:rPr>
                <w:rFonts w:ascii="Arial" w:hAnsi="Arial" w:cs="Arial"/>
                <w:sz w:val="16"/>
                <w:szCs w:val="18"/>
              </w:rPr>
              <w:t>1323</w:t>
            </w:r>
          </w:p>
          <w:p w14:paraId="65020BBE" w14:textId="5B4F65FD" w:rsidR="00D75D8F" w:rsidRPr="00835045" w:rsidRDefault="00D75D8F" w:rsidP="00D75D8F">
            <w:pPr>
              <w:rPr>
                <w:rFonts w:ascii="Arial" w:hAnsi="Arial" w:cs="Arial"/>
                <w:sz w:val="16"/>
                <w:szCs w:val="18"/>
              </w:rPr>
            </w:pPr>
            <w:ins w:id="1607" w:author="Naveen Premnath [2]" w:date="2024-09-17T00:24:00Z">
              <w:r>
                <w:rPr>
                  <w:rFonts w:ascii="Arial" w:hAnsi="Arial" w:cs="Arial"/>
                  <w:sz w:val="16"/>
                  <w:szCs w:val="18"/>
                </w:rPr>
                <w:t>(</w:t>
              </w:r>
              <w:r w:rsidRPr="006F2BBB">
                <w:rPr>
                  <w:rFonts w:ascii="Arial" w:hAnsi="Arial" w:cs="Arial"/>
                  <w:sz w:val="16"/>
                  <w:szCs w:val="18"/>
                </w:rPr>
                <w:t>15437901</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40B57A51" w14:textId="77777777" w:rsidR="00D75D8F" w:rsidRDefault="00D75D8F" w:rsidP="00D75D8F">
            <w:pPr>
              <w:rPr>
                <w:ins w:id="1608" w:author="Naveen Premnath [2]" w:date="2024-09-17T00:41:00Z"/>
                <w:rFonts w:ascii="Arial" w:hAnsi="Arial" w:cs="Arial"/>
                <w:sz w:val="16"/>
                <w:szCs w:val="18"/>
              </w:rPr>
            </w:pPr>
            <w:r w:rsidRPr="00835045">
              <w:rPr>
                <w:rFonts w:ascii="Arial" w:hAnsi="Arial" w:cs="Arial"/>
                <w:sz w:val="16"/>
                <w:szCs w:val="18"/>
              </w:rPr>
              <w:t>460</w:t>
            </w:r>
          </w:p>
          <w:p w14:paraId="1A8958C2" w14:textId="0F110DA9" w:rsidR="00D75D8F" w:rsidRPr="00835045" w:rsidRDefault="00D75D8F" w:rsidP="00D75D8F">
            <w:pPr>
              <w:rPr>
                <w:rFonts w:ascii="Arial" w:hAnsi="Arial" w:cs="Arial"/>
                <w:sz w:val="16"/>
                <w:szCs w:val="18"/>
              </w:rPr>
            </w:pPr>
            <w:ins w:id="1609" w:author="Naveen Premnath [2]" w:date="2024-09-17T00:41:00Z">
              <w:r>
                <w:rPr>
                  <w:rFonts w:ascii="Arial" w:hAnsi="Arial" w:cs="Arial"/>
                  <w:sz w:val="16"/>
                  <w:szCs w:val="18"/>
                </w:rPr>
                <w:t>(</w:t>
              </w:r>
              <w:r w:rsidRPr="000A20CA">
                <w:rPr>
                  <w:rFonts w:ascii="Arial" w:hAnsi="Arial" w:cs="Arial"/>
                  <w:sz w:val="16"/>
                  <w:szCs w:val="18"/>
                </w:rPr>
                <w:t>4985007</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1C5CB2D5" w14:textId="77777777" w:rsidR="00D75D8F" w:rsidRDefault="00D75D8F" w:rsidP="00D75D8F">
            <w:pPr>
              <w:rPr>
                <w:ins w:id="1610" w:author="Naveen Premnath [2]" w:date="2024-09-21T00:33:00Z"/>
                <w:rFonts w:ascii="Arial" w:hAnsi="Arial" w:cs="Arial"/>
                <w:sz w:val="16"/>
                <w:szCs w:val="18"/>
              </w:rPr>
            </w:pPr>
            <w:r w:rsidRPr="00835045">
              <w:rPr>
                <w:rFonts w:ascii="Arial" w:hAnsi="Arial" w:cs="Arial"/>
                <w:sz w:val="16"/>
                <w:szCs w:val="18"/>
              </w:rPr>
              <w:t>187</w:t>
            </w:r>
          </w:p>
          <w:p w14:paraId="221ED110" w14:textId="3AEBEF63" w:rsidR="00D75D8F" w:rsidRPr="00835045" w:rsidRDefault="00D75D8F" w:rsidP="00D75D8F">
            <w:pPr>
              <w:rPr>
                <w:rFonts w:ascii="Arial" w:hAnsi="Arial" w:cs="Arial"/>
                <w:sz w:val="16"/>
                <w:szCs w:val="18"/>
              </w:rPr>
            </w:pPr>
            <w:ins w:id="1611" w:author="Naveen Premnath [2]" w:date="2024-09-21T00:33:00Z">
              <w:r>
                <w:rPr>
                  <w:rFonts w:ascii="Arial" w:hAnsi="Arial" w:cs="Arial"/>
                  <w:sz w:val="16"/>
                  <w:szCs w:val="18"/>
                </w:rPr>
                <w:t>(</w:t>
              </w:r>
              <w:r w:rsidRPr="00A43726">
                <w:rPr>
                  <w:rFonts w:ascii="Arial" w:hAnsi="Arial" w:cs="Arial"/>
                  <w:sz w:val="16"/>
                  <w:szCs w:val="18"/>
                </w:rPr>
                <w:t>2107702</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20773AD4" w14:textId="77777777" w:rsidR="00D75D8F" w:rsidRDefault="00D75D8F" w:rsidP="00D75D8F">
            <w:pPr>
              <w:rPr>
                <w:ins w:id="1612" w:author="Naveen Premnath [2]" w:date="2024-09-21T23:19:00Z"/>
                <w:rFonts w:ascii="Arial" w:hAnsi="Arial" w:cs="Arial"/>
                <w:sz w:val="16"/>
                <w:szCs w:val="18"/>
              </w:rPr>
            </w:pPr>
            <w:r w:rsidRPr="00835045">
              <w:rPr>
                <w:rFonts w:ascii="Arial" w:hAnsi="Arial" w:cs="Arial"/>
                <w:sz w:val="16"/>
                <w:szCs w:val="18"/>
              </w:rPr>
              <w:t>1306</w:t>
            </w:r>
          </w:p>
          <w:p w14:paraId="13470A56" w14:textId="4B869A80" w:rsidR="00D75D8F" w:rsidRPr="00835045" w:rsidRDefault="00D75D8F" w:rsidP="00D75D8F">
            <w:pPr>
              <w:rPr>
                <w:rFonts w:ascii="Arial" w:hAnsi="Arial" w:cs="Arial"/>
                <w:sz w:val="16"/>
                <w:szCs w:val="18"/>
              </w:rPr>
            </w:pPr>
            <w:ins w:id="1613" w:author="Naveen Premnath [2]" w:date="2024-09-21T23:19:00Z">
              <w:r>
                <w:rPr>
                  <w:rFonts w:ascii="Arial" w:hAnsi="Arial" w:cs="Arial"/>
                  <w:sz w:val="16"/>
                  <w:szCs w:val="18"/>
                </w:rPr>
                <w:t>(</w:t>
              </w:r>
              <w:r w:rsidRPr="0076676D">
                <w:rPr>
                  <w:rFonts w:ascii="Arial" w:hAnsi="Arial" w:cs="Arial"/>
                  <w:sz w:val="16"/>
                  <w:szCs w:val="18"/>
                </w:rPr>
                <w:t>14803005</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0DEDB495" w14:textId="77777777" w:rsidR="00D75D8F" w:rsidRDefault="00D75D8F" w:rsidP="00D75D8F">
            <w:pPr>
              <w:rPr>
                <w:ins w:id="1614" w:author="Naveen Premnath [2]" w:date="2024-09-21T23:37:00Z"/>
                <w:rFonts w:ascii="Arial" w:hAnsi="Arial" w:cs="Arial"/>
                <w:sz w:val="16"/>
                <w:szCs w:val="18"/>
              </w:rPr>
            </w:pPr>
            <w:r w:rsidRPr="00835045">
              <w:rPr>
                <w:rFonts w:ascii="Arial" w:hAnsi="Arial" w:cs="Arial"/>
                <w:sz w:val="16"/>
                <w:szCs w:val="18"/>
              </w:rPr>
              <w:t>423</w:t>
            </w:r>
          </w:p>
          <w:p w14:paraId="27644F93" w14:textId="5D214E9B" w:rsidR="00D75D8F" w:rsidRPr="00835045" w:rsidRDefault="00D75D8F" w:rsidP="00D75D8F">
            <w:pPr>
              <w:rPr>
                <w:rFonts w:ascii="Arial" w:hAnsi="Arial" w:cs="Arial"/>
                <w:sz w:val="16"/>
                <w:szCs w:val="18"/>
              </w:rPr>
            </w:pPr>
            <w:ins w:id="1615" w:author="Naveen Premnath [2]" w:date="2024-09-21T23:37:00Z">
              <w:r>
                <w:rPr>
                  <w:rFonts w:ascii="Arial" w:hAnsi="Arial" w:cs="Arial"/>
                  <w:sz w:val="16"/>
                  <w:szCs w:val="18"/>
                </w:rPr>
                <w:t>(</w:t>
              </w:r>
            </w:ins>
            <w:ins w:id="1616" w:author="Naveen Premnath [2]" w:date="2024-09-21T23:38:00Z">
              <w:r w:rsidRPr="0078639D">
                <w:rPr>
                  <w:rFonts w:ascii="Arial" w:hAnsi="Arial" w:cs="Arial"/>
                  <w:sz w:val="16"/>
                  <w:szCs w:val="18"/>
                </w:rPr>
                <w:t>4476109</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64BAFF8C" w14:textId="77777777" w:rsidR="00D75D8F" w:rsidRDefault="00D75D8F" w:rsidP="00D75D8F">
            <w:pPr>
              <w:rPr>
                <w:ins w:id="1617" w:author="Naveen Premnath [2]" w:date="2024-09-21T23:55:00Z"/>
                <w:rFonts w:ascii="Arial" w:hAnsi="Arial" w:cs="Arial"/>
                <w:sz w:val="16"/>
                <w:szCs w:val="18"/>
              </w:rPr>
            </w:pPr>
            <w:r w:rsidRPr="00835045">
              <w:rPr>
                <w:rFonts w:ascii="Arial" w:hAnsi="Arial" w:cs="Arial"/>
                <w:sz w:val="16"/>
                <w:szCs w:val="18"/>
              </w:rPr>
              <w:t>162</w:t>
            </w:r>
          </w:p>
          <w:p w14:paraId="4E4D7512" w14:textId="4BC9A0D2" w:rsidR="00D75D8F" w:rsidRPr="00835045" w:rsidRDefault="00D75D8F" w:rsidP="00D75D8F">
            <w:pPr>
              <w:rPr>
                <w:rFonts w:ascii="Arial" w:hAnsi="Arial" w:cs="Arial"/>
                <w:sz w:val="16"/>
                <w:szCs w:val="18"/>
              </w:rPr>
            </w:pPr>
            <w:ins w:id="1618" w:author="Naveen Premnath [2]" w:date="2024-09-21T23:55:00Z">
              <w:r>
                <w:rPr>
                  <w:rFonts w:ascii="Arial" w:hAnsi="Arial" w:cs="Arial"/>
                  <w:sz w:val="16"/>
                  <w:szCs w:val="18"/>
                </w:rPr>
                <w:t>(</w:t>
              </w:r>
              <w:r w:rsidRPr="00DC7FFE">
                <w:rPr>
                  <w:rFonts w:ascii="Arial" w:hAnsi="Arial" w:cs="Arial"/>
                  <w:sz w:val="16"/>
                  <w:szCs w:val="18"/>
                </w:rPr>
                <w:t>1763187</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46B5A2FA" w14:textId="77777777" w:rsidR="00D75D8F" w:rsidRDefault="00D75D8F" w:rsidP="00D75D8F">
            <w:pPr>
              <w:rPr>
                <w:ins w:id="1619" w:author="Naveen Premnath [2]" w:date="2024-09-23T16:11:00Z"/>
                <w:rFonts w:ascii="Arial" w:hAnsi="Arial" w:cs="Arial"/>
                <w:sz w:val="16"/>
                <w:szCs w:val="18"/>
              </w:rPr>
            </w:pPr>
            <w:r w:rsidRPr="00835045">
              <w:rPr>
                <w:rFonts w:ascii="Arial" w:hAnsi="Arial" w:cs="Arial"/>
                <w:sz w:val="16"/>
                <w:szCs w:val="18"/>
              </w:rPr>
              <w:t>1467</w:t>
            </w:r>
          </w:p>
          <w:p w14:paraId="0C911600" w14:textId="22B33E83" w:rsidR="00D75D8F" w:rsidRPr="00835045" w:rsidRDefault="00D75D8F" w:rsidP="00D75D8F">
            <w:pPr>
              <w:rPr>
                <w:rFonts w:ascii="Arial" w:hAnsi="Arial" w:cs="Arial"/>
                <w:sz w:val="16"/>
                <w:szCs w:val="18"/>
              </w:rPr>
            </w:pPr>
            <w:ins w:id="1620" w:author="Naveen Premnath [2]" w:date="2024-09-23T16:11:00Z">
              <w:r>
                <w:rPr>
                  <w:rFonts w:ascii="Arial" w:hAnsi="Arial" w:cs="Arial"/>
                  <w:sz w:val="16"/>
                  <w:szCs w:val="18"/>
                </w:rPr>
                <w:t>(</w:t>
              </w:r>
              <w:r w:rsidRPr="003A51DD">
                <w:rPr>
                  <w:rFonts w:ascii="Arial" w:hAnsi="Arial" w:cs="Arial"/>
                  <w:sz w:val="16"/>
                  <w:szCs w:val="18"/>
                </w:rPr>
                <w:t>14575576</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2EE1D6AD" w14:textId="77777777" w:rsidR="00D75D8F" w:rsidRDefault="00D75D8F" w:rsidP="00D75D8F">
            <w:pPr>
              <w:rPr>
                <w:ins w:id="1621" w:author="Naveen Premnath [2]" w:date="2024-09-23T23:31:00Z"/>
                <w:rFonts w:ascii="Arial" w:hAnsi="Arial" w:cs="Arial"/>
                <w:sz w:val="16"/>
                <w:szCs w:val="18"/>
              </w:rPr>
            </w:pPr>
            <w:r w:rsidRPr="00835045">
              <w:rPr>
                <w:rFonts w:ascii="Arial" w:hAnsi="Arial" w:cs="Arial"/>
                <w:sz w:val="16"/>
                <w:szCs w:val="18"/>
              </w:rPr>
              <w:t>452</w:t>
            </w:r>
          </w:p>
          <w:p w14:paraId="3505A50A" w14:textId="7AFBBD39" w:rsidR="00D75D8F" w:rsidRPr="00835045" w:rsidRDefault="00D75D8F" w:rsidP="00D75D8F">
            <w:pPr>
              <w:rPr>
                <w:rFonts w:ascii="Arial" w:hAnsi="Arial" w:cs="Arial"/>
                <w:sz w:val="16"/>
                <w:szCs w:val="18"/>
              </w:rPr>
            </w:pPr>
            <w:ins w:id="1622" w:author="Naveen Premnath [2]" w:date="2024-09-23T23:31:00Z">
              <w:r>
                <w:rPr>
                  <w:rFonts w:ascii="Arial" w:hAnsi="Arial" w:cs="Arial"/>
                  <w:sz w:val="16"/>
                  <w:szCs w:val="18"/>
                </w:rPr>
                <w:t>(</w:t>
              </w:r>
            </w:ins>
            <w:ins w:id="1623" w:author="Naveen Premnath [2]" w:date="2024-09-23T23:32:00Z">
              <w:r w:rsidRPr="00DA3AEC">
                <w:rPr>
                  <w:rFonts w:ascii="Arial" w:hAnsi="Arial" w:cs="Arial"/>
                  <w:sz w:val="16"/>
                  <w:szCs w:val="18"/>
                </w:rPr>
                <w:t>4164298</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2F54B2A1" w14:textId="77777777" w:rsidR="00D75D8F" w:rsidRDefault="00D75D8F" w:rsidP="00D75D8F">
            <w:pPr>
              <w:rPr>
                <w:ins w:id="1624" w:author="Naveen Premnath [2]" w:date="2024-09-23T23:43:00Z"/>
                <w:rFonts w:ascii="Arial" w:hAnsi="Arial" w:cs="Arial"/>
                <w:sz w:val="16"/>
                <w:szCs w:val="18"/>
              </w:rPr>
            </w:pPr>
            <w:r w:rsidRPr="00835045">
              <w:rPr>
                <w:rFonts w:ascii="Arial" w:hAnsi="Arial" w:cs="Arial"/>
                <w:sz w:val="16"/>
                <w:szCs w:val="18"/>
              </w:rPr>
              <w:t>229</w:t>
            </w:r>
          </w:p>
          <w:p w14:paraId="34993C76" w14:textId="5A4AF8E3" w:rsidR="00D75D8F" w:rsidRPr="00835045" w:rsidRDefault="00D75D8F" w:rsidP="00D75D8F">
            <w:pPr>
              <w:rPr>
                <w:rFonts w:ascii="Arial" w:hAnsi="Arial" w:cs="Arial"/>
                <w:sz w:val="16"/>
                <w:szCs w:val="18"/>
              </w:rPr>
            </w:pPr>
            <w:ins w:id="1625" w:author="Naveen Premnath [2]" w:date="2024-09-23T23:43:00Z">
              <w:r>
                <w:rPr>
                  <w:rFonts w:ascii="Arial" w:hAnsi="Arial" w:cs="Arial"/>
                  <w:sz w:val="16"/>
                  <w:szCs w:val="18"/>
                </w:rPr>
                <w:t>(</w:t>
              </w:r>
              <w:r w:rsidRPr="00D97D91">
                <w:rPr>
                  <w:rFonts w:ascii="Arial" w:hAnsi="Arial" w:cs="Arial"/>
                  <w:sz w:val="16"/>
                  <w:szCs w:val="18"/>
                </w:rPr>
                <w:t>2172247</w:t>
              </w:r>
            </w:ins>
            <w:ins w:id="1626" w:author="Naveen Premnath [2]" w:date="2024-09-23T23:44:00Z">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2F952A1D" w14:textId="77777777" w:rsidR="00D75D8F" w:rsidRDefault="00D75D8F" w:rsidP="00D75D8F">
            <w:pPr>
              <w:rPr>
                <w:ins w:id="1627" w:author="Naveen Premnath [2]" w:date="2024-09-27T08:19:00Z"/>
                <w:rFonts w:ascii="Arial" w:hAnsi="Arial" w:cs="Arial"/>
                <w:sz w:val="16"/>
                <w:szCs w:val="18"/>
              </w:rPr>
            </w:pPr>
            <w:r w:rsidRPr="00835045">
              <w:rPr>
                <w:rFonts w:ascii="Arial" w:hAnsi="Arial" w:cs="Arial"/>
                <w:sz w:val="16"/>
                <w:szCs w:val="18"/>
              </w:rPr>
              <w:t>1499</w:t>
            </w:r>
          </w:p>
          <w:p w14:paraId="75B14DCF" w14:textId="67229897" w:rsidR="00D75D8F" w:rsidRPr="00835045" w:rsidRDefault="00D75D8F" w:rsidP="00D75D8F">
            <w:pPr>
              <w:rPr>
                <w:rFonts w:ascii="Arial" w:hAnsi="Arial" w:cs="Arial"/>
                <w:sz w:val="16"/>
                <w:szCs w:val="18"/>
              </w:rPr>
            </w:pPr>
            <w:ins w:id="1628" w:author="Naveen Premnath [2]" w:date="2024-09-27T08:19:00Z">
              <w:r>
                <w:rPr>
                  <w:rFonts w:ascii="Arial" w:hAnsi="Arial" w:cs="Arial"/>
                  <w:sz w:val="16"/>
                  <w:szCs w:val="18"/>
                </w:rPr>
                <w:t>(</w:t>
              </w:r>
              <w:r w:rsidRPr="007D5681">
                <w:rPr>
                  <w:rFonts w:ascii="Arial" w:hAnsi="Arial" w:cs="Arial"/>
                  <w:sz w:val="16"/>
                  <w:szCs w:val="18"/>
                </w:rPr>
                <w:t>14924803</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5F86D4CF" w14:textId="77777777" w:rsidR="00D75D8F" w:rsidRDefault="00D75D8F" w:rsidP="00D75D8F">
            <w:pPr>
              <w:rPr>
                <w:ins w:id="1629" w:author="Naveen Premnath [2]" w:date="2024-09-27T08:38:00Z"/>
                <w:rFonts w:ascii="Arial" w:hAnsi="Arial" w:cs="Arial"/>
                <w:sz w:val="16"/>
                <w:szCs w:val="18"/>
              </w:rPr>
            </w:pPr>
            <w:r w:rsidRPr="00835045">
              <w:rPr>
                <w:rFonts w:ascii="Arial" w:hAnsi="Arial" w:cs="Arial"/>
                <w:sz w:val="16"/>
                <w:szCs w:val="18"/>
              </w:rPr>
              <w:t>453</w:t>
            </w:r>
          </w:p>
          <w:p w14:paraId="2E030153" w14:textId="083C4969" w:rsidR="00D75D8F" w:rsidRPr="00835045" w:rsidRDefault="00D75D8F" w:rsidP="00D75D8F">
            <w:pPr>
              <w:rPr>
                <w:rFonts w:ascii="Arial" w:hAnsi="Arial" w:cs="Arial"/>
                <w:sz w:val="16"/>
                <w:szCs w:val="18"/>
              </w:rPr>
            </w:pPr>
            <w:ins w:id="1630" w:author="Naveen Premnath [2]" w:date="2024-09-27T08:39:00Z">
              <w:r>
                <w:rPr>
                  <w:rFonts w:ascii="Arial" w:hAnsi="Arial" w:cs="Arial"/>
                  <w:sz w:val="16"/>
                  <w:szCs w:val="18"/>
                </w:rPr>
                <w:t>(</w:t>
              </w:r>
              <w:r w:rsidRPr="001A6A6E">
                <w:rPr>
                  <w:rFonts w:ascii="Arial" w:hAnsi="Arial" w:cs="Arial"/>
                  <w:sz w:val="16"/>
                  <w:szCs w:val="18"/>
                </w:rPr>
                <w:t>4339348</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304AA92C" w14:textId="77777777" w:rsidR="00D75D8F" w:rsidRDefault="00D75D8F" w:rsidP="00D75D8F">
            <w:pPr>
              <w:rPr>
                <w:ins w:id="1631" w:author="Naveen Premnath [2]" w:date="2024-09-27T09:04:00Z"/>
                <w:rFonts w:ascii="Arial" w:hAnsi="Arial" w:cs="Arial"/>
                <w:sz w:val="16"/>
                <w:szCs w:val="18"/>
              </w:rPr>
            </w:pPr>
            <w:r w:rsidRPr="00835045">
              <w:rPr>
                <w:rFonts w:ascii="Arial" w:hAnsi="Arial" w:cs="Arial"/>
                <w:sz w:val="16"/>
                <w:szCs w:val="18"/>
              </w:rPr>
              <w:t>243</w:t>
            </w:r>
          </w:p>
          <w:p w14:paraId="4456A232" w14:textId="0BE10724" w:rsidR="00D75D8F" w:rsidRPr="00835045" w:rsidRDefault="00D75D8F" w:rsidP="00D75D8F">
            <w:pPr>
              <w:rPr>
                <w:rFonts w:ascii="Arial" w:hAnsi="Arial" w:cs="Arial"/>
                <w:sz w:val="16"/>
                <w:szCs w:val="18"/>
              </w:rPr>
            </w:pPr>
            <w:ins w:id="1632" w:author="Naveen Premnath [2]" w:date="2024-09-27T09:04:00Z">
              <w:r>
                <w:rPr>
                  <w:rFonts w:ascii="Arial" w:hAnsi="Arial" w:cs="Arial"/>
                  <w:sz w:val="16"/>
                  <w:szCs w:val="18"/>
                </w:rPr>
                <w:t>(</w:t>
              </w:r>
              <w:r w:rsidRPr="00D055CB">
                <w:rPr>
                  <w:rFonts w:ascii="Arial" w:hAnsi="Arial" w:cs="Arial"/>
                  <w:sz w:val="16"/>
                  <w:szCs w:val="18"/>
                </w:rPr>
                <w:t>2417658</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328A5999"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5595(60)</w:t>
            </w:r>
          </w:p>
          <w:p w14:paraId="4A993839" w14:textId="009C22B8" w:rsidR="00D75D8F" w:rsidRPr="00D75D8F" w:rsidRDefault="00D75D8F" w:rsidP="00D75D8F">
            <w:pPr>
              <w:rPr>
                <w:rFonts w:ascii="Arial" w:hAnsi="Arial" w:cs="Arial"/>
                <w:sz w:val="16"/>
                <w:szCs w:val="16"/>
              </w:rPr>
            </w:pPr>
            <w:r w:rsidRPr="00D75D8F">
              <w:rPr>
                <w:rFonts w:ascii="Arial" w:hAnsi="Arial" w:cs="Arial"/>
                <w:sz w:val="16"/>
                <w:szCs w:val="16"/>
              </w:rPr>
              <w:t>(14935321)</w:t>
            </w:r>
          </w:p>
        </w:tc>
        <w:tc>
          <w:tcPr>
            <w:tcW w:w="1080" w:type="dxa"/>
            <w:tcBorders>
              <w:top w:val="single" w:sz="4" w:space="0" w:color="auto"/>
              <w:left w:val="single" w:sz="4" w:space="0" w:color="auto"/>
              <w:bottom w:val="single" w:sz="4" w:space="0" w:color="auto"/>
              <w:right w:val="single" w:sz="4" w:space="0" w:color="auto"/>
            </w:tcBorders>
          </w:tcPr>
          <w:p w14:paraId="00ECA20C"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1788(90)</w:t>
            </w:r>
          </w:p>
          <w:p w14:paraId="730EB74C" w14:textId="1111587E" w:rsidR="00D75D8F" w:rsidRPr="00D75D8F" w:rsidRDefault="00D75D8F" w:rsidP="00D75D8F">
            <w:pPr>
              <w:rPr>
                <w:rFonts w:ascii="Arial" w:hAnsi="Arial" w:cs="Arial"/>
                <w:sz w:val="16"/>
                <w:szCs w:val="16"/>
              </w:rPr>
            </w:pPr>
            <w:r w:rsidRPr="00D75D8F">
              <w:rPr>
                <w:rFonts w:ascii="Arial" w:hAnsi="Arial" w:cs="Arial"/>
                <w:sz w:val="16"/>
                <w:szCs w:val="16"/>
              </w:rPr>
              <w:t>(4491190)</w:t>
            </w:r>
          </w:p>
        </w:tc>
        <w:tc>
          <w:tcPr>
            <w:tcW w:w="1127" w:type="dxa"/>
            <w:tcBorders>
              <w:top w:val="single" w:sz="4" w:space="0" w:color="auto"/>
              <w:left w:val="single" w:sz="4" w:space="0" w:color="auto"/>
              <w:bottom w:val="single" w:sz="4" w:space="0" w:color="auto"/>
              <w:right w:val="single" w:sz="4" w:space="0" w:color="auto"/>
            </w:tcBorders>
          </w:tcPr>
          <w:p w14:paraId="617C863D" w14:textId="77777777" w:rsidR="00D75D8F" w:rsidRPr="00D75D8F" w:rsidRDefault="00D75D8F" w:rsidP="00D75D8F">
            <w:pPr>
              <w:jc w:val="center"/>
              <w:rPr>
                <w:rFonts w:ascii="Arial" w:hAnsi="Arial" w:cs="Arial"/>
                <w:sz w:val="16"/>
                <w:szCs w:val="16"/>
              </w:rPr>
            </w:pPr>
            <w:r w:rsidRPr="00D75D8F">
              <w:rPr>
                <w:rFonts w:ascii="Arial" w:hAnsi="Arial" w:cs="Arial"/>
                <w:sz w:val="16"/>
                <w:szCs w:val="16"/>
              </w:rPr>
              <w:t>821(89)</w:t>
            </w:r>
          </w:p>
          <w:p w14:paraId="169AE196" w14:textId="0136C704" w:rsidR="00D75D8F" w:rsidRPr="00D75D8F" w:rsidRDefault="00D75D8F" w:rsidP="00D75D8F">
            <w:pPr>
              <w:rPr>
                <w:rFonts w:ascii="Arial" w:hAnsi="Arial" w:cs="Arial"/>
                <w:sz w:val="16"/>
                <w:szCs w:val="16"/>
              </w:rPr>
            </w:pPr>
            <w:r w:rsidRPr="00D75D8F">
              <w:rPr>
                <w:rFonts w:ascii="Arial" w:hAnsi="Arial" w:cs="Arial"/>
                <w:sz w:val="16"/>
                <w:szCs w:val="16"/>
              </w:rPr>
              <w:t>(2115199)</w:t>
            </w:r>
          </w:p>
        </w:tc>
      </w:tr>
      <w:tr w:rsidR="00D75D8F" w:rsidRPr="00AA3DD8" w14:paraId="0D020D4D" w14:textId="77777777" w:rsidTr="00D75D8F">
        <w:trPr>
          <w:gridAfter w:val="1"/>
          <w:wAfter w:w="9" w:type="dxa"/>
          <w:trHeight w:val="342"/>
        </w:trPr>
        <w:tc>
          <w:tcPr>
            <w:tcW w:w="2127" w:type="dxa"/>
            <w:tcBorders>
              <w:top w:val="single" w:sz="4" w:space="0" w:color="auto"/>
              <w:left w:val="single" w:sz="4" w:space="0" w:color="auto"/>
              <w:bottom w:val="single" w:sz="4" w:space="0" w:color="auto"/>
              <w:right w:val="single" w:sz="4" w:space="0" w:color="auto"/>
            </w:tcBorders>
            <w:hideMark/>
          </w:tcPr>
          <w:p w14:paraId="18062CE5" w14:textId="77777777" w:rsidR="00D75D8F" w:rsidRPr="00835045" w:rsidRDefault="00D75D8F" w:rsidP="00D75D8F">
            <w:pPr>
              <w:rPr>
                <w:rFonts w:ascii="Arial" w:hAnsi="Arial" w:cs="Arial"/>
                <w:sz w:val="18"/>
                <w:szCs w:val="18"/>
              </w:rPr>
            </w:pPr>
            <w:r w:rsidRPr="00835045">
              <w:rPr>
                <w:rFonts w:ascii="Arial" w:hAnsi="Arial" w:cs="Arial"/>
                <w:b/>
                <w:bCs/>
                <w:sz w:val="18"/>
                <w:szCs w:val="18"/>
              </w:rPr>
              <w:t>Insurance type</w:t>
            </w:r>
          </w:p>
        </w:tc>
        <w:tc>
          <w:tcPr>
            <w:tcW w:w="1113" w:type="dxa"/>
            <w:tcBorders>
              <w:top w:val="single" w:sz="4" w:space="0" w:color="auto"/>
              <w:left w:val="single" w:sz="4" w:space="0" w:color="auto"/>
              <w:bottom w:val="single" w:sz="4" w:space="0" w:color="auto"/>
              <w:right w:val="single" w:sz="4" w:space="0" w:color="auto"/>
            </w:tcBorders>
            <w:hideMark/>
          </w:tcPr>
          <w:p w14:paraId="3FF5017E"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hideMark/>
          </w:tcPr>
          <w:p w14:paraId="3547105F"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hideMark/>
          </w:tcPr>
          <w:p w14:paraId="024BDEF0"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hideMark/>
          </w:tcPr>
          <w:p w14:paraId="33B4492C"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hideMark/>
          </w:tcPr>
          <w:p w14:paraId="2667E85E"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hideMark/>
          </w:tcPr>
          <w:p w14:paraId="7B4A1E49"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6578C2F0"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hideMark/>
          </w:tcPr>
          <w:p w14:paraId="64DB6B18"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hideMark/>
          </w:tcPr>
          <w:p w14:paraId="50A865DD"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6758A992"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hideMark/>
          </w:tcPr>
          <w:p w14:paraId="4F6E4185"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hideMark/>
          </w:tcPr>
          <w:p w14:paraId="53D47258" w14:textId="77777777" w:rsidR="00D75D8F" w:rsidRPr="00835045" w:rsidRDefault="00D75D8F" w:rsidP="00D75D8F">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18336A72" w14:textId="4B451514" w:rsidR="00D75D8F" w:rsidRPr="00D75D8F" w:rsidRDefault="00D75D8F" w:rsidP="00D75D8F">
            <w:pPr>
              <w:rPr>
                <w:rFonts w:ascii="Arial" w:hAnsi="Arial" w:cs="Arial"/>
                <w:sz w:val="16"/>
                <w:szCs w:val="16"/>
              </w:rPr>
            </w:pPr>
          </w:p>
        </w:tc>
        <w:tc>
          <w:tcPr>
            <w:tcW w:w="1080" w:type="dxa"/>
            <w:tcBorders>
              <w:top w:val="single" w:sz="4" w:space="0" w:color="auto"/>
              <w:left w:val="single" w:sz="4" w:space="0" w:color="auto"/>
              <w:bottom w:val="single" w:sz="4" w:space="0" w:color="auto"/>
              <w:right w:val="single" w:sz="4" w:space="0" w:color="auto"/>
            </w:tcBorders>
          </w:tcPr>
          <w:p w14:paraId="07874E0A" w14:textId="7A4885E1" w:rsidR="00D75D8F" w:rsidRPr="00D75D8F" w:rsidRDefault="00D75D8F" w:rsidP="00D75D8F">
            <w:pPr>
              <w:rPr>
                <w:rFonts w:ascii="Arial" w:hAnsi="Arial" w:cs="Arial"/>
                <w:sz w:val="16"/>
                <w:szCs w:val="16"/>
              </w:rPr>
            </w:pPr>
          </w:p>
        </w:tc>
        <w:tc>
          <w:tcPr>
            <w:tcW w:w="1127" w:type="dxa"/>
            <w:tcBorders>
              <w:top w:val="single" w:sz="4" w:space="0" w:color="auto"/>
              <w:left w:val="single" w:sz="4" w:space="0" w:color="auto"/>
              <w:bottom w:val="single" w:sz="4" w:space="0" w:color="auto"/>
              <w:right w:val="single" w:sz="4" w:space="0" w:color="auto"/>
            </w:tcBorders>
          </w:tcPr>
          <w:p w14:paraId="6CC99911" w14:textId="27B23283" w:rsidR="00D75D8F" w:rsidRPr="00D75D8F" w:rsidRDefault="00D75D8F" w:rsidP="00D75D8F">
            <w:pPr>
              <w:rPr>
                <w:rFonts w:ascii="Arial" w:hAnsi="Arial" w:cs="Arial"/>
                <w:sz w:val="16"/>
                <w:szCs w:val="16"/>
              </w:rPr>
            </w:pPr>
          </w:p>
        </w:tc>
      </w:tr>
      <w:tr w:rsidR="00D75D8F" w:rsidRPr="00AA3DD8" w14:paraId="1BACFA7F"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22C4FAA6" w14:textId="77777777" w:rsidR="00D75D8F" w:rsidRPr="00835045" w:rsidRDefault="00D75D8F" w:rsidP="00D75D8F">
            <w:pPr>
              <w:rPr>
                <w:rFonts w:ascii="Arial" w:hAnsi="Arial" w:cs="Arial"/>
                <w:sz w:val="18"/>
                <w:szCs w:val="18"/>
              </w:rPr>
            </w:pPr>
            <w:r w:rsidRPr="00835045">
              <w:rPr>
                <w:rFonts w:ascii="Arial" w:hAnsi="Arial" w:cs="Arial"/>
                <w:b/>
                <w:bCs/>
                <w:sz w:val="18"/>
                <w:szCs w:val="18"/>
              </w:rPr>
              <w:t>Private(%)</w:t>
            </w:r>
          </w:p>
        </w:tc>
        <w:tc>
          <w:tcPr>
            <w:tcW w:w="1113" w:type="dxa"/>
            <w:tcBorders>
              <w:top w:val="single" w:sz="4" w:space="0" w:color="auto"/>
              <w:left w:val="single" w:sz="4" w:space="0" w:color="auto"/>
              <w:bottom w:val="single" w:sz="4" w:space="0" w:color="auto"/>
              <w:right w:val="single" w:sz="4" w:space="0" w:color="auto"/>
            </w:tcBorders>
            <w:hideMark/>
          </w:tcPr>
          <w:p w14:paraId="79D06434" w14:textId="77777777" w:rsidR="00D75D8F" w:rsidRPr="00835045" w:rsidRDefault="00D75D8F" w:rsidP="00D75D8F">
            <w:pPr>
              <w:rPr>
                <w:rFonts w:ascii="Arial" w:hAnsi="Arial" w:cs="Arial"/>
                <w:sz w:val="16"/>
                <w:szCs w:val="18"/>
              </w:rPr>
            </w:pPr>
            <w:r w:rsidRPr="00835045">
              <w:rPr>
                <w:rFonts w:ascii="Arial" w:hAnsi="Arial" w:cs="Arial"/>
                <w:sz w:val="16"/>
                <w:szCs w:val="18"/>
              </w:rPr>
              <w:t>1286</w:t>
            </w:r>
          </w:p>
          <w:p w14:paraId="0ED3832F" w14:textId="77777777" w:rsidR="00D75D8F" w:rsidRDefault="00D75D8F" w:rsidP="00D75D8F">
            <w:pPr>
              <w:rPr>
                <w:ins w:id="1633" w:author="Naveen Premnath [2]" w:date="2024-09-17T00:25:00Z"/>
                <w:rFonts w:ascii="Arial" w:hAnsi="Arial" w:cs="Arial"/>
                <w:sz w:val="16"/>
                <w:szCs w:val="18"/>
              </w:rPr>
            </w:pPr>
            <w:r>
              <w:rPr>
                <w:rFonts w:ascii="Arial" w:hAnsi="Arial" w:cs="Arial"/>
                <w:sz w:val="16"/>
                <w:szCs w:val="18"/>
              </w:rPr>
              <w:t>(58</w:t>
            </w:r>
            <w:r w:rsidRPr="00835045">
              <w:rPr>
                <w:rFonts w:ascii="Arial" w:hAnsi="Arial" w:cs="Arial"/>
                <w:sz w:val="16"/>
                <w:szCs w:val="18"/>
              </w:rPr>
              <w:t>)</w:t>
            </w:r>
          </w:p>
          <w:p w14:paraId="4AA11E0B" w14:textId="7609955A" w:rsidR="00D75D8F" w:rsidRPr="00835045" w:rsidRDefault="00D75D8F" w:rsidP="00D75D8F">
            <w:pPr>
              <w:rPr>
                <w:rFonts w:ascii="Arial" w:hAnsi="Arial" w:cs="Arial"/>
                <w:sz w:val="16"/>
                <w:szCs w:val="18"/>
              </w:rPr>
            </w:pPr>
            <w:ins w:id="1634" w:author="Naveen Premnath [2]" w:date="2024-09-17T00:25:00Z">
              <w:r>
                <w:rPr>
                  <w:rFonts w:ascii="Arial" w:hAnsi="Arial" w:cs="Arial"/>
                  <w:sz w:val="16"/>
                  <w:szCs w:val="18"/>
                </w:rPr>
                <w:t>(</w:t>
              </w:r>
              <w:r w:rsidRPr="006F2BBB">
                <w:rPr>
                  <w:rFonts w:ascii="Arial" w:hAnsi="Arial" w:cs="Arial"/>
                  <w:sz w:val="16"/>
                  <w:szCs w:val="18"/>
                </w:rPr>
                <w:t>17741306</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220A6F47" w14:textId="77777777" w:rsidR="00D75D8F" w:rsidRPr="00835045" w:rsidRDefault="00D75D8F" w:rsidP="00D75D8F">
            <w:pPr>
              <w:rPr>
                <w:rFonts w:ascii="Arial" w:hAnsi="Arial" w:cs="Arial"/>
                <w:sz w:val="16"/>
                <w:szCs w:val="18"/>
              </w:rPr>
            </w:pPr>
            <w:r w:rsidRPr="00835045">
              <w:rPr>
                <w:rFonts w:ascii="Arial" w:hAnsi="Arial" w:cs="Arial"/>
                <w:sz w:val="16"/>
                <w:szCs w:val="18"/>
              </w:rPr>
              <w:t>186</w:t>
            </w:r>
          </w:p>
          <w:p w14:paraId="22AF5100" w14:textId="77777777" w:rsidR="00D75D8F" w:rsidRDefault="00D75D8F" w:rsidP="00D75D8F">
            <w:pPr>
              <w:rPr>
                <w:ins w:id="1635" w:author="Naveen Premnath [2]" w:date="2024-09-17T00:42:00Z"/>
                <w:rFonts w:ascii="Arial" w:hAnsi="Arial" w:cs="Arial"/>
                <w:sz w:val="16"/>
                <w:szCs w:val="18"/>
              </w:rPr>
            </w:pPr>
            <w:r>
              <w:rPr>
                <w:rFonts w:ascii="Arial" w:hAnsi="Arial" w:cs="Arial"/>
                <w:sz w:val="16"/>
                <w:szCs w:val="18"/>
              </w:rPr>
              <w:t>(37</w:t>
            </w:r>
            <w:r w:rsidRPr="00835045">
              <w:rPr>
                <w:rFonts w:ascii="Arial" w:hAnsi="Arial" w:cs="Arial"/>
                <w:sz w:val="16"/>
                <w:szCs w:val="18"/>
              </w:rPr>
              <w:t>)</w:t>
            </w:r>
          </w:p>
          <w:p w14:paraId="055BC41F" w14:textId="02E94EE4" w:rsidR="00D75D8F" w:rsidRPr="00835045" w:rsidRDefault="00D75D8F" w:rsidP="00D75D8F">
            <w:pPr>
              <w:rPr>
                <w:rFonts w:ascii="Arial" w:hAnsi="Arial" w:cs="Arial"/>
                <w:sz w:val="16"/>
                <w:szCs w:val="18"/>
              </w:rPr>
            </w:pPr>
            <w:ins w:id="1636" w:author="Naveen Premnath [2]" w:date="2024-09-17T00:42:00Z">
              <w:r>
                <w:rPr>
                  <w:rFonts w:ascii="Arial" w:hAnsi="Arial" w:cs="Arial"/>
                  <w:sz w:val="16"/>
                  <w:szCs w:val="18"/>
                </w:rPr>
                <w:t>(</w:t>
              </w:r>
              <w:r w:rsidRPr="000A20CA">
                <w:rPr>
                  <w:rFonts w:ascii="Arial" w:hAnsi="Arial" w:cs="Arial"/>
                  <w:sz w:val="16"/>
                  <w:szCs w:val="18"/>
                </w:rPr>
                <w:t>2357226</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75BF53E1" w14:textId="17B50395" w:rsidR="00D75D8F" w:rsidRDefault="00D75D8F" w:rsidP="00D75D8F">
            <w:pPr>
              <w:rPr>
                <w:ins w:id="1637" w:author="Naveen Premnath [2]" w:date="2024-09-21T00:34:00Z"/>
                <w:rFonts w:ascii="Arial" w:hAnsi="Arial" w:cs="Arial"/>
                <w:sz w:val="16"/>
                <w:szCs w:val="18"/>
              </w:rPr>
            </w:pPr>
            <w:r w:rsidRPr="00835045">
              <w:rPr>
                <w:rFonts w:ascii="Arial" w:hAnsi="Arial" w:cs="Arial"/>
                <w:sz w:val="16"/>
                <w:szCs w:val="18"/>
              </w:rPr>
              <w:t>82(38)</w:t>
            </w:r>
          </w:p>
          <w:p w14:paraId="36E1E254" w14:textId="4D54D1B6" w:rsidR="00D75D8F" w:rsidRPr="00835045" w:rsidRDefault="00D75D8F" w:rsidP="00D75D8F">
            <w:pPr>
              <w:rPr>
                <w:rFonts w:ascii="Arial" w:hAnsi="Arial" w:cs="Arial"/>
                <w:sz w:val="16"/>
                <w:szCs w:val="18"/>
              </w:rPr>
            </w:pPr>
            <w:ins w:id="1638" w:author="Naveen Premnath [2]" w:date="2024-09-21T00:34:00Z">
              <w:r>
                <w:rPr>
                  <w:rFonts w:ascii="Arial" w:hAnsi="Arial" w:cs="Arial"/>
                  <w:sz w:val="16"/>
                  <w:szCs w:val="18"/>
                </w:rPr>
                <w:t>(</w:t>
              </w:r>
              <w:r w:rsidRPr="006F7B0D">
                <w:rPr>
                  <w:rFonts w:ascii="Arial" w:hAnsi="Arial" w:cs="Arial"/>
                  <w:sz w:val="16"/>
                  <w:szCs w:val="18"/>
                </w:rPr>
                <w:t>1134663</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3592BEA6" w14:textId="77777777" w:rsidR="00D75D8F" w:rsidRDefault="00D75D8F" w:rsidP="00D75D8F">
            <w:pPr>
              <w:rPr>
                <w:ins w:id="1639" w:author="Naveen Premnath [2]" w:date="2024-09-21T23:20:00Z"/>
                <w:rFonts w:ascii="Arial" w:hAnsi="Arial" w:cs="Arial"/>
                <w:sz w:val="16"/>
                <w:szCs w:val="18"/>
              </w:rPr>
            </w:pPr>
            <w:r w:rsidRPr="00835045">
              <w:rPr>
                <w:rFonts w:ascii="Arial" w:hAnsi="Arial" w:cs="Arial"/>
                <w:sz w:val="16"/>
                <w:szCs w:val="18"/>
              </w:rPr>
              <w:t>1311</w:t>
            </w:r>
            <w:r>
              <w:rPr>
                <w:rFonts w:ascii="Arial" w:hAnsi="Arial" w:cs="Arial"/>
                <w:sz w:val="16"/>
                <w:szCs w:val="18"/>
              </w:rPr>
              <w:t>(60</w:t>
            </w:r>
            <w:r w:rsidRPr="00835045">
              <w:rPr>
                <w:rFonts w:ascii="Arial" w:hAnsi="Arial" w:cs="Arial"/>
                <w:sz w:val="16"/>
                <w:szCs w:val="18"/>
              </w:rPr>
              <w:t>)</w:t>
            </w:r>
          </w:p>
          <w:p w14:paraId="338E5256" w14:textId="1247BAED" w:rsidR="00D75D8F" w:rsidRPr="00835045" w:rsidRDefault="00D75D8F" w:rsidP="00D75D8F">
            <w:pPr>
              <w:rPr>
                <w:rFonts w:ascii="Arial" w:hAnsi="Arial" w:cs="Arial"/>
                <w:sz w:val="16"/>
                <w:szCs w:val="18"/>
              </w:rPr>
            </w:pPr>
            <w:ins w:id="1640" w:author="Naveen Premnath [2]" w:date="2024-09-21T23:20:00Z">
              <w:r>
                <w:rPr>
                  <w:rFonts w:ascii="Arial" w:hAnsi="Arial" w:cs="Arial"/>
                  <w:sz w:val="16"/>
                  <w:szCs w:val="18"/>
                </w:rPr>
                <w:t>(</w:t>
              </w:r>
              <w:r w:rsidRPr="0076676D">
                <w:rPr>
                  <w:rFonts w:ascii="Arial" w:hAnsi="Arial" w:cs="Arial"/>
                  <w:sz w:val="16"/>
                  <w:szCs w:val="18"/>
                </w:rPr>
                <w:t>16933098</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7CDC81AA" w14:textId="77777777" w:rsidR="00D75D8F" w:rsidRDefault="00D75D8F" w:rsidP="00D75D8F">
            <w:pPr>
              <w:rPr>
                <w:ins w:id="1641" w:author="Naveen Premnath [2]" w:date="2024-09-21T23:38:00Z"/>
                <w:rFonts w:ascii="Arial" w:hAnsi="Arial" w:cs="Arial"/>
                <w:sz w:val="16"/>
                <w:szCs w:val="18"/>
              </w:rPr>
            </w:pPr>
            <w:r w:rsidRPr="00835045">
              <w:rPr>
                <w:rFonts w:ascii="Arial" w:hAnsi="Arial" w:cs="Arial"/>
                <w:sz w:val="16"/>
                <w:szCs w:val="18"/>
              </w:rPr>
              <w:t>196</w:t>
            </w:r>
            <w:r>
              <w:rPr>
                <w:rFonts w:ascii="Arial" w:hAnsi="Arial" w:cs="Arial"/>
                <w:sz w:val="16"/>
                <w:szCs w:val="18"/>
              </w:rPr>
              <w:t>(41</w:t>
            </w:r>
            <w:r w:rsidRPr="00835045">
              <w:rPr>
                <w:rFonts w:ascii="Arial" w:hAnsi="Arial" w:cs="Arial"/>
                <w:sz w:val="16"/>
                <w:szCs w:val="18"/>
              </w:rPr>
              <w:t>)</w:t>
            </w:r>
          </w:p>
          <w:p w14:paraId="7CEEAE45" w14:textId="6E452699" w:rsidR="00D75D8F" w:rsidRPr="00835045" w:rsidRDefault="00D75D8F" w:rsidP="00D75D8F">
            <w:pPr>
              <w:rPr>
                <w:rFonts w:ascii="Arial" w:hAnsi="Arial" w:cs="Arial"/>
                <w:sz w:val="16"/>
                <w:szCs w:val="18"/>
              </w:rPr>
            </w:pPr>
            <w:ins w:id="1642" w:author="Naveen Premnath [2]" w:date="2024-09-21T23:38:00Z">
              <w:r>
                <w:rPr>
                  <w:rFonts w:ascii="Arial" w:hAnsi="Arial" w:cs="Arial"/>
                  <w:sz w:val="16"/>
                  <w:szCs w:val="18"/>
                </w:rPr>
                <w:t>(</w:t>
              </w:r>
              <w:r w:rsidRPr="0078639D">
                <w:rPr>
                  <w:rFonts w:ascii="Arial" w:hAnsi="Arial" w:cs="Arial"/>
                  <w:sz w:val="16"/>
                  <w:szCs w:val="18"/>
                </w:rPr>
                <w:t>2296801</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2DAA80E0" w14:textId="77777777" w:rsidR="00D75D8F" w:rsidRDefault="00D75D8F" w:rsidP="00D75D8F">
            <w:pPr>
              <w:rPr>
                <w:ins w:id="1643" w:author="Naveen Premnath [2]" w:date="2024-09-22T00:14:00Z"/>
                <w:rFonts w:ascii="Arial" w:hAnsi="Arial" w:cs="Arial"/>
                <w:sz w:val="16"/>
                <w:szCs w:val="18"/>
              </w:rPr>
            </w:pPr>
            <w:r w:rsidRPr="00835045">
              <w:rPr>
                <w:rFonts w:ascii="Arial" w:hAnsi="Arial" w:cs="Arial"/>
                <w:sz w:val="16"/>
                <w:szCs w:val="18"/>
              </w:rPr>
              <w:t>81</w:t>
            </w:r>
            <w:r>
              <w:rPr>
                <w:rFonts w:ascii="Arial" w:hAnsi="Arial" w:cs="Arial"/>
                <w:sz w:val="16"/>
                <w:szCs w:val="18"/>
              </w:rPr>
              <w:t>(45</w:t>
            </w:r>
            <w:r w:rsidRPr="00835045">
              <w:rPr>
                <w:rFonts w:ascii="Arial" w:hAnsi="Arial" w:cs="Arial"/>
                <w:sz w:val="16"/>
                <w:szCs w:val="18"/>
              </w:rPr>
              <w:t>)</w:t>
            </w:r>
          </w:p>
          <w:p w14:paraId="068F81E4" w14:textId="61310DB3" w:rsidR="00D75D8F" w:rsidRPr="00835045" w:rsidRDefault="00D75D8F" w:rsidP="00D75D8F">
            <w:pPr>
              <w:rPr>
                <w:rFonts w:ascii="Arial" w:hAnsi="Arial" w:cs="Arial"/>
                <w:sz w:val="16"/>
                <w:szCs w:val="18"/>
              </w:rPr>
            </w:pPr>
            <w:ins w:id="1644" w:author="Naveen Premnath [2]" w:date="2024-09-22T00:14:00Z">
              <w:r>
                <w:rPr>
                  <w:rFonts w:ascii="Arial" w:hAnsi="Arial" w:cs="Arial"/>
                  <w:sz w:val="16"/>
                  <w:szCs w:val="18"/>
                </w:rPr>
                <w:t>(</w:t>
              </w:r>
              <w:r w:rsidRPr="00E85F2B">
                <w:rPr>
                  <w:rFonts w:ascii="Arial" w:hAnsi="Arial" w:cs="Arial"/>
                  <w:sz w:val="16"/>
                  <w:szCs w:val="18"/>
                </w:rPr>
                <w:t>1039222</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398C8FBA" w14:textId="77777777" w:rsidR="00D75D8F" w:rsidRDefault="00D75D8F" w:rsidP="00D75D8F">
            <w:pPr>
              <w:rPr>
                <w:ins w:id="1645" w:author="Naveen Premnath [2]" w:date="2024-09-23T16:11:00Z"/>
                <w:rFonts w:ascii="Arial" w:hAnsi="Arial" w:cs="Arial"/>
                <w:sz w:val="16"/>
                <w:szCs w:val="18"/>
              </w:rPr>
            </w:pPr>
            <w:r w:rsidRPr="00835045">
              <w:rPr>
                <w:rFonts w:ascii="Arial" w:hAnsi="Arial" w:cs="Arial"/>
                <w:sz w:val="16"/>
                <w:szCs w:val="18"/>
              </w:rPr>
              <w:t>1465(59)</w:t>
            </w:r>
          </w:p>
          <w:p w14:paraId="46E87D6C" w14:textId="6A982FDC" w:rsidR="00D75D8F" w:rsidRPr="00835045" w:rsidRDefault="00D75D8F" w:rsidP="00D75D8F">
            <w:pPr>
              <w:rPr>
                <w:rFonts w:ascii="Arial" w:hAnsi="Arial" w:cs="Arial"/>
                <w:sz w:val="16"/>
                <w:szCs w:val="18"/>
              </w:rPr>
            </w:pPr>
            <w:ins w:id="1646" w:author="Naveen Premnath [2]" w:date="2024-09-23T16:12:00Z">
              <w:r>
                <w:rPr>
                  <w:rFonts w:ascii="Arial" w:hAnsi="Arial" w:cs="Arial"/>
                  <w:sz w:val="16"/>
                  <w:szCs w:val="18"/>
                </w:rPr>
                <w:t>(</w:t>
              </w:r>
              <w:r w:rsidRPr="003A51DD">
                <w:rPr>
                  <w:rFonts w:ascii="Arial" w:hAnsi="Arial" w:cs="Arial"/>
                  <w:sz w:val="16"/>
                  <w:szCs w:val="18"/>
                </w:rPr>
                <w:t>16911923</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6E9B3840" w14:textId="77777777" w:rsidR="00D75D8F" w:rsidRDefault="00D75D8F" w:rsidP="00D75D8F">
            <w:pPr>
              <w:rPr>
                <w:ins w:id="1647" w:author="Naveen Premnath [2]" w:date="2024-09-23T23:32:00Z"/>
                <w:rFonts w:ascii="Arial" w:hAnsi="Arial" w:cs="Arial"/>
                <w:sz w:val="16"/>
                <w:szCs w:val="18"/>
              </w:rPr>
            </w:pPr>
            <w:r w:rsidRPr="00835045">
              <w:rPr>
                <w:rFonts w:ascii="Arial" w:hAnsi="Arial" w:cs="Arial"/>
                <w:sz w:val="16"/>
                <w:szCs w:val="18"/>
              </w:rPr>
              <w:t>179</w:t>
            </w:r>
            <w:r>
              <w:rPr>
                <w:rFonts w:ascii="Arial" w:hAnsi="Arial" w:cs="Arial"/>
                <w:sz w:val="16"/>
                <w:szCs w:val="18"/>
              </w:rPr>
              <w:t>(35</w:t>
            </w:r>
            <w:r w:rsidRPr="00835045">
              <w:rPr>
                <w:rFonts w:ascii="Arial" w:hAnsi="Arial" w:cs="Arial"/>
                <w:sz w:val="16"/>
                <w:szCs w:val="18"/>
              </w:rPr>
              <w:t>)</w:t>
            </w:r>
          </w:p>
          <w:p w14:paraId="597FC0A8" w14:textId="517DE55C" w:rsidR="00D75D8F" w:rsidRPr="00835045" w:rsidRDefault="00D75D8F" w:rsidP="00D75D8F">
            <w:pPr>
              <w:rPr>
                <w:rFonts w:ascii="Arial" w:hAnsi="Arial" w:cs="Arial"/>
                <w:sz w:val="16"/>
                <w:szCs w:val="18"/>
              </w:rPr>
            </w:pPr>
            <w:ins w:id="1648" w:author="Naveen Premnath [2]" w:date="2024-09-23T23:32:00Z">
              <w:r>
                <w:rPr>
                  <w:rFonts w:ascii="Arial" w:hAnsi="Arial" w:cs="Arial"/>
                  <w:sz w:val="16"/>
                  <w:szCs w:val="18"/>
                </w:rPr>
                <w:t>(</w:t>
              </w:r>
              <w:r w:rsidRPr="00DA3AEC">
                <w:rPr>
                  <w:rFonts w:ascii="Arial" w:hAnsi="Arial" w:cs="Arial"/>
                  <w:sz w:val="16"/>
                  <w:szCs w:val="18"/>
                </w:rPr>
                <w:t>1788587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7465C031" w14:textId="77777777" w:rsidR="00D75D8F" w:rsidRDefault="00D75D8F" w:rsidP="00D75D8F">
            <w:pPr>
              <w:rPr>
                <w:ins w:id="1649" w:author="Naveen Premnath [2]" w:date="2024-09-23T23:44:00Z"/>
                <w:rFonts w:ascii="Arial" w:hAnsi="Arial" w:cs="Arial"/>
                <w:sz w:val="16"/>
                <w:szCs w:val="18"/>
              </w:rPr>
            </w:pPr>
            <w:r w:rsidRPr="00835045">
              <w:rPr>
                <w:rFonts w:ascii="Arial" w:hAnsi="Arial" w:cs="Arial"/>
                <w:sz w:val="16"/>
                <w:szCs w:val="18"/>
              </w:rPr>
              <w:t>112(42)</w:t>
            </w:r>
          </w:p>
          <w:p w14:paraId="757F8D32" w14:textId="55F34214" w:rsidR="00D75D8F" w:rsidRPr="00835045" w:rsidRDefault="00D75D8F" w:rsidP="00D75D8F">
            <w:pPr>
              <w:rPr>
                <w:rFonts w:ascii="Arial" w:hAnsi="Arial" w:cs="Arial"/>
                <w:sz w:val="16"/>
                <w:szCs w:val="18"/>
              </w:rPr>
            </w:pPr>
            <w:ins w:id="1650" w:author="Naveen Premnath [2]" w:date="2024-09-23T23:44:00Z">
              <w:r>
                <w:rPr>
                  <w:rFonts w:ascii="Arial" w:hAnsi="Arial" w:cs="Arial"/>
                  <w:sz w:val="16"/>
                  <w:szCs w:val="18"/>
                </w:rPr>
                <w:t>(</w:t>
              </w:r>
              <w:r w:rsidRPr="00D97D91">
                <w:rPr>
                  <w:rFonts w:ascii="Arial" w:hAnsi="Arial" w:cs="Arial"/>
                  <w:sz w:val="16"/>
                  <w:szCs w:val="18"/>
                </w:rPr>
                <w:t>1135835</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64473EBC" w14:textId="77777777" w:rsidR="00D75D8F" w:rsidRDefault="00D75D8F" w:rsidP="00D75D8F">
            <w:pPr>
              <w:rPr>
                <w:ins w:id="1651" w:author="Naveen Premnath [2]" w:date="2024-09-27T08:20:00Z"/>
                <w:rFonts w:ascii="Arial" w:hAnsi="Arial" w:cs="Arial"/>
                <w:sz w:val="16"/>
                <w:szCs w:val="18"/>
              </w:rPr>
            </w:pPr>
            <w:r w:rsidRPr="00835045">
              <w:rPr>
                <w:rFonts w:ascii="Arial" w:hAnsi="Arial" w:cs="Arial"/>
                <w:sz w:val="16"/>
                <w:szCs w:val="18"/>
              </w:rPr>
              <w:t>1488</w:t>
            </w:r>
            <w:r>
              <w:rPr>
                <w:rFonts w:ascii="Arial" w:hAnsi="Arial" w:cs="Arial"/>
                <w:sz w:val="16"/>
                <w:szCs w:val="18"/>
              </w:rPr>
              <w:t>(59</w:t>
            </w:r>
            <w:r w:rsidRPr="00835045">
              <w:rPr>
                <w:rFonts w:ascii="Arial" w:hAnsi="Arial" w:cs="Arial"/>
                <w:sz w:val="16"/>
                <w:szCs w:val="18"/>
              </w:rPr>
              <w:t>)</w:t>
            </w:r>
          </w:p>
          <w:p w14:paraId="1899C444" w14:textId="05CD5DDE" w:rsidR="00D75D8F" w:rsidRPr="00835045" w:rsidRDefault="00D75D8F" w:rsidP="00D75D8F">
            <w:pPr>
              <w:rPr>
                <w:rFonts w:ascii="Arial" w:hAnsi="Arial" w:cs="Arial"/>
                <w:sz w:val="16"/>
                <w:szCs w:val="18"/>
              </w:rPr>
            </w:pPr>
            <w:ins w:id="1652" w:author="Naveen Premnath [2]" w:date="2024-09-27T08:20:00Z">
              <w:r>
                <w:rPr>
                  <w:rFonts w:ascii="Arial" w:hAnsi="Arial" w:cs="Arial"/>
                  <w:sz w:val="16"/>
                  <w:szCs w:val="18"/>
                </w:rPr>
                <w:t>(</w:t>
              </w:r>
              <w:r w:rsidRPr="007D5681">
                <w:rPr>
                  <w:rFonts w:ascii="Arial" w:hAnsi="Arial" w:cs="Arial"/>
                  <w:sz w:val="16"/>
                  <w:szCs w:val="18"/>
                </w:rPr>
                <w:t>17145996</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45AA7D42" w14:textId="77777777" w:rsidR="00D75D8F" w:rsidRDefault="00D75D8F" w:rsidP="00D75D8F">
            <w:pPr>
              <w:rPr>
                <w:ins w:id="1653" w:author="Naveen Premnath [2]" w:date="2024-09-27T08:39:00Z"/>
                <w:rFonts w:ascii="Arial" w:hAnsi="Arial" w:cs="Arial"/>
                <w:sz w:val="16"/>
                <w:szCs w:val="18"/>
              </w:rPr>
            </w:pPr>
            <w:r w:rsidRPr="00835045">
              <w:rPr>
                <w:rFonts w:ascii="Arial" w:hAnsi="Arial" w:cs="Arial"/>
                <w:sz w:val="16"/>
                <w:szCs w:val="18"/>
              </w:rPr>
              <w:t>183(36)</w:t>
            </w:r>
          </w:p>
          <w:p w14:paraId="6A01D603" w14:textId="49B65CAC" w:rsidR="00D75D8F" w:rsidRPr="00835045" w:rsidRDefault="00D75D8F" w:rsidP="00D75D8F">
            <w:pPr>
              <w:rPr>
                <w:rFonts w:ascii="Arial" w:hAnsi="Arial" w:cs="Arial"/>
                <w:sz w:val="16"/>
                <w:szCs w:val="18"/>
              </w:rPr>
            </w:pPr>
            <w:ins w:id="1654" w:author="Naveen Premnath [2]" w:date="2024-09-27T08:39:00Z">
              <w:r>
                <w:rPr>
                  <w:rFonts w:ascii="Arial" w:hAnsi="Arial" w:cs="Arial"/>
                  <w:sz w:val="16"/>
                  <w:szCs w:val="18"/>
                </w:rPr>
                <w:t>(</w:t>
              </w:r>
              <w:r w:rsidRPr="001A6A6E">
                <w:rPr>
                  <w:rFonts w:ascii="Arial" w:hAnsi="Arial" w:cs="Arial"/>
                  <w:sz w:val="16"/>
                  <w:szCs w:val="18"/>
                </w:rPr>
                <w:t>1817737</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178B46CB" w14:textId="77777777" w:rsidR="00D75D8F" w:rsidRDefault="00D75D8F" w:rsidP="00D75D8F">
            <w:pPr>
              <w:rPr>
                <w:ins w:id="1655" w:author="Naveen Premnath [2]" w:date="2024-09-27T09:05:00Z"/>
                <w:rFonts w:ascii="Arial" w:hAnsi="Arial" w:cs="Arial"/>
                <w:sz w:val="16"/>
                <w:szCs w:val="18"/>
              </w:rPr>
            </w:pPr>
            <w:r w:rsidRPr="00835045">
              <w:rPr>
                <w:rFonts w:ascii="Arial" w:hAnsi="Arial" w:cs="Arial"/>
                <w:sz w:val="16"/>
                <w:szCs w:val="18"/>
              </w:rPr>
              <w:t>112</w:t>
            </w:r>
            <w:r>
              <w:rPr>
                <w:rFonts w:ascii="Arial" w:hAnsi="Arial" w:cs="Arial"/>
                <w:sz w:val="16"/>
                <w:szCs w:val="18"/>
              </w:rPr>
              <w:t>(42</w:t>
            </w:r>
            <w:r w:rsidRPr="00835045">
              <w:rPr>
                <w:rFonts w:ascii="Arial" w:hAnsi="Arial" w:cs="Arial"/>
                <w:sz w:val="16"/>
                <w:szCs w:val="18"/>
              </w:rPr>
              <w:t>)</w:t>
            </w:r>
          </w:p>
          <w:p w14:paraId="2A9C2889" w14:textId="5265C13B" w:rsidR="00D75D8F" w:rsidRPr="00835045" w:rsidRDefault="00D75D8F" w:rsidP="00D75D8F">
            <w:pPr>
              <w:rPr>
                <w:rFonts w:ascii="Arial" w:hAnsi="Arial" w:cs="Arial"/>
                <w:sz w:val="16"/>
                <w:szCs w:val="18"/>
              </w:rPr>
            </w:pPr>
            <w:ins w:id="1656" w:author="Naveen Premnath [2]" w:date="2024-09-27T09:05:00Z">
              <w:r>
                <w:rPr>
                  <w:rFonts w:ascii="Arial" w:hAnsi="Arial" w:cs="Arial"/>
                  <w:sz w:val="16"/>
                  <w:szCs w:val="18"/>
                </w:rPr>
                <w:t>(</w:t>
              </w:r>
              <w:r w:rsidRPr="00D055CB">
                <w:rPr>
                  <w:rFonts w:ascii="Arial" w:hAnsi="Arial" w:cs="Arial"/>
                  <w:sz w:val="16"/>
                  <w:szCs w:val="18"/>
                </w:rPr>
                <w:t>1136229</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3B1F6366"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5550(59)</w:t>
            </w:r>
          </w:p>
          <w:p w14:paraId="38AB7BA0" w14:textId="3E3512B3" w:rsidR="00D75D8F" w:rsidRPr="00AC253B" w:rsidRDefault="00D75D8F" w:rsidP="00D75D8F">
            <w:pPr>
              <w:rPr>
                <w:rFonts w:ascii="Arial" w:hAnsi="Arial" w:cs="Arial"/>
                <w:sz w:val="16"/>
                <w:szCs w:val="16"/>
              </w:rPr>
            </w:pPr>
            <w:r w:rsidRPr="00AC253B">
              <w:rPr>
                <w:rFonts w:ascii="Arial" w:hAnsi="Arial" w:cs="Arial"/>
                <w:sz w:val="16"/>
                <w:szCs w:val="16"/>
              </w:rPr>
              <w:t>(17183081)</w:t>
            </w:r>
          </w:p>
        </w:tc>
        <w:tc>
          <w:tcPr>
            <w:tcW w:w="1080" w:type="dxa"/>
            <w:tcBorders>
              <w:top w:val="single" w:sz="4" w:space="0" w:color="auto"/>
              <w:left w:val="single" w:sz="4" w:space="0" w:color="auto"/>
              <w:bottom w:val="single" w:sz="4" w:space="0" w:color="auto"/>
              <w:right w:val="single" w:sz="4" w:space="0" w:color="auto"/>
            </w:tcBorders>
          </w:tcPr>
          <w:p w14:paraId="52173D2C"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744(38)</w:t>
            </w:r>
          </w:p>
          <w:p w14:paraId="586E1F4D" w14:textId="6092919B" w:rsidR="00D75D8F" w:rsidRPr="00AC253B" w:rsidRDefault="00D75D8F" w:rsidP="00D75D8F">
            <w:pPr>
              <w:rPr>
                <w:rFonts w:ascii="Arial" w:hAnsi="Arial" w:cs="Arial"/>
                <w:sz w:val="16"/>
                <w:szCs w:val="16"/>
              </w:rPr>
            </w:pPr>
            <w:r w:rsidRPr="00AC253B">
              <w:rPr>
                <w:rFonts w:ascii="Arial" w:hAnsi="Arial" w:cs="Arial"/>
                <w:sz w:val="16"/>
                <w:szCs w:val="16"/>
              </w:rPr>
              <w:t>(2065088)</w:t>
            </w:r>
          </w:p>
        </w:tc>
        <w:tc>
          <w:tcPr>
            <w:tcW w:w="1127" w:type="dxa"/>
            <w:tcBorders>
              <w:top w:val="single" w:sz="4" w:space="0" w:color="auto"/>
              <w:left w:val="single" w:sz="4" w:space="0" w:color="auto"/>
              <w:bottom w:val="single" w:sz="4" w:space="0" w:color="auto"/>
              <w:right w:val="single" w:sz="4" w:space="0" w:color="auto"/>
            </w:tcBorders>
          </w:tcPr>
          <w:p w14:paraId="0BD602FE"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387(42)</w:t>
            </w:r>
          </w:p>
          <w:p w14:paraId="10D377F0" w14:textId="2C3D90EF" w:rsidR="00D75D8F" w:rsidRPr="00AC253B" w:rsidRDefault="00D75D8F" w:rsidP="00D75D8F">
            <w:pPr>
              <w:rPr>
                <w:rFonts w:ascii="Arial" w:hAnsi="Arial" w:cs="Arial"/>
                <w:sz w:val="16"/>
                <w:szCs w:val="16"/>
              </w:rPr>
            </w:pPr>
            <w:r w:rsidRPr="00AC253B">
              <w:rPr>
                <w:rFonts w:ascii="Arial" w:hAnsi="Arial" w:cs="Arial"/>
                <w:sz w:val="16"/>
                <w:szCs w:val="16"/>
              </w:rPr>
              <w:t>(1111487)</w:t>
            </w:r>
          </w:p>
        </w:tc>
      </w:tr>
      <w:tr w:rsidR="00D75D8F" w:rsidRPr="00AA3DD8" w14:paraId="794B0595"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24B818CF" w14:textId="77777777" w:rsidR="00D75D8F" w:rsidRDefault="00D75D8F" w:rsidP="00D75D8F">
            <w:pPr>
              <w:rPr>
                <w:rFonts w:ascii="Arial" w:hAnsi="Arial" w:cs="Arial"/>
                <w:b/>
                <w:bCs/>
                <w:sz w:val="18"/>
                <w:szCs w:val="18"/>
              </w:rPr>
            </w:pPr>
            <w:r w:rsidRPr="00835045">
              <w:rPr>
                <w:rFonts w:ascii="Arial" w:hAnsi="Arial" w:cs="Arial"/>
                <w:b/>
                <w:bCs/>
                <w:sz w:val="18"/>
                <w:szCs w:val="18"/>
              </w:rPr>
              <w:t>Public/</w:t>
            </w:r>
          </w:p>
          <w:p w14:paraId="5612987A" w14:textId="4F2A4C25" w:rsidR="00D75D8F" w:rsidRPr="00835045" w:rsidRDefault="00D75D8F" w:rsidP="00D75D8F">
            <w:pPr>
              <w:rPr>
                <w:rFonts w:ascii="Arial" w:hAnsi="Arial" w:cs="Arial"/>
                <w:sz w:val="18"/>
                <w:szCs w:val="18"/>
              </w:rPr>
            </w:pPr>
            <w:r w:rsidRPr="00835045">
              <w:rPr>
                <w:rFonts w:ascii="Arial" w:hAnsi="Arial" w:cs="Arial"/>
                <w:b/>
                <w:bCs/>
                <w:sz w:val="18"/>
                <w:szCs w:val="18"/>
              </w:rPr>
              <w:t>gov</w:t>
            </w:r>
            <w:r>
              <w:rPr>
                <w:rFonts w:ascii="Arial" w:hAnsi="Arial" w:cs="Arial"/>
                <w:b/>
                <w:bCs/>
                <w:sz w:val="18"/>
                <w:szCs w:val="18"/>
              </w:rPr>
              <w:t>ernment</w:t>
            </w:r>
            <w:r w:rsidRPr="00835045">
              <w:rPr>
                <w:rFonts w:ascii="Arial" w:hAnsi="Arial" w:cs="Arial"/>
                <w:b/>
                <w:bCs/>
                <w:sz w:val="18"/>
                <w:szCs w:val="18"/>
              </w:rPr>
              <w:t xml:space="preserve"> (%)</w:t>
            </w:r>
          </w:p>
        </w:tc>
        <w:tc>
          <w:tcPr>
            <w:tcW w:w="1113" w:type="dxa"/>
            <w:tcBorders>
              <w:top w:val="single" w:sz="4" w:space="0" w:color="auto"/>
              <w:left w:val="single" w:sz="4" w:space="0" w:color="auto"/>
              <w:bottom w:val="single" w:sz="4" w:space="0" w:color="auto"/>
              <w:right w:val="single" w:sz="4" w:space="0" w:color="auto"/>
            </w:tcBorders>
            <w:hideMark/>
          </w:tcPr>
          <w:p w14:paraId="22705EF5" w14:textId="77777777" w:rsidR="00D75D8F" w:rsidRPr="00835045" w:rsidRDefault="00D75D8F" w:rsidP="00D75D8F">
            <w:pPr>
              <w:rPr>
                <w:rFonts w:ascii="Arial" w:hAnsi="Arial" w:cs="Arial"/>
                <w:sz w:val="16"/>
                <w:szCs w:val="18"/>
              </w:rPr>
            </w:pPr>
            <w:r w:rsidRPr="00835045">
              <w:rPr>
                <w:rFonts w:ascii="Arial" w:hAnsi="Arial" w:cs="Arial"/>
                <w:sz w:val="16"/>
                <w:szCs w:val="18"/>
              </w:rPr>
              <w:t>850</w:t>
            </w:r>
          </w:p>
          <w:p w14:paraId="36D4078F" w14:textId="77777777" w:rsidR="00D75D8F" w:rsidRDefault="00D75D8F" w:rsidP="00D75D8F">
            <w:pPr>
              <w:rPr>
                <w:ins w:id="1657" w:author="Naveen Premnath [2]" w:date="2024-09-17T00:25:00Z"/>
                <w:rFonts w:ascii="Arial" w:hAnsi="Arial" w:cs="Arial"/>
                <w:sz w:val="16"/>
                <w:szCs w:val="18"/>
              </w:rPr>
            </w:pPr>
            <w:r>
              <w:rPr>
                <w:rFonts w:ascii="Arial" w:hAnsi="Arial" w:cs="Arial"/>
                <w:sz w:val="16"/>
                <w:szCs w:val="18"/>
              </w:rPr>
              <w:t>(39</w:t>
            </w:r>
            <w:r w:rsidRPr="00835045">
              <w:rPr>
                <w:rFonts w:ascii="Arial" w:hAnsi="Arial" w:cs="Arial"/>
                <w:sz w:val="16"/>
                <w:szCs w:val="18"/>
              </w:rPr>
              <w:t>)</w:t>
            </w:r>
          </w:p>
          <w:p w14:paraId="4BF7A04A" w14:textId="14BA355D" w:rsidR="00D75D8F" w:rsidRPr="00835045" w:rsidRDefault="00D75D8F" w:rsidP="00D75D8F">
            <w:pPr>
              <w:rPr>
                <w:rFonts w:ascii="Arial" w:hAnsi="Arial" w:cs="Arial"/>
                <w:sz w:val="16"/>
                <w:szCs w:val="18"/>
              </w:rPr>
            </w:pPr>
            <w:ins w:id="1658" w:author="Naveen Premnath [2]" w:date="2024-09-17T00:25:00Z">
              <w:r>
                <w:rPr>
                  <w:rFonts w:ascii="Arial" w:hAnsi="Arial" w:cs="Arial"/>
                  <w:sz w:val="16"/>
                  <w:szCs w:val="18"/>
                </w:rPr>
                <w:t>(</w:t>
              </w:r>
              <w:r w:rsidRPr="006F2BBB">
                <w:rPr>
                  <w:rFonts w:ascii="Arial" w:hAnsi="Arial" w:cs="Arial"/>
                  <w:sz w:val="16"/>
                  <w:szCs w:val="18"/>
                </w:rPr>
                <w:t>8642749</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75CD1511" w14:textId="77777777" w:rsidR="00D75D8F" w:rsidRPr="00835045" w:rsidRDefault="00D75D8F" w:rsidP="00D75D8F">
            <w:pPr>
              <w:rPr>
                <w:rFonts w:ascii="Arial" w:hAnsi="Arial" w:cs="Arial"/>
                <w:sz w:val="16"/>
                <w:szCs w:val="18"/>
              </w:rPr>
            </w:pPr>
            <w:r w:rsidRPr="00835045">
              <w:rPr>
                <w:rFonts w:ascii="Arial" w:hAnsi="Arial" w:cs="Arial"/>
                <w:sz w:val="16"/>
                <w:szCs w:val="18"/>
              </w:rPr>
              <w:t>303</w:t>
            </w:r>
          </w:p>
          <w:p w14:paraId="3610EA10" w14:textId="77777777" w:rsidR="00D75D8F" w:rsidRDefault="00D75D8F" w:rsidP="00D75D8F">
            <w:pPr>
              <w:rPr>
                <w:ins w:id="1659" w:author="Naveen Premnath [2]" w:date="2024-09-17T00:42:00Z"/>
                <w:rFonts w:ascii="Arial" w:hAnsi="Arial" w:cs="Arial"/>
                <w:sz w:val="16"/>
                <w:szCs w:val="18"/>
              </w:rPr>
            </w:pPr>
            <w:r>
              <w:rPr>
                <w:rFonts w:ascii="Arial" w:hAnsi="Arial" w:cs="Arial"/>
                <w:sz w:val="16"/>
                <w:szCs w:val="18"/>
              </w:rPr>
              <w:t>(61</w:t>
            </w:r>
            <w:r w:rsidRPr="00835045">
              <w:rPr>
                <w:rFonts w:ascii="Arial" w:hAnsi="Arial" w:cs="Arial"/>
                <w:sz w:val="16"/>
                <w:szCs w:val="18"/>
              </w:rPr>
              <w:t>)</w:t>
            </w:r>
          </w:p>
          <w:p w14:paraId="57AE1360" w14:textId="196EAD61" w:rsidR="00D75D8F" w:rsidRPr="00835045" w:rsidRDefault="00D75D8F" w:rsidP="00D75D8F">
            <w:pPr>
              <w:rPr>
                <w:rFonts w:ascii="Arial" w:hAnsi="Arial" w:cs="Arial"/>
                <w:sz w:val="16"/>
                <w:szCs w:val="18"/>
              </w:rPr>
            </w:pPr>
            <w:ins w:id="1660" w:author="Naveen Premnath [2]" w:date="2024-09-17T00:42:00Z">
              <w:r>
                <w:rPr>
                  <w:rFonts w:ascii="Arial" w:hAnsi="Arial" w:cs="Arial"/>
                  <w:sz w:val="16"/>
                  <w:szCs w:val="18"/>
                </w:rPr>
                <w:t>(</w:t>
              </w:r>
              <w:r w:rsidRPr="000A20CA">
                <w:rPr>
                  <w:rFonts w:ascii="Arial" w:hAnsi="Arial" w:cs="Arial"/>
                  <w:sz w:val="16"/>
                  <w:szCs w:val="18"/>
                </w:rPr>
                <w:t>2976191</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3FC79B60" w14:textId="77777777" w:rsidR="00D75D8F" w:rsidRDefault="00D75D8F" w:rsidP="00D75D8F">
            <w:pPr>
              <w:rPr>
                <w:ins w:id="1661" w:author="Naveen Premnath [2]" w:date="2024-09-21T00:36:00Z"/>
                <w:rFonts w:ascii="Arial" w:hAnsi="Arial" w:cs="Arial"/>
                <w:sz w:val="16"/>
                <w:szCs w:val="18"/>
              </w:rPr>
            </w:pPr>
            <w:r w:rsidRPr="00835045">
              <w:rPr>
                <w:rFonts w:ascii="Arial" w:hAnsi="Arial" w:cs="Arial"/>
                <w:sz w:val="16"/>
                <w:szCs w:val="18"/>
              </w:rPr>
              <w:t>129</w:t>
            </w:r>
            <w:r>
              <w:rPr>
                <w:rFonts w:ascii="Arial" w:hAnsi="Arial" w:cs="Arial"/>
                <w:sz w:val="16"/>
                <w:szCs w:val="18"/>
              </w:rPr>
              <w:t>(60</w:t>
            </w:r>
            <w:r w:rsidRPr="00835045">
              <w:rPr>
                <w:rFonts w:ascii="Arial" w:hAnsi="Arial" w:cs="Arial"/>
                <w:sz w:val="16"/>
                <w:szCs w:val="18"/>
              </w:rPr>
              <w:t>)</w:t>
            </w:r>
          </w:p>
          <w:p w14:paraId="0C0442FA" w14:textId="617448C3" w:rsidR="00D75D8F" w:rsidRPr="00835045" w:rsidRDefault="00D75D8F" w:rsidP="00D75D8F">
            <w:pPr>
              <w:rPr>
                <w:rFonts w:ascii="Arial" w:hAnsi="Arial" w:cs="Arial"/>
                <w:sz w:val="16"/>
                <w:szCs w:val="18"/>
              </w:rPr>
            </w:pPr>
            <w:ins w:id="1662" w:author="Naveen Premnath [2]" w:date="2024-09-21T00:36:00Z">
              <w:r>
                <w:rPr>
                  <w:rFonts w:ascii="Arial" w:hAnsi="Arial" w:cs="Arial"/>
                  <w:sz w:val="16"/>
                  <w:szCs w:val="18"/>
                </w:rPr>
                <w:t>(</w:t>
              </w:r>
              <w:r w:rsidRPr="006F7B0D">
                <w:rPr>
                  <w:rFonts w:ascii="Arial" w:hAnsi="Arial" w:cs="Arial"/>
                  <w:sz w:val="16"/>
                  <w:szCs w:val="18"/>
                </w:rPr>
                <w:t>1259335</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2C6EF32A" w14:textId="77777777" w:rsidR="00D75D8F" w:rsidRDefault="00D75D8F" w:rsidP="00D75D8F">
            <w:pPr>
              <w:rPr>
                <w:ins w:id="1663" w:author="Naveen Premnath [2]" w:date="2024-09-21T23:20:00Z"/>
                <w:rFonts w:ascii="Arial" w:hAnsi="Arial" w:cs="Arial"/>
                <w:sz w:val="16"/>
                <w:szCs w:val="18"/>
              </w:rPr>
            </w:pPr>
            <w:r w:rsidRPr="00835045">
              <w:rPr>
                <w:rFonts w:ascii="Arial" w:hAnsi="Arial" w:cs="Arial"/>
                <w:sz w:val="16"/>
                <w:szCs w:val="18"/>
              </w:rPr>
              <w:t>815</w:t>
            </w:r>
            <w:r>
              <w:rPr>
                <w:rFonts w:ascii="Arial" w:hAnsi="Arial" w:cs="Arial"/>
                <w:sz w:val="16"/>
                <w:szCs w:val="18"/>
              </w:rPr>
              <w:t>(38</w:t>
            </w:r>
            <w:r w:rsidRPr="00835045">
              <w:rPr>
                <w:rFonts w:ascii="Arial" w:hAnsi="Arial" w:cs="Arial"/>
                <w:sz w:val="16"/>
                <w:szCs w:val="18"/>
              </w:rPr>
              <w:t>)</w:t>
            </w:r>
          </w:p>
          <w:p w14:paraId="426574D9" w14:textId="3342217E" w:rsidR="00D75D8F" w:rsidRPr="00835045" w:rsidRDefault="00D75D8F" w:rsidP="00D75D8F">
            <w:pPr>
              <w:rPr>
                <w:rFonts w:ascii="Arial" w:hAnsi="Arial" w:cs="Arial"/>
                <w:sz w:val="16"/>
                <w:szCs w:val="18"/>
              </w:rPr>
            </w:pPr>
            <w:ins w:id="1664" w:author="Naveen Premnath [2]" w:date="2024-09-21T23:20:00Z">
              <w:r>
                <w:rPr>
                  <w:rFonts w:ascii="Arial" w:hAnsi="Arial" w:cs="Arial"/>
                  <w:sz w:val="16"/>
                  <w:szCs w:val="18"/>
                </w:rPr>
                <w:t>(</w:t>
              </w:r>
              <w:r w:rsidRPr="0076676D">
                <w:rPr>
                  <w:rFonts w:ascii="Arial" w:hAnsi="Arial" w:cs="Arial"/>
                  <w:sz w:val="16"/>
                  <w:szCs w:val="18"/>
                </w:rPr>
                <w:t>8172285</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000AA3F1" w14:textId="77777777" w:rsidR="00D75D8F" w:rsidRDefault="00D75D8F" w:rsidP="00D75D8F">
            <w:pPr>
              <w:rPr>
                <w:ins w:id="1665" w:author="Naveen Premnath [2]" w:date="2024-09-21T23:39:00Z"/>
                <w:rFonts w:ascii="Arial" w:hAnsi="Arial" w:cs="Arial"/>
                <w:sz w:val="16"/>
                <w:szCs w:val="18"/>
              </w:rPr>
            </w:pPr>
            <w:r w:rsidRPr="00835045">
              <w:rPr>
                <w:rFonts w:ascii="Arial" w:hAnsi="Arial" w:cs="Arial"/>
                <w:sz w:val="16"/>
                <w:szCs w:val="18"/>
              </w:rPr>
              <w:t>273</w:t>
            </w:r>
            <w:r>
              <w:rPr>
                <w:rFonts w:ascii="Arial" w:hAnsi="Arial" w:cs="Arial"/>
                <w:sz w:val="16"/>
                <w:szCs w:val="18"/>
              </w:rPr>
              <w:t>(58</w:t>
            </w:r>
            <w:r w:rsidRPr="00835045">
              <w:rPr>
                <w:rFonts w:ascii="Arial" w:hAnsi="Arial" w:cs="Arial"/>
                <w:sz w:val="16"/>
                <w:szCs w:val="18"/>
              </w:rPr>
              <w:t>)</w:t>
            </w:r>
          </w:p>
          <w:p w14:paraId="4AF8D11F" w14:textId="31E286A9" w:rsidR="00D75D8F" w:rsidRPr="00835045" w:rsidRDefault="00D75D8F" w:rsidP="00D75D8F">
            <w:pPr>
              <w:rPr>
                <w:rFonts w:ascii="Arial" w:hAnsi="Arial" w:cs="Arial"/>
                <w:sz w:val="16"/>
                <w:szCs w:val="18"/>
              </w:rPr>
            </w:pPr>
            <w:ins w:id="1666" w:author="Naveen Premnath [2]" w:date="2024-09-21T23:39:00Z">
              <w:r>
                <w:rPr>
                  <w:rFonts w:ascii="Arial" w:hAnsi="Arial" w:cs="Arial"/>
                  <w:sz w:val="16"/>
                  <w:szCs w:val="18"/>
                </w:rPr>
                <w:t>(</w:t>
              </w:r>
              <w:r w:rsidRPr="0078639D">
                <w:rPr>
                  <w:rFonts w:ascii="Arial" w:hAnsi="Arial" w:cs="Arial"/>
                  <w:sz w:val="16"/>
                  <w:szCs w:val="18"/>
                </w:rPr>
                <w:t>2665323</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32A77715" w14:textId="77777777" w:rsidR="00D75D8F" w:rsidRDefault="00D75D8F" w:rsidP="00D75D8F">
            <w:pPr>
              <w:rPr>
                <w:ins w:id="1667" w:author="Naveen Premnath [2]" w:date="2024-09-22T00:14:00Z"/>
                <w:rFonts w:ascii="Arial" w:hAnsi="Arial" w:cs="Arial"/>
                <w:sz w:val="16"/>
                <w:szCs w:val="18"/>
              </w:rPr>
            </w:pPr>
            <w:r w:rsidRPr="00835045">
              <w:rPr>
                <w:rFonts w:ascii="Arial" w:hAnsi="Arial" w:cs="Arial"/>
                <w:sz w:val="16"/>
                <w:szCs w:val="18"/>
              </w:rPr>
              <w:t>97</w:t>
            </w:r>
            <w:r>
              <w:rPr>
                <w:rFonts w:ascii="Arial" w:hAnsi="Arial" w:cs="Arial"/>
                <w:sz w:val="16"/>
                <w:szCs w:val="18"/>
              </w:rPr>
              <w:t>(54</w:t>
            </w:r>
            <w:r w:rsidRPr="00835045">
              <w:rPr>
                <w:rFonts w:ascii="Arial" w:hAnsi="Arial" w:cs="Arial"/>
                <w:sz w:val="16"/>
                <w:szCs w:val="18"/>
              </w:rPr>
              <w:t>)</w:t>
            </w:r>
          </w:p>
          <w:p w14:paraId="08ACAA96" w14:textId="639F7349" w:rsidR="00D75D8F" w:rsidRPr="00835045" w:rsidRDefault="00D75D8F" w:rsidP="00D75D8F">
            <w:pPr>
              <w:rPr>
                <w:rFonts w:ascii="Arial" w:hAnsi="Arial" w:cs="Arial"/>
                <w:sz w:val="16"/>
                <w:szCs w:val="18"/>
              </w:rPr>
            </w:pPr>
            <w:ins w:id="1668" w:author="Naveen Premnath [2]" w:date="2024-09-22T00:14:00Z">
              <w:r>
                <w:rPr>
                  <w:rFonts w:ascii="Arial" w:hAnsi="Arial" w:cs="Arial"/>
                  <w:sz w:val="16"/>
                  <w:szCs w:val="18"/>
                </w:rPr>
                <w:t>(</w:t>
              </w:r>
              <w:r w:rsidRPr="00E85F2B">
                <w:rPr>
                  <w:rFonts w:ascii="Arial" w:hAnsi="Arial" w:cs="Arial"/>
                  <w:sz w:val="16"/>
                  <w:szCs w:val="18"/>
                </w:rPr>
                <w:t>910909</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2388CE7C" w14:textId="77777777" w:rsidR="00D75D8F" w:rsidRDefault="00D75D8F" w:rsidP="00D75D8F">
            <w:pPr>
              <w:rPr>
                <w:ins w:id="1669" w:author="Naveen Premnath [2]" w:date="2024-09-23T16:12:00Z"/>
                <w:rFonts w:ascii="Arial" w:hAnsi="Arial" w:cs="Arial"/>
                <w:sz w:val="16"/>
                <w:szCs w:val="18"/>
              </w:rPr>
            </w:pPr>
            <w:r w:rsidRPr="00835045">
              <w:rPr>
                <w:rFonts w:ascii="Arial" w:hAnsi="Arial" w:cs="Arial"/>
                <w:sz w:val="16"/>
                <w:szCs w:val="18"/>
              </w:rPr>
              <w:t>978</w:t>
            </w:r>
            <w:r>
              <w:rPr>
                <w:rFonts w:ascii="Arial" w:hAnsi="Arial" w:cs="Arial"/>
                <w:sz w:val="16"/>
                <w:szCs w:val="18"/>
              </w:rPr>
              <w:t>(40</w:t>
            </w:r>
            <w:r w:rsidRPr="00835045">
              <w:rPr>
                <w:rFonts w:ascii="Arial" w:hAnsi="Arial" w:cs="Arial"/>
                <w:sz w:val="16"/>
                <w:szCs w:val="18"/>
              </w:rPr>
              <w:t>)</w:t>
            </w:r>
          </w:p>
          <w:p w14:paraId="4E25557D" w14:textId="05E2B165" w:rsidR="00D75D8F" w:rsidRPr="00835045" w:rsidRDefault="00D75D8F" w:rsidP="00D75D8F">
            <w:pPr>
              <w:rPr>
                <w:rFonts w:ascii="Arial" w:hAnsi="Arial" w:cs="Arial"/>
                <w:sz w:val="16"/>
                <w:szCs w:val="18"/>
              </w:rPr>
            </w:pPr>
            <w:ins w:id="1670" w:author="Naveen Premnath [2]" w:date="2024-09-23T16:12:00Z">
              <w:r>
                <w:rPr>
                  <w:rFonts w:ascii="Arial" w:hAnsi="Arial" w:cs="Arial"/>
                  <w:sz w:val="16"/>
                  <w:szCs w:val="18"/>
                </w:rPr>
                <w:t>(</w:t>
              </w:r>
              <w:r w:rsidRPr="003A51DD">
                <w:rPr>
                  <w:rFonts w:ascii="Arial" w:hAnsi="Arial" w:cs="Arial"/>
                  <w:sz w:val="16"/>
                  <w:szCs w:val="18"/>
                </w:rPr>
                <w:t>9389036</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36FFC45C" w14:textId="77777777" w:rsidR="00D75D8F" w:rsidRDefault="00D75D8F" w:rsidP="00D75D8F">
            <w:pPr>
              <w:rPr>
                <w:ins w:id="1671" w:author="Naveen Premnath [2]" w:date="2024-09-23T23:32:00Z"/>
                <w:rFonts w:ascii="Arial" w:hAnsi="Arial" w:cs="Arial"/>
                <w:sz w:val="16"/>
                <w:szCs w:val="18"/>
              </w:rPr>
            </w:pPr>
            <w:r w:rsidRPr="00835045">
              <w:rPr>
                <w:rFonts w:ascii="Arial" w:hAnsi="Arial" w:cs="Arial"/>
                <w:sz w:val="16"/>
                <w:szCs w:val="18"/>
              </w:rPr>
              <w:t>316(63)</w:t>
            </w:r>
          </w:p>
          <w:p w14:paraId="7F0B60E6" w14:textId="0B79EA84" w:rsidR="00D75D8F" w:rsidRPr="00835045" w:rsidRDefault="00D75D8F" w:rsidP="00D75D8F">
            <w:pPr>
              <w:rPr>
                <w:rFonts w:ascii="Arial" w:hAnsi="Arial" w:cs="Arial"/>
                <w:sz w:val="16"/>
                <w:szCs w:val="18"/>
              </w:rPr>
            </w:pPr>
            <w:ins w:id="1672" w:author="Naveen Premnath [2]" w:date="2024-09-23T23:33:00Z">
              <w:r>
                <w:rPr>
                  <w:rFonts w:ascii="Arial" w:hAnsi="Arial" w:cs="Arial"/>
                  <w:sz w:val="16"/>
                  <w:szCs w:val="18"/>
                </w:rPr>
                <w:t>(</w:t>
              </w:r>
              <w:r w:rsidRPr="00DA3AEC">
                <w:rPr>
                  <w:rFonts w:ascii="Arial" w:hAnsi="Arial" w:cs="Arial"/>
                  <w:sz w:val="16"/>
                  <w:szCs w:val="18"/>
                </w:rPr>
                <w:t>2874780</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4DAD8E93" w14:textId="77777777" w:rsidR="00D75D8F" w:rsidRDefault="00D75D8F" w:rsidP="00D75D8F">
            <w:pPr>
              <w:rPr>
                <w:ins w:id="1673" w:author="Naveen Premnath [2]" w:date="2024-09-23T23:44:00Z"/>
                <w:rFonts w:ascii="Arial" w:hAnsi="Arial" w:cs="Arial"/>
                <w:sz w:val="16"/>
                <w:szCs w:val="18"/>
              </w:rPr>
            </w:pPr>
            <w:r w:rsidRPr="00835045">
              <w:rPr>
                <w:rFonts w:ascii="Arial" w:hAnsi="Arial" w:cs="Arial"/>
                <w:sz w:val="16"/>
                <w:szCs w:val="18"/>
              </w:rPr>
              <w:t>153</w:t>
            </w:r>
            <w:r>
              <w:rPr>
                <w:rFonts w:ascii="Arial" w:hAnsi="Arial" w:cs="Arial"/>
                <w:sz w:val="16"/>
                <w:szCs w:val="18"/>
              </w:rPr>
              <w:t>(57</w:t>
            </w:r>
            <w:r w:rsidRPr="00835045">
              <w:rPr>
                <w:rFonts w:ascii="Arial" w:hAnsi="Arial" w:cs="Arial"/>
                <w:sz w:val="16"/>
                <w:szCs w:val="18"/>
              </w:rPr>
              <w:t>)</w:t>
            </w:r>
          </w:p>
          <w:p w14:paraId="4976A68A" w14:textId="7DDA8D2C" w:rsidR="00D75D8F" w:rsidRPr="00835045" w:rsidRDefault="00D75D8F" w:rsidP="00D75D8F">
            <w:pPr>
              <w:rPr>
                <w:rFonts w:ascii="Arial" w:hAnsi="Arial" w:cs="Arial"/>
                <w:sz w:val="16"/>
                <w:szCs w:val="18"/>
              </w:rPr>
            </w:pPr>
            <w:ins w:id="1674" w:author="Naveen Premnath [2]" w:date="2024-09-23T23:44:00Z">
              <w:r>
                <w:rPr>
                  <w:rFonts w:ascii="Arial" w:hAnsi="Arial" w:cs="Arial"/>
                  <w:sz w:val="16"/>
                  <w:szCs w:val="18"/>
                </w:rPr>
                <w:t>(</w:t>
              </w:r>
              <w:r w:rsidRPr="00D97D91">
                <w:rPr>
                  <w:rFonts w:ascii="Arial" w:hAnsi="Arial" w:cs="Arial"/>
                  <w:sz w:val="16"/>
                  <w:szCs w:val="18"/>
                </w:rPr>
                <w:t>1392685</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7147F66D" w14:textId="77777777" w:rsidR="00D75D8F" w:rsidRDefault="00D75D8F" w:rsidP="00D75D8F">
            <w:pPr>
              <w:rPr>
                <w:ins w:id="1675" w:author="Naveen Premnath [2]" w:date="2024-09-27T08:20:00Z"/>
                <w:rFonts w:ascii="Arial" w:hAnsi="Arial" w:cs="Arial"/>
                <w:sz w:val="16"/>
                <w:szCs w:val="18"/>
              </w:rPr>
            </w:pPr>
            <w:r w:rsidRPr="00835045">
              <w:rPr>
                <w:rFonts w:ascii="Arial" w:hAnsi="Arial" w:cs="Arial"/>
                <w:sz w:val="16"/>
                <w:szCs w:val="18"/>
              </w:rPr>
              <w:t>1004</w:t>
            </w:r>
            <w:r>
              <w:rPr>
                <w:rFonts w:ascii="Arial" w:hAnsi="Arial" w:cs="Arial"/>
                <w:sz w:val="16"/>
                <w:szCs w:val="18"/>
              </w:rPr>
              <w:t>(40</w:t>
            </w:r>
            <w:r w:rsidRPr="00835045">
              <w:rPr>
                <w:rFonts w:ascii="Arial" w:hAnsi="Arial" w:cs="Arial"/>
                <w:sz w:val="16"/>
                <w:szCs w:val="18"/>
              </w:rPr>
              <w:t>)</w:t>
            </w:r>
          </w:p>
          <w:p w14:paraId="10238E83" w14:textId="35F6ECE8" w:rsidR="00D75D8F" w:rsidRPr="00835045" w:rsidRDefault="00D75D8F" w:rsidP="00D75D8F">
            <w:pPr>
              <w:rPr>
                <w:rFonts w:ascii="Arial" w:hAnsi="Arial" w:cs="Arial"/>
                <w:sz w:val="16"/>
                <w:szCs w:val="18"/>
              </w:rPr>
            </w:pPr>
            <w:ins w:id="1676" w:author="Naveen Premnath [2]" w:date="2024-09-27T08:20:00Z">
              <w:r>
                <w:rPr>
                  <w:rFonts w:ascii="Arial" w:hAnsi="Arial" w:cs="Arial"/>
                  <w:sz w:val="16"/>
                  <w:szCs w:val="18"/>
                </w:rPr>
                <w:t>(</w:t>
              </w:r>
              <w:r w:rsidRPr="007D5681">
                <w:rPr>
                  <w:rFonts w:ascii="Arial" w:hAnsi="Arial" w:cs="Arial"/>
                  <w:sz w:val="16"/>
                  <w:szCs w:val="18"/>
                </w:rPr>
                <w:t>9739276</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1AEA8554" w14:textId="77777777" w:rsidR="00D75D8F" w:rsidRDefault="00D75D8F" w:rsidP="00D75D8F">
            <w:pPr>
              <w:rPr>
                <w:ins w:id="1677" w:author="Naveen Premnath [2]" w:date="2024-09-27T08:39:00Z"/>
                <w:rFonts w:ascii="Arial" w:hAnsi="Arial" w:cs="Arial"/>
                <w:sz w:val="16"/>
                <w:szCs w:val="18"/>
              </w:rPr>
            </w:pPr>
            <w:r w:rsidRPr="00835045">
              <w:rPr>
                <w:rFonts w:ascii="Arial" w:hAnsi="Arial" w:cs="Arial"/>
                <w:sz w:val="16"/>
                <w:szCs w:val="18"/>
              </w:rPr>
              <w:t>323</w:t>
            </w:r>
            <w:r>
              <w:rPr>
                <w:rFonts w:ascii="Arial" w:hAnsi="Arial" w:cs="Arial"/>
                <w:sz w:val="16"/>
                <w:szCs w:val="18"/>
              </w:rPr>
              <w:t>(64</w:t>
            </w:r>
            <w:r w:rsidRPr="00835045">
              <w:rPr>
                <w:rFonts w:ascii="Arial" w:hAnsi="Arial" w:cs="Arial"/>
                <w:sz w:val="16"/>
                <w:szCs w:val="18"/>
              </w:rPr>
              <w:t>)</w:t>
            </w:r>
          </w:p>
          <w:p w14:paraId="22B65F9F" w14:textId="5FA7EEA5" w:rsidR="00D75D8F" w:rsidRPr="00835045" w:rsidRDefault="00D75D8F" w:rsidP="00D75D8F">
            <w:pPr>
              <w:rPr>
                <w:rFonts w:ascii="Arial" w:hAnsi="Arial" w:cs="Arial"/>
                <w:sz w:val="16"/>
                <w:szCs w:val="18"/>
              </w:rPr>
            </w:pPr>
            <w:ins w:id="1678" w:author="Naveen Premnath [2]" w:date="2024-09-27T08:39:00Z">
              <w:r>
                <w:rPr>
                  <w:rFonts w:ascii="Arial" w:hAnsi="Arial" w:cs="Arial"/>
                  <w:sz w:val="16"/>
                  <w:szCs w:val="18"/>
                </w:rPr>
                <w:t>(</w:t>
              </w:r>
              <w:r w:rsidRPr="001A6A6E">
                <w:rPr>
                  <w:rFonts w:ascii="Arial" w:hAnsi="Arial" w:cs="Arial"/>
                  <w:sz w:val="16"/>
                  <w:szCs w:val="18"/>
                </w:rPr>
                <w:t>3089977</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6E627885" w14:textId="77777777" w:rsidR="00D75D8F" w:rsidRDefault="00D75D8F" w:rsidP="00D75D8F">
            <w:pPr>
              <w:rPr>
                <w:ins w:id="1679" w:author="Naveen Premnath [2]" w:date="2024-09-27T09:05:00Z"/>
                <w:rFonts w:ascii="Arial" w:hAnsi="Arial" w:cs="Arial"/>
                <w:sz w:val="16"/>
                <w:szCs w:val="18"/>
              </w:rPr>
            </w:pPr>
            <w:r w:rsidRPr="00835045">
              <w:rPr>
                <w:rFonts w:ascii="Arial" w:hAnsi="Arial" w:cs="Arial"/>
                <w:sz w:val="16"/>
                <w:szCs w:val="18"/>
              </w:rPr>
              <w:t>157</w:t>
            </w:r>
            <w:r>
              <w:rPr>
                <w:rFonts w:ascii="Arial" w:hAnsi="Arial" w:cs="Arial"/>
                <w:sz w:val="16"/>
                <w:szCs w:val="18"/>
              </w:rPr>
              <w:t>(58</w:t>
            </w:r>
            <w:r w:rsidRPr="00835045">
              <w:rPr>
                <w:rFonts w:ascii="Arial" w:hAnsi="Arial" w:cs="Arial"/>
                <w:sz w:val="16"/>
                <w:szCs w:val="18"/>
              </w:rPr>
              <w:t>)</w:t>
            </w:r>
          </w:p>
          <w:p w14:paraId="2DCEE8C2" w14:textId="2DE80E02" w:rsidR="00D75D8F" w:rsidRPr="00835045" w:rsidRDefault="00D75D8F" w:rsidP="00D75D8F">
            <w:pPr>
              <w:rPr>
                <w:rFonts w:ascii="Arial" w:hAnsi="Arial" w:cs="Arial"/>
                <w:sz w:val="16"/>
                <w:szCs w:val="18"/>
              </w:rPr>
            </w:pPr>
            <w:ins w:id="1680" w:author="Naveen Premnath [2]" w:date="2024-09-27T09:05:00Z">
              <w:r>
                <w:rPr>
                  <w:rFonts w:ascii="Arial" w:hAnsi="Arial" w:cs="Arial"/>
                  <w:sz w:val="16"/>
                  <w:szCs w:val="18"/>
                </w:rPr>
                <w:t>(</w:t>
              </w:r>
              <w:r w:rsidRPr="00D055CB">
                <w:rPr>
                  <w:rFonts w:ascii="Arial" w:hAnsi="Arial" w:cs="Arial"/>
                  <w:sz w:val="16"/>
                  <w:szCs w:val="18"/>
                </w:rPr>
                <w:t>1523163</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509CECA2"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3647(39)</w:t>
            </w:r>
          </w:p>
          <w:p w14:paraId="48FC6FD0" w14:textId="2F2EE442" w:rsidR="00D75D8F" w:rsidRPr="00AC253B" w:rsidRDefault="00D75D8F" w:rsidP="00D75D8F">
            <w:pPr>
              <w:rPr>
                <w:rFonts w:ascii="Arial" w:hAnsi="Arial" w:cs="Arial"/>
                <w:sz w:val="16"/>
                <w:szCs w:val="16"/>
              </w:rPr>
            </w:pPr>
            <w:r w:rsidRPr="00AC253B">
              <w:rPr>
                <w:rFonts w:ascii="Arial" w:hAnsi="Arial" w:cs="Arial"/>
                <w:sz w:val="16"/>
                <w:szCs w:val="16"/>
              </w:rPr>
              <w:t>(8985837)</w:t>
            </w:r>
          </w:p>
        </w:tc>
        <w:tc>
          <w:tcPr>
            <w:tcW w:w="1080" w:type="dxa"/>
            <w:tcBorders>
              <w:top w:val="single" w:sz="4" w:space="0" w:color="auto"/>
              <w:left w:val="single" w:sz="4" w:space="0" w:color="auto"/>
              <w:bottom w:val="single" w:sz="4" w:space="0" w:color="auto"/>
              <w:right w:val="single" w:sz="4" w:space="0" w:color="auto"/>
            </w:tcBorders>
          </w:tcPr>
          <w:p w14:paraId="196547CE"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1215(61)</w:t>
            </w:r>
          </w:p>
          <w:p w14:paraId="36C12FB8" w14:textId="5D807789" w:rsidR="00D75D8F" w:rsidRPr="00AC253B" w:rsidRDefault="00D75D8F" w:rsidP="00D75D8F">
            <w:pPr>
              <w:rPr>
                <w:rFonts w:ascii="Arial" w:hAnsi="Arial" w:cs="Arial"/>
                <w:sz w:val="16"/>
                <w:szCs w:val="16"/>
              </w:rPr>
            </w:pPr>
            <w:r w:rsidRPr="00AC253B">
              <w:rPr>
                <w:rFonts w:ascii="Arial" w:hAnsi="Arial" w:cs="Arial"/>
                <w:sz w:val="16"/>
                <w:szCs w:val="16"/>
              </w:rPr>
              <w:t>(2901568)</w:t>
            </w:r>
          </w:p>
        </w:tc>
        <w:tc>
          <w:tcPr>
            <w:tcW w:w="1127" w:type="dxa"/>
            <w:tcBorders>
              <w:top w:val="single" w:sz="4" w:space="0" w:color="auto"/>
              <w:left w:val="single" w:sz="4" w:space="0" w:color="auto"/>
              <w:bottom w:val="single" w:sz="4" w:space="0" w:color="auto"/>
              <w:right w:val="single" w:sz="4" w:space="0" w:color="auto"/>
            </w:tcBorders>
            <w:hideMark/>
          </w:tcPr>
          <w:p w14:paraId="7776A66A"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536(58)</w:t>
            </w:r>
          </w:p>
          <w:p w14:paraId="23A4833A" w14:textId="1DDB3522" w:rsidR="00D75D8F" w:rsidRPr="00AC253B" w:rsidRDefault="00D75D8F" w:rsidP="00D75D8F">
            <w:pPr>
              <w:rPr>
                <w:rFonts w:ascii="Arial" w:hAnsi="Arial" w:cs="Arial"/>
                <w:sz w:val="16"/>
                <w:szCs w:val="16"/>
              </w:rPr>
            </w:pPr>
            <w:r w:rsidRPr="00AC253B">
              <w:rPr>
                <w:rFonts w:ascii="Arial" w:hAnsi="Arial" w:cs="Arial"/>
                <w:sz w:val="16"/>
                <w:szCs w:val="16"/>
              </w:rPr>
              <w:t>(1271523)</w:t>
            </w:r>
          </w:p>
        </w:tc>
      </w:tr>
      <w:tr w:rsidR="00D75D8F" w:rsidRPr="00AA3DD8" w14:paraId="2693C9AE" w14:textId="77777777" w:rsidTr="00D75D8F">
        <w:trPr>
          <w:gridAfter w:val="1"/>
          <w:wAfter w:w="9" w:type="dxa"/>
          <w:trHeight w:val="342"/>
        </w:trPr>
        <w:tc>
          <w:tcPr>
            <w:tcW w:w="2127" w:type="dxa"/>
            <w:tcBorders>
              <w:top w:val="single" w:sz="4" w:space="0" w:color="auto"/>
              <w:left w:val="single" w:sz="4" w:space="0" w:color="auto"/>
              <w:bottom w:val="single" w:sz="4" w:space="0" w:color="auto"/>
              <w:right w:val="single" w:sz="4" w:space="0" w:color="auto"/>
            </w:tcBorders>
            <w:hideMark/>
          </w:tcPr>
          <w:p w14:paraId="4E222A33" w14:textId="77777777" w:rsidR="00D75D8F" w:rsidRPr="00835045" w:rsidRDefault="00D75D8F" w:rsidP="00D75D8F">
            <w:pPr>
              <w:rPr>
                <w:rFonts w:ascii="Arial" w:hAnsi="Arial" w:cs="Arial"/>
                <w:sz w:val="18"/>
                <w:szCs w:val="18"/>
              </w:rPr>
            </w:pPr>
            <w:r w:rsidRPr="00835045">
              <w:rPr>
                <w:rFonts w:ascii="Arial" w:hAnsi="Arial" w:cs="Arial"/>
                <w:b/>
                <w:bCs/>
                <w:sz w:val="18"/>
                <w:szCs w:val="18"/>
              </w:rPr>
              <w:t>Uninsured (%)</w:t>
            </w:r>
          </w:p>
        </w:tc>
        <w:tc>
          <w:tcPr>
            <w:tcW w:w="1113" w:type="dxa"/>
            <w:tcBorders>
              <w:top w:val="single" w:sz="4" w:space="0" w:color="auto"/>
              <w:left w:val="single" w:sz="4" w:space="0" w:color="auto"/>
              <w:bottom w:val="single" w:sz="4" w:space="0" w:color="auto"/>
              <w:right w:val="single" w:sz="4" w:space="0" w:color="auto"/>
            </w:tcBorders>
            <w:hideMark/>
          </w:tcPr>
          <w:p w14:paraId="0FB9D726" w14:textId="77777777" w:rsidR="00D75D8F" w:rsidRPr="00835045" w:rsidRDefault="00D75D8F" w:rsidP="00D75D8F">
            <w:pPr>
              <w:rPr>
                <w:rFonts w:ascii="Arial" w:hAnsi="Arial" w:cs="Arial"/>
                <w:sz w:val="16"/>
                <w:szCs w:val="18"/>
              </w:rPr>
            </w:pPr>
            <w:r w:rsidRPr="00835045">
              <w:rPr>
                <w:rFonts w:ascii="Arial" w:hAnsi="Arial" w:cs="Arial"/>
                <w:sz w:val="16"/>
                <w:szCs w:val="18"/>
              </w:rPr>
              <w:t>68</w:t>
            </w:r>
          </w:p>
          <w:p w14:paraId="3BB31CA8" w14:textId="77777777" w:rsidR="00D75D8F" w:rsidRDefault="00D75D8F" w:rsidP="00D75D8F">
            <w:pPr>
              <w:rPr>
                <w:ins w:id="1681" w:author="Naveen Premnath [2]" w:date="2024-09-17T00:25:00Z"/>
                <w:rFonts w:ascii="Arial" w:hAnsi="Arial" w:cs="Arial"/>
                <w:sz w:val="16"/>
                <w:szCs w:val="18"/>
              </w:rPr>
            </w:pPr>
            <w:r>
              <w:rPr>
                <w:rFonts w:ascii="Arial" w:hAnsi="Arial" w:cs="Arial"/>
                <w:sz w:val="16"/>
                <w:szCs w:val="18"/>
              </w:rPr>
              <w:t>(3</w:t>
            </w:r>
            <w:r w:rsidRPr="00835045">
              <w:rPr>
                <w:rFonts w:ascii="Arial" w:hAnsi="Arial" w:cs="Arial"/>
                <w:sz w:val="16"/>
                <w:szCs w:val="18"/>
              </w:rPr>
              <w:t>)</w:t>
            </w:r>
          </w:p>
          <w:p w14:paraId="677F8081" w14:textId="338D463C" w:rsidR="00D75D8F" w:rsidRPr="00835045" w:rsidRDefault="00D75D8F" w:rsidP="00D75D8F">
            <w:pPr>
              <w:rPr>
                <w:rFonts w:ascii="Arial" w:hAnsi="Arial" w:cs="Arial"/>
                <w:sz w:val="16"/>
                <w:szCs w:val="18"/>
              </w:rPr>
            </w:pPr>
            <w:ins w:id="1682" w:author="Naveen Premnath [2]" w:date="2024-09-17T00:25:00Z">
              <w:r>
                <w:rPr>
                  <w:rFonts w:ascii="Arial" w:hAnsi="Arial" w:cs="Arial"/>
                  <w:sz w:val="16"/>
                  <w:szCs w:val="18"/>
                </w:rPr>
                <w:t>(</w:t>
              </w:r>
              <w:r w:rsidRPr="006F2BBB">
                <w:rPr>
                  <w:rFonts w:ascii="Arial" w:hAnsi="Arial" w:cs="Arial"/>
                  <w:sz w:val="16"/>
                  <w:szCs w:val="18"/>
                </w:rPr>
                <w:t>519591</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2171BB71" w14:textId="77777777" w:rsidR="00D75D8F" w:rsidRPr="00835045" w:rsidRDefault="00D75D8F" w:rsidP="00D75D8F">
            <w:pPr>
              <w:rPr>
                <w:rFonts w:ascii="Arial" w:hAnsi="Arial" w:cs="Arial"/>
                <w:sz w:val="16"/>
                <w:szCs w:val="18"/>
              </w:rPr>
            </w:pPr>
            <w:r w:rsidRPr="00835045">
              <w:rPr>
                <w:rFonts w:ascii="Arial" w:hAnsi="Arial" w:cs="Arial"/>
                <w:sz w:val="16"/>
                <w:szCs w:val="18"/>
              </w:rPr>
              <w:t>11</w:t>
            </w:r>
          </w:p>
          <w:p w14:paraId="520BE963" w14:textId="77777777" w:rsidR="00D75D8F" w:rsidRDefault="00D75D8F" w:rsidP="00D75D8F">
            <w:pPr>
              <w:rPr>
                <w:ins w:id="1683" w:author="Naveen Premnath [2]" w:date="2024-09-17T00:42:00Z"/>
                <w:rFonts w:ascii="Arial" w:hAnsi="Arial" w:cs="Arial"/>
                <w:sz w:val="16"/>
                <w:szCs w:val="18"/>
              </w:rPr>
            </w:pPr>
            <w:r>
              <w:rPr>
                <w:rFonts w:ascii="Arial" w:hAnsi="Arial" w:cs="Arial"/>
                <w:sz w:val="16"/>
                <w:szCs w:val="18"/>
              </w:rPr>
              <w:t>(2</w:t>
            </w:r>
            <w:r w:rsidRPr="00835045">
              <w:rPr>
                <w:rFonts w:ascii="Arial" w:hAnsi="Arial" w:cs="Arial"/>
                <w:sz w:val="16"/>
                <w:szCs w:val="18"/>
              </w:rPr>
              <w:t>)</w:t>
            </w:r>
          </w:p>
          <w:p w14:paraId="2330AB14" w14:textId="1ED3E711" w:rsidR="00D75D8F" w:rsidRPr="00835045" w:rsidRDefault="00D75D8F" w:rsidP="00D75D8F">
            <w:pPr>
              <w:rPr>
                <w:rFonts w:ascii="Arial" w:hAnsi="Arial" w:cs="Arial"/>
                <w:sz w:val="16"/>
                <w:szCs w:val="18"/>
              </w:rPr>
            </w:pPr>
            <w:ins w:id="1684" w:author="Naveen Premnath [2]" w:date="2024-09-17T00:42:00Z">
              <w:r>
                <w:rPr>
                  <w:rFonts w:ascii="Arial" w:hAnsi="Arial" w:cs="Arial"/>
                  <w:sz w:val="16"/>
                  <w:szCs w:val="18"/>
                </w:rPr>
                <w:t>(</w:t>
              </w:r>
              <w:r w:rsidRPr="000A20CA">
                <w:rPr>
                  <w:rFonts w:ascii="Arial" w:hAnsi="Arial" w:cs="Arial"/>
                  <w:sz w:val="16"/>
                  <w:szCs w:val="18"/>
                </w:rPr>
                <w:t>66433</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20DB7612" w14:textId="77777777" w:rsidR="00D75D8F" w:rsidRDefault="00D75D8F" w:rsidP="00D75D8F">
            <w:pPr>
              <w:rPr>
                <w:ins w:id="1685" w:author="Naveen Premnath [2]" w:date="2024-09-21T22:49:00Z"/>
                <w:rFonts w:ascii="Arial" w:hAnsi="Arial" w:cs="Arial"/>
                <w:sz w:val="16"/>
                <w:szCs w:val="18"/>
              </w:rPr>
            </w:pPr>
            <w:r w:rsidRPr="00835045">
              <w:rPr>
                <w:rFonts w:ascii="Arial" w:hAnsi="Arial" w:cs="Arial"/>
                <w:sz w:val="16"/>
                <w:szCs w:val="18"/>
              </w:rPr>
              <w:t>1</w:t>
            </w:r>
          </w:p>
          <w:p w14:paraId="1D1FED9E" w14:textId="6E404DC7" w:rsidR="00D75D8F" w:rsidRPr="00835045" w:rsidRDefault="00D75D8F" w:rsidP="00D75D8F">
            <w:pPr>
              <w:rPr>
                <w:rFonts w:ascii="Arial" w:hAnsi="Arial" w:cs="Arial"/>
                <w:sz w:val="16"/>
                <w:szCs w:val="18"/>
              </w:rPr>
            </w:pPr>
            <w:ins w:id="1686" w:author="Naveen Premnath [2]" w:date="2024-09-21T22:49:00Z">
              <w:r>
                <w:rPr>
                  <w:rFonts w:ascii="Arial" w:hAnsi="Arial" w:cs="Arial"/>
                  <w:sz w:val="16"/>
                  <w:szCs w:val="18"/>
                </w:rPr>
                <w:t>(</w:t>
              </w:r>
              <w:r w:rsidRPr="000911C4">
                <w:rPr>
                  <w:rFonts w:ascii="Arial" w:hAnsi="Arial" w:cs="Arial"/>
                  <w:sz w:val="16"/>
                  <w:szCs w:val="18"/>
                </w:rPr>
                <w:t>15800</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07843DE3" w14:textId="77777777" w:rsidR="00D75D8F" w:rsidRDefault="00D75D8F" w:rsidP="00D75D8F">
            <w:pPr>
              <w:rPr>
                <w:ins w:id="1687" w:author="Naveen Premnath [2]" w:date="2024-09-21T23:20:00Z"/>
                <w:rFonts w:ascii="Arial" w:hAnsi="Arial" w:cs="Arial"/>
                <w:sz w:val="16"/>
                <w:szCs w:val="18"/>
              </w:rPr>
            </w:pPr>
            <w:r w:rsidRPr="00835045">
              <w:rPr>
                <w:rFonts w:ascii="Arial" w:hAnsi="Arial" w:cs="Arial"/>
                <w:sz w:val="16"/>
                <w:szCs w:val="18"/>
              </w:rPr>
              <w:t>45</w:t>
            </w:r>
            <w:r>
              <w:rPr>
                <w:rFonts w:ascii="Arial" w:hAnsi="Arial" w:cs="Arial"/>
                <w:sz w:val="16"/>
                <w:szCs w:val="18"/>
              </w:rPr>
              <w:t>(2</w:t>
            </w:r>
            <w:r w:rsidRPr="00835045">
              <w:rPr>
                <w:rFonts w:ascii="Arial" w:hAnsi="Arial" w:cs="Arial"/>
                <w:sz w:val="16"/>
                <w:szCs w:val="18"/>
              </w:rPr>
              <w:t>)</w:t>
            </w:r>
          </w:p>
          <w:p w14:paraId="22BD6062" w14:textId="5FD9B463" w:rsidR="00D75D8F" w:rsidRPr="00835045" w:rsidRDefault="00D75D8F" w:rsidP="00D75D8F">
            <w:pPr>
              <w:rPr>
                <w:rFonts w:ascii="Arial" w:hAnsi="Arial" w:cs="Arial"/>
                <w:sz w:val="16"/>
                <w:szCs w:val="18"/>
              </w:rPr>
            </w:pPr>
            <w:ins w:id="1688" w:author="Naveen Premnath [2]" w:date="2024-09-21T23:21:00Z">
              <w:r>
                <w:rPr>
                  <w:rFonts w:ascii="Arial" w:hAnsi="Arial" w:cs="Arial"/>
                  <w:sz w:val="16"/>
                  <w:szCs w:val="18"/>
                </w:rPr>
                <w:t>(</w:t>
              </w:r>
            </w:ins>
            <w:ins w:id="1689" w:author="Naveen Premnath [2]" w:date="2024-09-21T23:20:00Z">
              <w:r w:rsidRPr="0076676D">
                <w:rPr>
                  <w:rFonts w:ascii="Arial" w:hAnsi="Arial" w:cs="Arial"/>
                  <w:sz w:val="16"/>
                  <w:szCs w:val="18"/>
                </w:rPr>
                <w:t>452957</w:t>
              </w:r>
            </w:ins>
            <w:ins w:id="1690" w:author="Naveen Premnath [2]" w:date="2024-09-21T23:21:00Z">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16BCB97D" w14:textId="77777777" w:rsidR="00D75D8F" w:rsidRDefault="00D75D8F" w:rsidP="00D75D8F">
            <w:pPr>
              <w:rPr>
                <w:ins w:id="1691" w:author="Naveen Premnath [2]" w:date="2024-09-21T23:39:00Z"/>
                <w:rFonts w:ascii="Arial" w:hAnsi="Arial" w:cs="Arial"/>
                <w:sz w:val="16"/>
                <w:szCs w:val="18"/>
              </w:rPr>
            </w:pPr>
            <w:r w:rsidRPr="00835045">
              <w:rPr>
                <w:rFonts w:ascii="Arial" w:hAnsi="Arial" w:cs="Arial"/>
                <w:sz w:val="16"/>
                <w:szCs w:val="18"/>
              </w:rPr>
              <w:t>4(</w:t>
            </w:r>
            <w:r>
              <w:rPr>
                <w:rFonts w:ascii="Arial" w:hAnsi="Arial" w:cs="Arial"/>
                <w:sz w:val="16"/>
                <w:szCs w:val="18"/>
              </w:rPr>
              <w:t>1</w:t>
            </w:r>
            <w:r w:rsidRPr="00835045">
              <w:rPr>
                <w:rFonts w:ascii="Arial" w:hAnsi="Arial" w:cs="Arial"/>
                <w:sz w:val="16"/>
                <w:szCs w:val="18"/>
              </w:rPr>
              <w:t>)</w:t>
            </w:r>
          </w:p>
          <w:p w14:paraId="3D2DD1F4" w14:textId="7A217CD8" w:rsidR="00D75D8F" w:rsidRPr="00835045" w:rsidRDefault="00D75D8F" w:rsidP="00D75D8F">
            <w:pPr>
              <w:rPr>
                <w:rFonts w:ascii="Arial" w:hAnsi="Arial" w:cs="Arial"/>
                <w:sz w:val="16"/>
                <w:szCs w:val="18"/>
              </w:rPr>
            </w:pPr>
            <w:ins w:id="1692" w:author="Naveen Premnath [2]" w:date="2024-09-21T23:40:00Z">
              <w:r>
                <w:rPr>
                  <w:rFonts w:ascii="Arial" w:hAnsi="Arial" w:cs="Arial"/>
                  <w:sz w:val="16"/>
                  <w:szCs w:val="18"/>
                </w:rPr>
                <w:t>(</w:t>
              </w:r>
            </w:ins>
            <w:ins w:id="1693" w:author="Naveen Premnath [2]" w:date="2024-09-21T23:39:00Z">
              <w:r w:rsidRPr="0078639D">
                <w:rPr>
                  <w:rFonts w:ascii="Arial" w:hAnsi="Arial" w:cs="Arial"/>
                  <w:sz w:val="16"/>
                  <w:szCs w:val="18"/>
                </w:rPr>
                <w:t>44560</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6E03F21E" w14:textId="77777777" w:rsidR="00D75D8F" w:rsidRDefault="00D75D8F" w:rsidP="00D75D8F">
            <w:pPr>
              <w:rPr>
                <w:ins w:id="1694" w:author="Naveen Premnath [2]" w:date="2024-09-22T00:15:00Z"/>
                <w:rFonts w:ascii="Arial" w:hAnsi="Arial" w:cs="Arial"/>
                <w:sz w:val="16"/>
                <w:szCs w:val="18"/>
              </w:rPr>
            </w:pPr>
            <w:r w:rsidRPr="00835045">
              <w:rPr>
                <w:rFonts w:ascii="Arial" w:hAnsi="Arial" w:cs="Arial"/>
                <w:sz w:val="16"/>
                <w:szCs w:val="18"/>
              </w:rPr>
              <w:t>1(</w:t>
            </w:r>
            <w:r>
              <w:rPr>
                <w:rFonts w:ascii="Arial" w:hAnsi="Arial" w:cs="Arial"/>
                <w:sz w:val="16"/>
                <w:szCs w:val="18"/>
              </w:rPr>
              <w:t>1</w:t>
            </w:r>
            <w:r w:rsidRPr="00835045">
              <w:rPr>
                <w:rFonts w:ascii="Arial" w:hAnsi="Arial" w:cs="Arial"/>
                <w:sz w:val="16"/>
                <w:szCs w:val="18"/>
              </w:rPr>
              <w:t>)</w:t>
            </w:r>
          </w:p>
          <w:p w14:paraId="1B826D77" w14:textId="507DA761" w:rsidR="00D75D8F" w:rsidRPr="00835045" w:rsidRDefault="00D75D8F" w:rsidP="00D75D8F">
            <w:pPr>
              <w:rPr>
                <w:rFonts w:ascii="Arial" w:hAnsi="Arial" w:cs="Arial"/>
                <w:sz w:val="16"/>
                <w:szCs w:val="18"/>
              </w:rPr>
            </w:pPr>
            <w:ins w:id="1695" w:author="Naveen Premnath [2]" w:date="2024-09-22T00:15:00Z">
              <w:r>
                <w:rPr>
                  <w:rFonts w:ascii="Arial" w:hAnsi="Arial" w:cs="Arial"/>
                  <w:sz w:val="16"/>
                  <w:szCs w:val="18"/>
                </w:rPr>
                <w:t>(</w:t>
              </w:r>
              <w:r w:rsidRPr="00E85F2B">
                <w:rPr>
                  <w:rFonts w:ascii="Arial" w:hAnsi="Arial" w:cs="Arial"/>
                  <w:sz w:val="16"/>
                  <w:szCs w:val="18"/>
                </w:rPr>
                <w:t>6970</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338B7C01" w14:textId="77777777" w:rsidR="00D75D8F" w:rsidRDefault="00D75D8F" w:rsidP="00D75D8F">
            <w:pPr>
              <w:rPr>
                <w:ins w:id="1696" w:author="Naveen Premnath [2]" w:date="2024-09-23T16:12:00Z"/>
                <w:rFonts w:ascii="Arial" w:hAnsi="Arial" w:cs="Arial"/>
                <w:sz w:val="16"/>
                <w:szCs w:val="18"/>
              </w:rPr>
            </w:pPr>
            <w:r w:rsidRPr="00835045">
              <w:rPr>
                <w:rFonts w:ascii="Arial" w:hAnsi="Arial" w:cs="Arial"/>
                <w:sz w:val="16"/>
                <w:szCs w:val="18"/>
              </w:rPr>
              <w:t>42</w:t>
            </w:r>
            <w:r>
              <w:rPr>
                <w:rFonts w:ascii="Arial" w:hAnsi="Arial" w:cs="Arial"/>
                <w:sz w:val="16"/>
                <w:szCs w:val="18"/>
              </w:rPr>
              <w:t>(2</w:t>
            </w:r>
            <w:r w:rsidRPr="00835045">
              <w:rPr>
                <w:rFonts w:ascii="Arial" w:hAnsi="Arial" w:cs="Arial"/>
                <w:sz w:val="16"/>
                <w:szCs w:val="18"/>
              </w:rPr>
              <w:t>)</w:t>
            </w:r>
          </w:p>
          <w:p w14:paraId="34782C9E" w14:textId="5D283F82" w:rsidR="00D75D8F" w:rsidRPr="00835045" w:rsidRDefault="00D75D8F" w:rsidP="00D75D8F">
            <w:pPr>
              <w:rPr>
                <w:rFonts w:ascii="Arial" w:hAnsi="Arial" w:cs="Arial"/>
                <w:sz w:val="16"/>
                <w:szCs w:val="18"/>
              </w:rPr>
            </w:pPr>
            <w:ins w:id="1697" w:author="Naveen Premnath [2]" w:date="2024-09-23T16:12:00Z">
              <w:r>
                <w:rPr>
                  <w:rFonts w:ascii="Arial" w:hAnsi="Arial" w:cs="Arial"/>
                  <w:sz w:val="16"/>
                  <w:szCs w:val="18"/>
                </w:rPr>
                <w:t>(</w:t>
              </w:r>
              <w:r w:rsidRPr="003A51DD">
                <w:rPr>
                  <w:rFonts w:ascii="Arial" w:hAnsi="Arial" w:cs="Arial"/>
                  <w:sz w:val="16"/>
                  <w:szCs w:val="18"/>
                </w:rPr>
                <w:t>392710</w:t>
              </w:r>
            </w:ins>
            <w:ins w:id="1698" w:author="Naveen Premnath [2]" w:date="2024-09-23T16:13:00Z">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49BFEC3F" w14:textId="77777777" w:rsidR="00D75D8F" w:rsidRDefault="00D75D8F" w:rsidP="00D75D8F">
            <w:pPr>
              <w:rPr>
                <w:ins w:id="1699" w:author="Naveen Premnath [2]" w:date="2024-09-23T23:33:00Z"/>
                <w:rFonts w:ascii="Arial" w:hAnsi="Arial" w:cs="Arial"/>
                <w:sz w:val="16"/>
                <w:szCs w:val="18"/>
              </w:rPr>
            </w:pPr>
            <w:r w:rsidRPr="00835045">
              <w:rPr>
                <w:rFonts w:ascii="Arial" w:hAnsi="Arial" w:cs="Arial"/>
                <w:sz w:val="16"/>
                <w:szCs w:val="18"/>
              </w:rPr>
              <w:t>7</w:t>
            </w:r>
            <w:r>
              <w:rPr>
                <w:rFonts w:ascii="Arial" w:hAnsi="Arial" w:cs="Arial"/>
                <w:sz w:val="16"/>
                <w:szCs w:val="18"/>
              </w:rPr>
              <w:t>(1</w:t>
            </w:r>
            <w:r w:rsidRPr="00835045">
              <w:rPr>
                <w:rFonts w:ascii="Arial" w:hAnsi="Arial" w:cs="Arial"/>
                <w:sz w:val="16"/>
                <w:szCs w:val="18"/>
              </w:rPr>
              <w:t>)</w:t>
            </w:r>
          </w:p>
          <w:p w14:paraId="1F44AEFA" w14:textId="4FEF9B57" w:rsidR="00D75D8F" w:rsidRPr="00835045" w:rsidRDefault="00D75D8F" w:rsidP="00D75D8F">
            <w:pPr>
              <w:rPr>
                <w:rFonts w:ascii="Arial" w:hAnsi="Arial" w:cs="Arial"/>
                <w:sz w:val="16"/>
                <w:szCs w:val="18"/>
              </w:rPr>
            </w:pPr>
            <w:ins w:id="1700" w:author="Naveen Premnath [2]" w:date="2024-09-23T23:33:00Z">
              <w:r>
                <w:rPr>
                  <w:rFonts w:ascii="Arial" w:hAnsi="Arial" w:cs="Arial"/>
                  <w:sz w:val="16"/>
                  <w:szCs w:val="18"/>
                </w:rPr>
                <w:t>(</w:t>
              </w:r>
              <w:r w:rsidRPr="00DA3AEC">
                <w:rPr>
                  <w:rFonts w:ascii="Arial" w:hAnsi="Arial" w:cs="Arial"/>
                  <w:sz w:val="16"/>
                  <w:szCs w:val="18"/>
                </w:rPr>
                <w:t>51647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35263A1A" w14:textId="77777777" w:rsidR="00D75D8F" w:rsidRDefault="00D75D8F" w:rsidP="00D75D8F">
            <w:pPr>
              <w:rPr>
                <w:ins w:id="1701" w:author="Naveen Premnath [2]" w:date="2024-09-23T23:45:00Z"/>
                <w:rFonts w:ascii="Arial" w:hAnsi="Arial" w:cs="Arial"/>
                <w:sz w:val="16"/>
                <w:szCs w:val="18"/>
              </w:rPr>
            </w:pPr>
            <w:r w:rsidRPr="00835045">
              <w:rPr>
                <w:rFonts w:ascii="Arial" w:hAnsi="Arial" w:cs="Arial"/>
                <w:sz w:val="16"/>
                <w:szCs w:val="18"/>
              </w:rPr>
              <w:t>2(</w:t>
            </w:r>
            <w:r>
              <w:rPr>
                <w:rFonts w:ascii="Arial" w:hAnsi="Arial" w:cs="Arial"/>
                <w:sz w:val="16"/>
                <w:szCs w:val="18"/>
              </w:rPr>
              <w:t>1</w:t>
            </w:r>
            <w:r w:rsidRPr="00835045">
              <w:rPr>
                <w:rFonts w:ascii="Arial" w:hAnsi="Arial" w:cs="Arial"/>
                <w:sz w:val="16"/>
                <w:szCs w:val="18"/>
              </w:rPr>
              <w:t>)</w:t>
            </w:r>
          </w:p>
          <w:p w14:paraId="03EFC9C4" w14:textId="7CC360B8" w:rsidR="00D75D8F" w:rsidRPr="00835045" w:rsidRDefault="00D75D8F" w:rsidP="00D75D8F">
            <w:pPr>
              <w:rPr>
                <w:rFonts w:ascii="Arial" w:hAnsi="Arial" w:cs="Arial"/>
                <w:sz w:val="16"/>
                <w:szCs w:val="18"/>
              </w:rPr>
            </w:pPr>
            <w:ins w:id="1702" w:author="Naveen Premnath [2]" w:date="2024-09-23T23:45:00Z">
              <w:r>
                <w:rPr>
                  <w:rFonts w:ascii="Arial" w:hAnsi="Arial" w:cs="Arial"/>
                  <w:sz w:val="16"/>
                  <w:szCs w:val="18"/>
                </w:rPr>
                <w:t>(</w:t>
              </w:r>
              <w:r w:rsidRPr="00D97D91">
                <w:rPr>
                  <w:rFonts w:ascii="Arial" w:hAnsi="Arial" w:cs="Arial"/>
                  <w:sz w:val="16"/>
                  <w:szCs w:val="18"/>
                </w:rPr>
                <w:t>16074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4C9C74DF" w14:textId="77777777" w:rsidR="00D75D8F" w:rsidRDefault="00D75D8F" w:rsidP="00D75D8F">
            <w:pPr>
              <w:rPr>
                <w:ins w:id="1703" w:author="Naveen Premnath [2]" w:date="2024-09-27T08:20:00Z"/>
                <w:rFonts w:ascii="Arial" w:hAnsi="Arial" w:cs="Arial"/>
                <w:sz w:val="16"/>
                <w:szCs w:val="18"/>
              </w:rPr>
            </w:pPr>
            <w:r w:rsidRPr="00835045">
              <w:rPr>
                <w:rFonts w:ascii="Arial" w:hAnsi="Arial" w:cs="Arial"/>
                <w:sz w:val="16"/>
                <w:szCs w:val="18"/>
              </w:rPr>
              <w:t>46(</w:t>
            </w:r>
            <w:r>
              <w:rPr>
                <w:rFonts w:ascii="Arial" w:hAnsi="Arial" w:cs="Arial"/>
                <w:sz w:val="16"/>
                <w:szCs w:val="18"/>
              </w:rPr>
              <w:t>2</w:t>
            </w:r>
            <w:r w:rsidRPr="00835045">
              <w:rPr>
                <w:rFonts w:ascii="Arial" w:hAnsi="Arial" w:cs="Arial"/>
                <w:sz w:val="16"/>
                <w:szCs w:val="18"/>
              </w:rPr>
              <w:t>)</w:t>
            </w:r>
          </w:p>
          <w:p w14:paraId="4F33BF65" w14:textId="38C9758E" w:rsidR="00D75D8F" w:rsidRPr="00835045" w:rsidRDefault="00D75D8F" w:rsidP="00D75D8F">
            <w:pPr>
              <w:rPr>
                <w:rFonts w:ascii="Arial" w:hAnsi="Arial" w:cs="Arial"/>
                <w:sz w:val="16"/>
                <w:szCs w:val="18"/>
              </w:rPr>
            </w:pPr>
            <w:ins w:id="1704" w:author="Naveen Premnath [2]" w:date="2024-09-27T08:21:00Z">
              <w:r>
                <w:rPr>
                  <w:rFonts w:ascii="Arial" w:hAnsi="Arial" w:cs="Arial"/>
                  <w:sz w:val="16"/>
                  <w:szCs w:val="18"/>
                </w:rPr>
                <w:t>(</w:t>
              </w:r>
              <w:r w:rsidRPr="007D5681">
                <w:rPr>
                  <w:rFonts w:ascii="Arial" w:hAnsi="Arial" w:cs="Arial"/>
                  <w:sz w:val="16"/>
                  <w:szCs w:val="18"/>
                </w:rPr>
                <w:t>432249</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4D25DA9F" w14:textId="77777777" w:rsidR="00D75D8F" w:rsidRDefault="00D75D8F" w:rsidP="00D75D8F">
            <w:pPr>
              <w:rPr>
                <w:ins w:id="1705" w:author="Naveen Premnath [2]" w:date="2024-09-27T08:40:00Z"/>
                <w:rFonts w:ascii="Arial" w:hAnsi="Arial" w:cs="Arial"/>
                <w:sz w:val="16"/>
                <w:szCs w:val="18"/>
              </w:rPr>
            </w:pPr>
            <w:r w:rsidRPr="00835045">
              <w:rPr>
                <w:rFonts w:ascii="Arial" w:hAnsi="Arial" w:cs="Arial"/>
                <w:sz w:val="16"/>
                <w:szCs w:val="18"/>
              </w:rPr>
              <w:t>3(</w:t>
            </w:r>
            <w:r>
              <w:rPr>
                <w:rFonts w:ascii="Arial" w:hAnsi="Arial" w:cs="Arial"/>
                <w:sz w:val="16"/>
                <w:szCs w:val="18"/>
              </w:rPr>
              <w:t>1</w:t>
            </w:r>
            <w:r w:rsidRPr="00835045">
              <w:rPr>
                <w:rFonts w:ascii="Arial" w:hAnsi="Arial" w:cs="Arial"/>
                <w:sz w:val="16"/>
                <w:szCs w:val="18"/>
              </w:rPr>
              <w:t>)</w:t>
            </w:r>
          </w:p>
          <w:p w14:paraId="7F2593E3" w14:textId="4570DEC0" w:rsidR="00D75D8F" w:rsidRPr="00835045" w:rsidRDefault="00D75D8F" w:rsidP="00D75D8F">
            <w:pPr>
              <w:rPr>
                <w:rFonts w:ascii="Arial" w:hAnsi="Arial" w:cs="Arial"/>
                <w:sz w:val="16"/>
                <w:szCs w:val="18"/>
              </w:rPr>
            </w:pPr>
            <w:ins w:id="1706" w:author="Naveen Premnath [2]" w:date="2024-09-27T08:40:00Z">
              <w:r>
                <w:rPr>
                  <w:rFonts w:ascii="Arial" w:hAnsi="Arial" w:cs="Arial"/>
                  <w:sz w:val="16"/>
                  <w:szCs w:val="18"/>
                </w:rPr>
                <w:t>(</w:t>
              </w:r>
              <w:r w:rsidRPr="001A6A6E">
                <w:rPr>
                  <w:rFonts w:ascii="Arial" w:hAnsi="Arial" w:cs="Arial"/>
                  <w:sz w:val="16"/>
                  <w:szCs w:val="18"/>
                </w:rPr>
                <w:t>14182</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7C053926" w14:textId="77777777" w:rsidR="00D75D8F" w:rsidRDefault="00D75D8F" w:rsidP="00D75D8F">
            <w:pPr>
              <w:rPr>
                <w:ins w:id="1707" w:author="Naveen Premnath [2]" w:date="2024-09-27T09:06:00Z"/>
                <w:rFonts w:ascii="Arial" w:hAnsi="Arial" w:cs="Arial"/>
                <w:sz w:val="16"/>
                <w:szCs w:val="18"/>
              </w:rPr>
            </w:pPr>
            <w:r w:rsidRPr="00835045">
              <w:rPr>
                <w:rFonts w:ascii="Arial" w:hAnsi="Arial" w:cs="Arial"/>
                <w:sz w:val="16"/>
                <w:szCs w:val="18"/>
              </w:rPr>
              <w:t>1(0.4)</w:t>
            </w:r>
          </w:p>
          <w:p w14:paraId="321730AF" w14:textId="02FDCCF9" w:rsidR="00D75D8F" w:rsidRPr="00835045" w:rsidRDefault="00D75D8F" w:rsidP="00D75D8F">
            <w:pPr>
              <w:rPr>
                <w:rFonts w:ascii="Arial" w:hAnsi="Arial" w:cs="Arial"/>
                <w:sz w:val="16"/>
                <w:szCs w:val="18"/>
              </w:rPr>
            </w:pPr>
            <w:ins w:id="1708" w:author="Naveen Premnath [2]" w:date="2024-09-27T09:06:00Z">
              <w:r>
                <w:rPr>
                  <w:rFonts w:ascii="Arial" w:hAnsi="Arial" w:cs="Arial"/>
                  <w:sz w:val="16"/>
                  <w:szCs w:val="18"/>
                </w:rPr>
                <w:t>(</w:t>
              </w:r>
              <w:r w:rsidRPr="00D055CB">
                <w:rPr>
                  <w:rFonts w:ascii="Arial" w:hAnsi="Arial" w:cs="Arial"/>
                  <w:sz w:val="16"/>
                  <w:szCs w:val="18"/>
                </w:rPr>
                <w:t>17044</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69EE510F"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201(2)</w:t>
            </w:r>
          </w:p>
          <w:p w14:paraId="0BF25DBD" w14:textId="76A8AF0C" w:rsidR="00D75D8F" w:rsidRPr="00AC253B" w:rsidRDefault="00D75D8F" w:rsidP="00D75D8F">
            <w:pPr>
              <w:rPr>
                <w:rFonts w:ascii="Arial" w:hAnsi="Arial" w:cs="Arial"/>
                <w:sz w:val="16"/>
                <w:szCs w:val="16"/>
              </w:rPr>
            </w:pPr>
            <w:r w:rsidRPr="00AC253B">
              <w:rPr>
                <w:rFonts w:ascii="Arial" w:hAnsi="Arial" w:cs="Arial"/>
                <w:sz w:val="16"/>
                <w:szCs w:val="16"/>
              </w:rPr>
              <w:t>(449377)</w:t>
            </w:r>
          </w:p>
        </w:tc>
        <w:tc>
          <w:tcPr>
            <w:tcW w:w="1080" w:type="dxa"/>
            <w:tcBorders>
              <w:top w:val="single" w:sz="4" w:space="0" w:color="auto"/>
              <w:left w:val="single" w:sz="4" w:space="0" w:color="auto"/>
              <w:bottom w:val="single" w:sz="4" w:space="0" w:color="auto"/>
              <w:right w:val="single" w:sz="4" w:space="0" w:color="auto"/>
            </w:tcBorders>
          </w:tcPr>
          <w:p w14:paraId="6421A3A5"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25(1)</w:t>
            </w:r>
          </w:p>
          <w:p w14:paraId="6F6A5C80" w14:textId="798FD917" w:rsidR="00D75D8F" w:rsidRPr="00AC253B" w:rsidRDefault="00D75D8F" w:rsidP="00D75D8F">
            <w:pPr>
              <w:rPr>
                <w:rFonts w:ascii="Arial" w:hAnsi="Arial" w:cs="Arial"/>
                <w:sz w:val="16"/>
                <w:szCs w:val="16"/>
              </w:rPr>
            </w:pPr>
            <w:r w:rsidRPr="00AC253B">
              <w:rPr>
                <w:rFonts w:ascii="Arial" w:hAnsi="Arial" w:cs="Arial"/>
                <w:sz w:val="16"/>
                <w:szCs w:val="16"/>
              </w:rPr>
              <w:t>(44205)</w:t>
            </w:r>
          </w:p>
        </w:tc>
        <w:tc>
          <w:tcPr>
            <w:tcW w:w="1127" w:type="dxa"/>
            <w:tcBorders>
              <w:top w:val="single" w:sz="4" w:space="0" w:color="auto"/>
              <w:left w:val="single" w:sz="4" w:space="0" w:color="auto"/>
              <w:bottom w:val="single" w:sz="4" w:space="0" w:color="auto"/>
              <w:right w:val="single" w:sz="4" w:space="0" w:color="auto"/>
            </w:tcBorders>
            <w:hideMark/>
          </w:tcPr>
          <w:p w14:paraId="6A316D18" w14:textId="77777777" w:rsidR="00D75D8F" w:rsidRPr="00AC253B" w:rsidRDefault="00D75D8F" w:rsidP="00D75D8F">
            <w:pPr>
              <w:jc w:val="center"/>
              <w:rPr>
                <w:rFonts w:ascii="Arial" w:hAnsi="Arial" w:cs="Arial"/>
                <w:sz w:val="16"/>
                <w:szCs w:val="16"/>
              </w:rPr>
            </w:pPr>
            <w:r w:rsidRPr="00AC253B">
              <w:rPr>
                <w:rFonts w:ascii="Arial" w:hAnsi="Arial" w:cs="Arial"/>
                <w:sz w:val="16"/>
                <w:szCs w:val="16"/>
              </w:rPr>
              <w:t>5(1)</w:t>
            </w:r>
          </w:p>
          <w:p w14:paraId="618AD82B" w14:textId="0533281C" w:rsidR="00D75D8F" w:rsidRPr="00AC253B" w:rsidRDefault="00D75D8F" w:rsidP="00D75D8F">
            <w:pPr>
              <w:rPr>
                <w:rFonts w:ascii="Arial" w:hAnsi="Arial" w:cs="Arial"/>
                <w:sz w:val="16"/>
                <w:szCs w:val="16"/>
              </w:rPr>
            </w:pPr>
            <w:r w:rsidRPr="00AC253B">
              <w:rPr>
                <w:rFonts w:ascii="Arial" w:hAnsi="Arial" w:cs="Arial"/>
                <w:sz w:val="16"/>
                <w:szCs w:val="16"/>
              </w:rPr>
              <w:t>(13972)</w:t>
            </w:r>
          </w:p>
        </w:tc>
      </w:tr>
      <w:tr w:rsidR="00D75D8F" w:rsidRPr="00AA3DD8" w14:paraId="12CB9D46" w14:textId="77777777" w:rsidTr="00D75D8F">
        <w:trPr>
          <w:gridAfter w:val="1"/>
          <w:wAfter w:w="9" w:type="dxa"/>
          <w:trHeight w:val="342"/>
        </w:trPr>
        <w:tc>
          <w:tcPr>
            <w:tcW w:w="2127" w:type="dxa"/>
            <w:tcBorders>
              <w:top w:val="single" w:sz="4" w:space="0" w:color="auto"/>
              <w:left w:val="single" w:sz="4" w:space="0" w:color="auto"/>
              <w:bottom w:val="single" w:sz="4" w:space="0" w:color="auto"/>
              <w:right w:val="single" w:sz="4" w:space="0" w:color="auto"/>
            </w:tcBorders>
            <w:hideMark/>
          </w:tcPr>
          <w:p w14:paraId="0EACECCF" w14:textId="0E21F3F4" w:rsidR="004B0A4B" w:rsidRPr="00835045" w:rsidRDefault="004B0A4B" w:rsidP="004B0A4B">
            <w:pPr>
              <w:rPr>
                <w:rFonts w:ascii="Arial" w:hAnsi="Arial" w:cs="Arial"/>
                <w:sz w:val="18"/>
                <w:szCs w:val="18"/>
              </w:rPr>
            </w:pPr>
            <w:r w:rsidRPr="00835045">
              <w:rPr>
                <w:rFonts w:ascii="Arial" w:hAnsi="Arial" w:cs="Arial"/>
                <w:b/>
                <w:bCs/>
                <w:sz w:val="18"/>
                <w:szCs w:val="18"/>
              </w:rPr>
              <w:t>Spousal availability at home</w:t>
            </w:r>
          </w:p>
        </w:tc>
        <w:tc>
          <w:tcPr>
            <w:tcW w:w="1113" w:type="dxa"/>
            <w:tcBorders>
              <w:top w:val="single" w:sz="4" w:space="0" w:color="auto"/>
              <w:left w:val="single" w:sz="4" w:space="0" w:color="auto"/>
              <w:bottom w:val="single" w:sz="4" w:space="0" w:color="auto"/>
              <w:right w:val="single" w:sz="4" w:space="0" w:color="auto"/>
            </w:tcBorders>
            <w:hideMark/>
          </w:tcPr>
          <w:p w14:paraId="1B057773"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hideMark/>
          </w:tcPr>
          <w:p w14:paraId="3BC43DBC"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hideMark/>
          </w:tcPr>
          <w:p w14:paraId="72812FA8"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hideMark/>
          </w:tcPr>
          <w:p w14:paraId="610E427B"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hideMark/>
          </w:tcPr>
          <w:p w14:paraId="7B194BA9"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hideMark/>
          </w:tcPr>
          <w:p w14:paraId="14789094"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704F2CBE"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hideMark/>
          </w:tcPr>
          <w:p w14:paraId="287470F5"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hideMark/>
          </w:tcPr>
          <w:p w14:paraId="161E2B44"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1E6E9564"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hideMark/>
          </w:tcPr>
          <w:p w14:paraId="1365CDF6"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hideMark/>
          </w:tcPr>
          <w:p w14:paraId="439B056C"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2D2BDCC6" w14:textId="77777777" w:rsidR="004B0A4B" w:rsidRPr="00835045" w:rsidRDefault="004B0A4B" w:rsidP="004B0A4B">
            <w:pPr>
              <w:rPr>
                <w:rFonts w:ascii="Arial" w:hAnsi="Arial" w:cs="Arial"/>
                <w:sz w:val="16"/>
                <w:szCs w:val="18"/>
              </w:rPr>
            </w:pPr>
          </w:p>
        </w:tc>
        <w:tc>
          <w:tcPr>
            <w:tcW w:w="1080" w:type="dxa"/>
            <w:tcBorders>
              <w:top w:val="single" w:sz="4" w:space="0" w:color="auto"/>
              <w:left w:val="single" w:sz="4" w:space="0" w:color="auto"/>
              <w:bottom w:val="single" w:sz="4" w:space="0" w:color="auto"/>
              <w:right w:val="single" w:sz="4" w:space="0" w:color="auto"/>
            </w:tcBorders>
          </w:tcPr>
          <w:p w14:paraId="06C157EC" w14:textId="77777777" w:rsidR="004B0A4B" w:rsidRPr="00835045" w:rsidRDefault="004B0A4B" w:rsidP="004B0A4B">
            <w:pPr>
              <w:rPr>
                <w:rFonts w:ascii="Arial" w:hAnsi="Arial" w:cs="Arial"/>
                <w:sz w:val="16"/>
                <w:szCs w:val="18"/>
              </w:rPr>
            </w:pPr>
          </w:p>
        </w:tc>
        <w:tc>
          <w:tcPr>
            <w:tcW w:w="1127" w:type="dxa"/>
            <w:tcBorders>
              <w:top w:val="single" w:sz="4" w:space="0" w:color="auto"/>
              <w:left w:val="single" w:sz="4" w:space="0" w:color="auto"/>
              <w:bottom w:val="single" w:sz="4" w:space="0" w:color="auto"/>
              <w:right w:val="single" w:sz="4" w:space="0" w:color="auto"/>
            </w:tcBorders>
          </w:tcPr>
          <w:p w14:paraId="4256B0DB" w14:textId="77777777" w:rsidR="004B0A4B" w:rsidRPr="00835045" w:rsidRDefault="004B0A4B" w:rsidP="004B0A4B">
            <w:pPr>
              <w:rPr>
                <w:rFonts w:ascii="Arial" w:hAnsi="Arial" w:cs="Arial"/>
                <w:sz w:val="16"/>
                <w:szCs w:val="18"/>
              </w:rPr>
            </w:pPr>
          </w:p>
        </w:tc>
      </w:tr>
      <w:tr w:rsidR="00AC253B" w:rsidRPr="00AA3DD8" w14:paraId="34AE0676"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285D467F" w14:textId="2938B407" w:rsidR="00AC253B" w:rsidRPr="00835045" w:rsidRDefault="00AC253B" w:rsidP="00AC253B">
            <w:pPr>
              <w:rPr>
                <w:rFonts w:ascii="Arial" w:hAnsi="Arial" w:cs="Arial"/>
                <w:sz w:val="18"/>
                <w:szCs w:val="18"/>
              </w:rPr>
            </w:pPr>
            <w:r w:rsidRPr="00835045">
              <w:rPr>
                <w:rFonts w:ascii="Arial" w:hAnsi="Arial" w:cs="Arial"/>
                <w:b/>
                <w:bCs/>
                <w:sz w:val="18"/>
                <w:szCs w:val="18"/>
              </w:rPr>
              <w:t>Yes</w:t>
            </w:r>
            <w:r>
              <w:rPr>
                <w:rFonts w:ascii="Arial" w:hAnsi="Arial" w:cs="Arial"/>
                <w:b/>
                <w:bCs/>
                <w:sz w:val="18"/>
                <w:szCs w:val="18"/>
              </w:rPr>
              <w:t xml:space="preserve"> (%)</w:t>
            </w:r>
          </w:p>
        </w:tc>
        <w:tc>
          <w:tcPr>
            <w:tcW w:w="1113" w:type="dxa"/>
            <w:tcBorders>
              <w:top w:val="single" w:sz="4" w:space="0" w:color="auto"/>
              <w:left w:val="single" w:sz="4" w:space="0" w:color="auto"/>
              <w:bottom w:val="single" w:sz="4" w:space="0" w:color="auto"/>
              <w:right w:val="single" w:sz="4" w:space="0" w:color="auto"/>
            </w:tcBorders>
            <w:hideMark/>
          </w:tcPr>
          <w:p w14:paraId="1D66353B" w14:textId="77777777" w:rsidR="00AC253B" w:rsidRPr="00835045" w:rsidRDefault="00AC253B" w:rsidP="00AC253B">
            <w:pPr>
              <w:rPr>
                <w:rFonts w:ascii="Arial" w:hAnsi="Arial" w:cs="Arial"/>
                <w:sz w:val="16"/>
                <w:szCs w:val="18"/>
              </w:rPr>
            </w:pPr>
            <w:r w:rsidRPr="00835045">
              <w:rPr>
                <w:rFonts w:ascii="Arial" w:hAnsi="Arial" w:cs="Arial"/>
                <w:sz w:val="16"/>
                <w:szCs w:val="18"/>
              </w:rPr>
              <w:t>1175</w:t>
            </w:r>
          </w:p>
          <w:p w14:paraId="61762E50" w14:textId="77777777" w:rsidR="00AC253B" w:rsidRDefault="00AC253B" w:rsidP="00AC253B">
            <w:pPr>
              <w:rPr>
                <w:ins w:id="1709" w:author="Naveen Premnath [2]" w:date="2024-09-17T00:26:00Z"/>
                <w:rFonts w:ascii="Arial" w:hAnsi="Arial" w:cs="Arial"/>
                <w:sz w:val="16"/>
                <w:szCs w:val="18"/>
              </w:rPr>
            </w:pPr>
            <w:r>
              <w:rPr>
                <w:rFonts w:ascii="Arial" w:hAnsi="Arial" w:cs="Arial"/>
                <w:sz w:val="16"/>
                <w:szCs w:val="18"/>
              </w:rPr>
              <w:t>(53</w:t>
            </w:r>
            <w:r w:rsidRPr="00835045">
              <w:rPr>
                <w:rFonts w:ascii="Arial" w:hAnsi="Arial" w:cs="Arial"/>
                <w:sz w:val="16"/>
                <w:szCs w:val="18"/>
              </w:rPr>
              <w:t>)</w:t>
            </w:r>
          </w:p>
          <w:p w14:paraId="7514C9A9" w14:textId="33302F4E" w:rsidR="00AC253B" w:rsidRPr="00835045" w:rsidRDefault="00AC253B" w:rsidP="00AC253B">
            <w:pPr>
              <w:rPr>
                <w:rFonts w:ascii="Arial" w:hAnsi="Arial" w:cs="Arial"/>
                <w:sz w:val="16"/>
                <w:szCs w:val="18"/>
              </w:rPr>
            </w:pPr>
            <w:ins w:id="1710" w:author="Naveen Premnath [2]" w:date="2024-09-17T00:26:00Z">
              <w:r>
                <w:rPr>
                  <w:rFonts w:ascii="Arial" w:hAnsi="Arial" w:cs="Arial"/>
                  <w:sz w:val="16"/>
                  <w:szCs w:val="18"/>
                </w:rPr>
                <w:t>(</w:t>
              </w:r>
              <w:r w:rsidRPr="006F2BBB">
                <w:rPr>
                  <w:rFonts w:ascii="Arial" w:hAnsi="Arial" w:cs="Arial"/>
                  <w:sz w:val="16"/>
                  <w:szCs w:val="18"/>
                </w:rPr>
                <w:t>15890747</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hideMark/>
          </w:tcPr>
          <w:p w14:paraId="39893F32" w14:textId="77777777" w:rsidR="00AC253B" w:rsidRPr="00835045" w:rsidRDefault="00AC253B" w:rsidP="00AC253B">
            <w:pPr>
              <w:rPr>
                <w:rFonts w:ascii="Arial" w:hAnsi="Arial" w:cs="Arial"/>
                <w:sz w:val="16"/>
                <w:szCs w:val="18"/>
              </w:rPr>
            </w:pPr>
            <w:r w:rsidRPr="00835045">
              <w:rPr>
                <w:rFonts w:ascii="Arial" w:hAnsi="Arial" w:cs="Arial"/>
                <w:sz w:val="16"/>
                <w:szCs w:val="18"/>
              </w:rPr>
              <w:t>181</w:t>
            </w:r>
          </w:p>
          <w:p w14:paraId="3F69C90F" w14:textId="77777777" w:rsidR="00AC253B" w:rsidRDefault="00AC253B" w:rsidP="00AC253B">
            <w:pPr>
              <w:rPr>
                <w:ins w:id="1711" w:author="Naveen Premnath [2]" w:date="2024-09-17T00:43:00Z"/>
                <w:rFonts w:ascii="Arial" w:hAnsi="Arial" w:cs="Arial"/>
                <w:sz w:val="16"/>
                <w:szCs w:val="18"/>
              </w:rPr>
            </w:pPr>
            <w:r>
              <w:rPr>
                <w:rFonts w:ascii="Arial" w:hAnsi="Arial" w:cs="Arial"/>
                <w:sz w:val="16"/>
                <w:szCs w:val="18"/>
              </w:rPr>
              <w:t>(36</w:t>
            </w:r>
            <w:r w:rsidRPr="00835045">
              <w:rPr>
                <w:rFonts w:ascii="Arial" w:hAnsi="Arial" w:cs="Arial"/>
                <w:sz w:val="16"/>
                <w:szCs w:val="18"/>
              </w:rPr>
              <w:t>)</w:t>
            </w:r>
          </w:p>
          <w:p w14:paraId="614A4318" w14:textId="1A4C6A99" w:rsidR="00AC253B" w:rsidRPr="00835045" w:rsidRDefault="00AC253B" w:rsidP="00AC253B">
            <w:pPr>
              <w:rPr>
                <w:rFonts w:ascii="Arial" w:hAnsi="Arial" w:cs="Arial"/>
                <w:sz w:val="16"/>
                <w:szCs w:val="18"/>
              </w:rPr>
            </w:pPr>
            <w:ins w:id="1712" w:author="Naveen Premnath [2]" w:date="2024-09-17T00:43:00Z">
              <w:r>
                <w:rPr>
                  <w:rFonts w:ascii="Arial" w:hAnsi="Arial" w:cs="Arial"/>
                  <w:sz w:val="16"/>
                  <w:szCs w:val="18"/>
                </w:rPr>
                <w:t>(</w:t>
              </w:r>
              <w:r w:rsidRPr="000A20CA">
                <w:rPr>
                  <w:rFonts w:ascii="Arial" w:hAnsi="Arial" w:cs="Arial"/>
                  <w:sz w:val="16"/>
                  <w:szCs w:val="18"/>
                </w:rPr>
                <w:t>2246679</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hideMark/>
          </w:tcPr>
          <w:p w14:paraId="03416459" w14:textId="77777777" w:rsidR="00AC253B" w:rsidRDefault="00AC253B" w:rsidP="00AC253B">
            <w:pPr>
              <w:rPr>
                <w:ins w:id="1713" w:author="Naveen Premnath [2]" w:date="2024-09-21T22:50:00Z"/>
                <w:rFonts w:ascii="Arial" w:hAnsi="Arial" w:cs="Arial"/>
                <w:sz w:val="16"/>
                <w:szCs w:val="18"/>
              </w:rPr>
            </w:pPr>
            <w:r w:rsidRPr="00835045">
              <w:rPr>
                <w:rFonts w:ascii="Arial" w:hAnsi="Arial" w:cs="Arial"/>
                <w:sz w:val="16"/>
                <w:szCs w:val="18"/>
              </w:rPr>
              <w:t>61</w:t>
            </w:r>
            <w:r>
              <w:rPr>
                <w:rFonts w:ascii="Arial" w:hAnsi="Arial" w:cs="Arial"/>
                <w:sz w:val="16"/>
                <w:szCs w:val="18"/>
              </w:rPr>
              <w:t>(28</w:t>
            </w:r>
            <w:r w:rsidRPr="00835045">
              <w:rPr>
                <w:rFonts w:ascii="Arial" w:hAnsi="Arial" w:cs="Arial"/>
                <w:sz w:val="16"/>
                <w:szCs w:val="18"/>
              </w:rPr>
              <w:t>)</w:t>
            </w:r>
          </w:p>
          <w:p w14:paraId="172049DA" w14:textId="2F141408" w:rsidR="00AC253B" w:rsidRPr="00835045" w:rsidRDefault="00AC253B" w:rsidP="00AC253B">
            <w:pPr>
              <w:rPr>
                <w:rFonts w:ascii="Arial" w:hAnsi="Arial" w:cs="Arial"/>
                <w:sz w:val="16"/>
                <w:szCs w:val="18"/>
              </w:rPr>
            </w:pPr>
            <w:ins w:id="1714" w:author="Naveen Premnath [2]" w:date="2024-09-21T22:50:00Z">
              <w:r>
                <w:rPr>
                  <w:rFonts w:ascii="Arial" w:hAnsi="Arial" w:cs="Arial"/>
                  <w:sz w:val="16"/>
                  <w:szCs w:val="18"/>
                </w:rPr>
                <w:t>(</w:t>
              </w:r>
              <w:r w:rsidRPr="000911C4">
                <w:rPr>
                  <w:rFonts w:ascii="Arial" w:hAnsi="Arial" w:cs="Arial"/>
                  <w:sz w:val="16"/>
                  <w:szCs w:val="18"/>
                </w:rPr>
                <w:t>745877</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hideMark/>
          </w:tcPr>
          <w:p w14:paraId="415E1981" w14:textId="77777777" w:rsidR="00AC253B" w:rsidRDefault="00AC253B" w:rsidP="00AC253B">
            <w:pPr>
              <w:rPr>
                <w:ins w:id="1715" w:author="Naveen Premnath [2]" w:date="2024-09-21T23:21:00Z"/>
                <w:rFonts w:ascii="Arial" w:hAnsi="Arial" w:cs="Arial"/>
                <w:sz w:val="16"/>
                <w:szCs w:val="18"/>
              </w:rPr>
            </w:pPr>
            <w:r w:rsidRPr="00835045">
              <w:rPr>
                <w:rFonts w:ascii="Arial" w:hAnsi="Arial" w:cs="Arial"/>
                <w:sz w:val="16"/>
                <w:szCs w:val="18"/>
              </w:rPr>
              <w:t>1177</w:t>
            </w:r>
            <w:r>
              <w:rPr>
                <w:rFonts w:ascii="Arial" w:hAnsi="Arial" w:cs="Arial"/>
                <w:sz w:val="16"/>
                <w:szCs w:val="18"/>
              </w:rPr>
              <w:t>(54</w:t>
            </w:r>
            <w:r w:rsidRPr="00835045">
              <w:rPr>
                <w:rFonts w:ascii="Arial" w:hAnsi="Arial" w:cs="Arial"/>
                <w:sz w:val="16"/>
                <w:szCs w:val="18"/>
              </w:rPr>
              <w:t>)</w:t>
            </w:r>
          </w:p>
          <w:p w14:paraId="30299D3D" w14:textId="33E50FAA" w:rsidR="00AC253B" w:rsidRPr="00835045" w:rsidRDefault="00AC253B" w:rsidP="00AC253B">
            <w:pPr>
              <w:rPr>
                <w:rFonts w:ascii="Arial" w:hAnsi="Arial" w:cs="Arial"/>
                <w:sz w:val="16"/>
                <w:szCs w:val="18"/>
              </w:rPr>
            </w:pPr>
            <w:ins w:id="1716" w:author="Naveen Premnath [2]" w:date="2024-09-21T23:21:00Z">
              <w:r>
                <w:rPr>
                  <w:rFonts w:ascii="Arial" w:hAnsi="Arial" w:cs="Arial"/>
                  <w:sz w:val="16"/>
                  <w:szCs w:val="18"/>
                </w:rPr>
                <w:t>(</w:t>
              </w:r>
              <w:r w:rsidRPr="0076676D">
                <w:rPr>
                  <w:rFonts w:ascii="Arial" w:hAnsi="Arial" w:cs="Arial"/>
                  <w:sz w:val="16"/>
                  <w:szCs w:val="18"/>
                </w:rPr>
                <w:t>14801671</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hideMark/>
          </w:tcPr>
          <w:p w14:paraId="6729994C" w14:textId="77777777" w:rsidR="00AC253B" w:rsidRDefault="00AC253B" w:rsidP="00AC253B">
            <w:pPr>
              <w:rPr>
                <w:ins w:id="1717" w:author="Naveen Premnath [2]" w:date="2024-09-21T23:41:00Z"/>
                <w:rFonts w:ascii="Arial" w:hAnsi="Arial" w:cs="Arial"/>
                <w:sz w:val="16"/>
                <w:szCs w:val="18"/>
              </w:rPr>
            </w:pPr>
            <w:r w:rsidRPr="00835045">
              <w:rPr>
                <w:rFonts w:ascii="Arial" w:hAnsi="Arial" w:cs="Arial"/>
                <w:sz w:val="16"/>
                <w:szCs w:val="18"/>
              </w:rPr>
              <w:t>160</w:t>
            </w:r>
            <w:r>
              <w:rPr>
                <w:rFonts w:ascii="Arial" w:hAnsi="Arial" w:cs="Arial"/>
                <w:sz w:val="16"/>
                <w:szCs w:val="18"/>
              </w:rPr>
              <w:t>(34</w:t>
            </w:r>
            <w:r w:rsidRPr="00835045">
              <w:rPr>
                <w:rFonts w:ascii="Arial" w:hAnsi="Arial" w:cs="Arial"/>
                <w:sz w:val="16"/>
                <w:szCs w:val="18"/>
              </w:rPr>
              <w:t>)</w:t>
            </w:r>
          </w:p>
          <w:p w14:paraId="5F95FC3A" w14:textId="371CB2BD" w:rsidR="00AC253B" w:rsidRPr="00835045" w:rsidRDefault="00AC253B" w:rsidP="00AC253B">
            <w:pPr>
              <w:rPr>
                <w:rFonts w:ascii="Arial" w:hAnsi="Arial" w:cs="Arial"/>
                <w:sz w:val="16"/>
                <w:szCs w:val="18"/>
              </w:rPr>
            </w:pPr>
            <w:ins w:id="1718" w:author="Naveen Premnath [2]" w:date="2024-09-21T23:41:00Z">
              <w:r>
                <w:rPr>
                  <w:rFonts w:ascii="Arial" w:hAnsi="Arial" w:cs="Arial"/>
                  <w:sz w:val="16"/>
                  <w:szCs w:val="18"/>
                </w:rPr>
                <w:t>(</w:t>
              </w:r>
              <w:r w:rsidRPr="0078639D">
                <w:rPr>
                  <w:rFonts w:ascii="Arial" w:hAnsi="Arial" w:cs="Arial"/>
                  <w:sz w:val="16"/>
                  <w:szCs w:val="18"/>
                </w:rPr>
                <w:t>1965686</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hideMark/>
          </w:tcPr>
          <w:p w14:paraId="43CF345A" w14:textId="77777777" w:rsidR="00AC253B" w:rsidRDefault="00AC253B" w:rsidP="00AC253B">
            <w:pPr>
              <w:rPr>
                <w:ins w:id="1719" w:author="Naveen Premnath [2]" w:date="2024-09-22T00:15:00Z"/>
                <w:rFonts w:ascii="Arial" w:hAnsi="Arial" w:cs="Arial"/>
                <w:sz w:val="16"/>
                <w:szCs w:val="18"/>
              </w:rPr>
            </w:pPr>
            <w:r w:rsidRPr="00835045">
              <w:rPr>
                <w:rFonts w:ascii="Arial" w:hAnsi="Arial" w:cs="Arial"/>
                <w:sz w:val="16"/>
                <w:szCs w:val="18"/>
              </w:rPr>
              <w:t>64</w:t>
            </w:r>
            <w:r>
              <w:rPr>
                <w:rFonts w:ascii="Arial" w:hAnsi="Arial" w:cs="Arial"/>
                <w:sz w:val="16"/>
                <w:szCs w:val="18"/>
              </w:rPr>
              <w:t>(36</w:t>
            </w:r>
            <w:r w:rsidRPr="00835045">
              <w:rPr>
                <w:rFonts w:ascii="Arial" w:hAnsi="Arial" w:cs="Arial"/>
                <w:sz w:val="16"/>
                <w:szCs w:val="18"/>
              </w:rPr>
              <w:t>)</w:t>
            </w:r>
          </w:p>
          <w:p w14:paraId="7172ED1F" w14:textId="602EB768" w:rsidR="00AC253B" w:rsidRPr="00835045" w:rsidRDefault="00AC253B" w:rsidP="00AC253B">
            <w:pPr>
              <w:rPr>
                <w:rFonts w:ascii="Arial" w:hAnsi="Arial" w:cs="Arial"/>
                <w:sz w:val="16"/>
                <w:szCs w:val="18"/>
              </w:rPr>
            </w:pPr>
            <w:ins w:id="1720" w:author="Naveen Premnath [2]" w:date="2024-09-22T00:15:00Z">
              <w:r>
                <w:rPr>
                  <w:rFonts w:ascii="Arial" w:hAnsi="Arial" w:cs="Arial"/>
                  <w:sz w:val="16"/>
                  <w:szCs w:val="18"/>
                </w:rPr>
                <w:t>(</w:t>
              </w:r>
              <w:r w:rsidRPr="00E85F2B">
                <w:rPr>
                  <w:rFonts w:ascii="Arial" w:hAnsi="Arial" w:cs="Arial"/>
                  <w:sz w:val="16"/>
                  <w:szCs w:val="18"/>
                </w:rPr>
                <w:t>790328</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389461C" w14:textId="77777777" w:rsidR="00AC253B" w:rsidRDefault="00AC253B" w:rsidP="00AC253B">
            <w:pPr>
              <w:rPr>
                <w:ins w:id="1721" w:author="Naveen Premnath [2]" w:date="2024-09-23T16:13:00Z"/>
                <w:rFonts w:ascii="Arial" w:hAnsi="Arial" w:cs="Arial"/>
                <w:sz w:val="16"/>
                <w:szCs w:val="18"/>
              </w:rPr>
            </w:pPr>
            <w:r w:rsidRPr="00835045">
              <w:rPr>
                <w:rFonts w:ascii="Arial" w:hAnsi="Arial" w:cs="Arial"/>
                <w:sz w:val="16"/>
                <w:szCs w:val="18"/>
              </w:rPr>
              <w:t>1368</w:t>
            </w:r>
            <w:r>
              <w:rPr>
                <w:rFonts w:ascii="Arial" w:hAnsi="Arial" w:cs="Arial"/>
                <w:sz w:val="16"/>
                <w:szCs w:val="18"/>
              </w:rPr>
              <w:t>(55</w:t>
            </w:r>
            <w:r w:rsidRPr="00835045">
              <w:rPr>
                <w:rFonts w:ascii="Arial" w:hAnsi="Arial" w:cs="Arial"/>
                <w:sz w:val="16"/>
                <w:szCs w:val="18"/>
              </w:rPr>
              <w:t>)</w:t>
            </w:r>
          </w:p>
          <w:p w14:paraId="4E68AAE8" w14:textId="06179E95" w:rsidR="00AC253B" w:rsidRPr="00835045" w:rsidRDefault="00AC253B" w:rsidP="00AC253B">
            <w:pPr>
              <w:rPr>
                <w:rFonts w:ascii="Arial" w:hAnsi="Arial" w:cs="Arial"/>
                <w:sz w:val="16"/>
                <w:szCs w:val="18"/>
              </w:rPr>
            </w:pPr>
            <w:ins w:id="1722" w:author="Naveen Premnath [2]" w:date="2024-09-23T16:13:00Z">
              <w:r>
                <w:rPr>
                  <w:rFonts w:ascii="Arial" w:hAnsi="Arial" w:cs="Arial"/>
                  <w:sz w:val="16"/>
                  <w:szCs w:val="18"/>
                </w:rPr>
                <w:t>(</w:t>
              </w:r>
              <w:r w:rsidRPr="003A51DD">
                <w:rPr>
                  <w:rFonts w:ascii="Arial" w:hAnsi="Arial" w:cs="Arial"/>
                  <w:sz w:val="16"/>
                  <w:szCs w:val="18"/>
                </w:rPr>
                <w:t>15492828</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hideMark/>
          </w:tcPr>
          <w:p w14:paraId="0F1C3B24" w14:textId="77777777" w:rsidR="00AC253B" w:rsidRDefault="00AC253B" w:rsidP="00AC253B">
            <w:pPr>
              <w:rPr>
                <w:ins w:id="1723" w:author="Naveen Premnath [2]" w:date="2024-09-23T23:33:00Z"/>
                <w:rFonts w:ascii="Arial" w:hAnsi="Arial" w:cs="Arial"/>
                <w:sz w:val="16"/>
                <w:szCs w:val="18"/>
              </w:rPr>
            </w:pPr>
            <w:r w:rsidRPr="00835045">
              <w:rPr>
                <w:rFonts w:ascii="Arial" w:hAnsi="Arial" w:cs="Arial"/>
                <w:sz w:val="16"/>
                <w:szCs w:val="18"/>
              </w:rPr>
              <w:t>194</w:t>
            </w:r>
            <w:r>
              <w:rPr>
                <w:rFonts w:ascii="Arial" w:hAnsi="Arial" w:cs="Arial"/>
                <w:sz w:val="16"/>
                <w:szCs w:val="18"/>
              </w:rPr>
              <w:t>(39</w:t>
            </w:r>
            <w:r w:rsidRPr="00835045">
              <w:rPr>
                <w:rFonts w:ascii="Arial" w:hAnsi="Arial" w:cs="Arial"/>
                <w:sz w:val="16"/>
                <w:szCs w:val="18"/>
              </w:rPr>
              <w:t>)</w:t>
            </w:r>
          </w:p>
          <w:p w14:paraId="3B19590F" w14:textId="00AE67A2" w:rsidR="00AC253B" w:rsidRPr="00835045" w:rsidRDefault="00AC253B" w:rsidP="00AC253B">
            <w:pPr>
              <w:rPr>
                <w:rFonts w:ascii="Arial" w:hAnsi="Arial" w:cs="Arial"/>
                <w:sz w:val="16"/>
                <w:szCs w:val="18"/>
              </w:rPr>
            </w:pPr>
            <w:ins w:id="1724" w:author="Naveen Premnath [2]" w:date="2024-09-23T23:33:00Z">
              <w:r>
                <w:rPr>
                  <w:rFonts w:ascii="Arial" w:hAnsi="Arial" w:cs="Arial"/>
                  <w:sz w:val="16"/>
                  <w:szCs w:val="18"/>
                </w:rPr>
                <w:t>(</w:t>
              </w:r>
            </w:ins>
            <w:ins w:id="1725" w:author="Naveen Premnath [2]" w:date="2024-09-23T23:34:00Z">
              <w:r w:rsidRPr="00DA3AEC">
                <w:rPr>
                  <w:rFonts w:ascii="Arial" w:hAnsi="Arial" w:cs="Arial"/>
                  <w:sz w:val="16"/>
                  <w:szCs w:val="18"/>
                </w:rPr>
                <w:t>1852713</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hideMark/>
          </w:tcPr>
          <w:p w14:paraId="22CBB431" w14:textId="77777777" w:rsidR="00AC253B" w:rsidRDefault="00AC253B" w:rsidP="00AC253B">
            <w:pPr>
              <w:rPr>
                <w:ins w:id="1726" w:author="Naveen Premnath [2]" w:date="2024-09-23T23:45:00Z"/>
                <w:rFonts w:ascii="Arial" w:hAnsi="Arial" w:cs="Arial"/>
                <w:sz w:val="16"/>
                <w:szCs w:val="18"/>
              </w:rPr>
            </w:pPr>
            <w:r w:rsidRPr="00835045">
              <w:rPr>
                <w:rFonts w:ascii="Arial" w:hAnsi="Arial" w:cs="Arial"/>
                <w:sz w:val="16"/>
                <w:szCs w:val="18"/>
              </w:rPr>
              <w:t>99</w:t>
            </w:r>
            <w:r>
              <w:rPr>
                <w:rFonts w:ascii="Arial" w:hAnsi="Arial" w:cs="Arial"/>
                <w:sz w:val="16"/>
                <w:szCs w:val="18"/>
              </w:rPr>
              <w:t>(37</w:t>
            </w:r>
            <w:r w:rsidRPr="00835045">
              <w:rPr>
                <w:rFonts w:ascii="Arial" w:hAnsi="Arial" w:cs="Arial"/>
                <w:sz w:val="16"/>
                <w:szCs w:val="18"/>
              </w:rPr>
              <w:t>)</w:t>
            </w:r>
          </w:p>
          <w:p w14:paraId="32E5B30C" w14:textId="5714566D" w:rsidR="00AC253B" w:rsidRPr="00835045" w:rsidRDefault="00AC253B" w:rsidP="00AC253B">
            <w:pPr>
              <w:rPr>
                <w:rFonts w:ascii="Arial" w:hAnsi="Arial" w:cs="Arial"/>
                <w:sz w:val="16"/>
                <w:szCs w:val="18"/>
              </w:rPr>
            </w:pPr>
            <w:ins w:id="1727" w:author="Naveen Premnath [2]" w:date="2024-09-23T23:45:00Z">
              <w:r>
                <w:rPr>
                  <w:rFonts w:ascii="Arial" w:hAnsi="Arial" w:cs="Arial"/>
                  <w:sz w:val="16"/>
                  <w:szCs w:val="18"/>
                </w:rPr>
                <w:t>(</w:t>
              </w:r>
              <w:r w:rsidRPr="00D97D91">
                <w:rPr>
                  <w:rFonts w:ascii="Arial" w:hAnsi="Arial" w:cs="Arial"/>
                  <w:sz w:val="16"/>
                  <w:szCs w:val="18"/>
                </w:rPr>
                <w:t>1063226</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hideMark/>
          </w:tcPr>
          <w:p w14:paraId="5E69980E" w14:textId="77777777" w:rsidR="00AC253B" w:rsidRDefault="00AC253B" w:rsidP="00AC253B">
            <w:pPr>
              <w:rPr>
                <w:ins w:id="1728" w:author="Naveen Premnath [2]" w:date="2024-09-27T08:21:00Z"/>
                <w:rFonts w:ascii="Arial" w:hAnsi="Arial" w:cs="Arial"/>
                <w:sz w:val="16"/>
                <w:szCs w:val="18"/>
              </w:rPr>
            </w:pPr>
            <w:r w:rsidRPr="00835045">
              <w:rPr>
                <w:rFonts w:ascii="Arial" w:hAnsi="Arial" w:cs="Arial"/>
                <w:sz w:val="16"/>
                <w:szCs w:val="18"/>
              </w:rPr>
              <w:t>1416</w:t>
            </w:r>
            <w:r>
              <w:rPr>
                <w:rFonts w:ascii="Arial" w:hAnsi="Arial" w:cs="Arial"/>
                <w:sz w:val="16"/>
                <w:szCs w:val="18"/>
              </w:rPr>
              <w:t>(56</w:t>
            </w:r>
            <w:r w:rsidRPr="00835045">
              <w:rPr>
                <w:rFonts w:ascii="Arial" w:hAnsi="Arial" w:cs="Arial"/>
                <w:sz w:val="16"/>
                <w:szCs w:val="18"/>
              </w:rPr>
              <w:t>)</w:t>
            </w:r>
          </w:p>
          <w:p w14:paraId="31411518" w14:textId="29A2DCF4" w:rsidR="00AC253B" w:rsidRPr="00835045" w:rsidRDefault="00AC253B" w:rsidP="00AC253B">
            <w:pPr>
              <w:rPr>
                <w:rFonts w:ascii="Arial" w:hAnsi="Arial" w:cs="Arial"/>
                <w:sz w:val="16"/>
                <w:szCs w:val="18"/>
              </w:rPr>
            </w:pPr>
            <w:ins w:id="1729" w:author="Naveen Premnath [2]" w:date="2024-09-27T08:21:00Z">
              <w:r>
                <w:rPr>
                  <w:rFonts w:ascii="Arial" w:hAnsi="Arial" w:cs="Arial"/>
                  <w:sz w:val="16"/>
                  <w:szCs w:val="18"/>
                </w:rPr>
                <w:t>(</w:t>
              </w:r>
              <w:r w:rsidRPr="004C32FC">
                <w:rPr>
                  <w:rFonts w:ascii="Arial" w:hAnsi="Arial" w:cs="Arial"/>
                  <w:sz w:val="16"/>
                  <w:szCs w:val="18"/>
                </w:rPr>
                <w:t>15767207</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hideMark/>
          </w:tcPr>
          <w:p w14:paraId="4ADDEB2F" w14:textId="77777777" w:rsidR="00AC253B" w:rsidRDefault="00AC253B" w:rsidP="00AC253B">
            <w:pPr>
              <w:rPr>
                <w:ins w:id="1730" w:author="Naveen Premnath [2]" w:date="2024-09-27T08:40:00Z"/>
                <w:rFonts w:ascii="Arial" w:hAnsi="Arial" w:cs="Arial"/>
                <w:sz w:val="16"/>
                <w:szCs w:val="18"/>
              </w:rPr>
            </w:pPr>
            <w:r w:rsidRPr="00835045">
              <w:rPr>
                <w:rFonts w:ascii="Arial" w:hAnsi="Arial" w:cs="Arial"/>
                <w:sz w:val="16"/>
                <w:szCs w:val="18"/>
              </w:rPr>
              <w:t>208(41)</w:t>
            </w:r>
          </w:p>
          <w:p w14:paraId="418BAA30" w14:textId="404B56EA" w:rsidR="00AC253B" w:rsidRPr="00835045" w:rsidRDefault="00AC253B" w:rsidP="00AC253B">
            <w:pPr>
              <w:rPr>
                <w:rFonts w:ascii="Arial" w:hAnsi="Arial" w:cs="Arial"/>
                <w:sz w:val="16"/>
                <w:szCs w:val="18"/>
              </w:rPr>
            </w:pPr>
            <w:ins w:id="1731" w:author="Naveen Premnath [2]" w:date="2024-09-27T08:45:00Z">
              <w:r>
                <w:rPr>
                  <w:rFonts w:ascii="Arial" w:hAnsi="Arial" w:cs="Arial"/>
                  <w:sz w:val="16"/>
                  <w:szCs w:val="18"/>
                </w:rPr>
                <w:t>(</w:t>
              </w:r>
              <w:r w:rsidRPr="003C5E86">
                <w:rPr>
                  <w:rFonts w:ascii="Arial" w:hAnsi="Arial" w:cs="Arial"/>
                  <w:sz w:val="16"/>
                  <w:szCs w:val="18"/>
                </w:rPr>
                <w:t>2059720</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hideMark/>
          </w:tcPr>
          <w:p w14:paraId="074B9946" w14:textId="77777777" w:rsidR="00AC253B" w:rsidRDefault="00AC253B" w:rsidP="00AC253B">
            <w:pPr>
              <w:rPr>
                <w:ins w:id="1732" w:author="Naveen Premnath [2]" w:date="2024-09-27T09:06:00Z"/>
                <w:rFonts w:ascii="Arial" w:hAnsi="Arial" w:cs="Arial"/>
                <w:sz w:val="16"/>
                <w:szCs w:val="18"/>
              </w:rPr>
            </w:pPr>
            <w:r w:rsidRPr="00835045">
              <w:rPr>
                <w:rFonts w:ascii="Arial" w:hAnsi="Arial" w:cs="Arial"/>
                <w:sz w:val="16"/>
                <w:szCs w:val="18"/>
              </w:rPr>
              <w:t>96</w:t>
            </w:r>
            <w:r>
              <w:rPr>
                <w:rFonts w:ascii="Arial" w:hAnsi="Arial" w:cs="Arial"/>
                <w:sz w:val="16"/>
                <w:szCs w:val="18"/>
              </w:rPr>
              <w:t>(3</w:t>
            </w:r>
            <w:r w:rsidRPr="00835045">
              <w:rPr>
                <w:rFonts w:ascii="Arial" w:hAnsi="Arial" w:cs="Arial"/>
                <w:sz w:val="16"/>
                <w:szCs w:val="18"/>
              </w:rPr>
              <w:t>6)</w:t>
            </w:r>
          </w:p>
          <w:p w14:paraId="51772DA2" w14:textId="6DF7AAF6" w:rsidR="00AC253B" w:rsidRPr="00835045" w:rsidRDefault="00AC253B" w:rsidP="00AC253B">
            <w:pPr>
              <w:rPr>
                <w:rFonts w:ascii="Arial" w:hAnsi="Arial" w:cs="Arial"/>
                <w:sz w:val="16"/>
                <w:szCs w:val="18"/>
              </w:rPr>
            </w:pPr>
            <w:ins w:id="1733" w:author="Naveen Premnath [2]" w:date="2024-09-27T09:07:00Z">
              <w:r>
                <w:rPr>
                  <w:rFonts w:ascii="Arial" w:hAnsi="Arial" w:cs="Arial"/>
                  <w:sz w:val="16"/>
                  <w:szCs w:val="18"/>
                </w:rPr>
                <w:t>(</w:t>
              </w:r>
              <w:r w:rsidRPr="00D055CB">
                <w:rPr>
                  <w:rFonts w:ascii="Arial" w:hAnsi="Arial" w:cs="Arial"/>
                  <w:sz w:val="16"/>
                  <w:szCs w:val="18"/>
                </w:rPr>
                <w:t>946876</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4FFEE58C" w14:textId="77777777" w:rsidR="00AC253B" w:rsidRPr="00AC253B" w:rsidRDefault="00AC253B" w:rsidP="00AC253B">
            <w:pPr>
              <w:jc w:val="center"/>
              <w:rPr>
                <w:rFonts w:ascii="Arial" w:hAnsi="Arial" w:cs="Arial"/>
                <w:sz w:val="16"/>
                <w:szCs w:val="16"/>
              </w:rPr>
            </w:pPr>
            <w:r w:rsidRPr="00AC253B">
              <w:rPr>
                <w:rFonts w:ascii="Arial" w:hAnsi="Arial" w:cs="Arial"/>
                <w:sz w:val="16"/>
                <w:szCs w:val="16"/>
              </w:rPr>
              <w:t>5136(55)</w:t>
            </w:r>
          </w:p>
          <w:p w14:paraId="0E54B6BD" w14:textId="00B90242" w:rsidR="00AC253B" w:rsidRPr="00AC253B" w:rsidRDefault="00AC253B" w:rsidP="00AC253B">
            <w:pPr>
              <w:rPr>
                <w:rFonts w:ascii="Arial" w:hAnsi="Arial" w:cs="Arial"/>
                <w:sz w:val="16"/>
                <w:szCs w:val="16"/>
              </w:rPr>
            </w:pPr>
            <w:r w:rsidRPr="00AC253B">
              <w:rPr>
                <w:rFonts w:ascii="Arial" w:hAnsi="Arial" w:cs="Arial"/>
                <w:sz w:val="16"/>
                <w:szCs w:val="16"/>
              </w:rPr>
              <w:t>(15488113)</w:t>
            </w:r>
          </w:p>
        </w:tc>
        <w:tc>
          <w:tcPr>
            <w:tcW w:w="1080" w:type="dxa"/>
            <w:tcBorders>
              <w:top w:val="single" w:sz="4" w:space="0" w:color="auto"/>
              <w:left w:val="single" w:sz="4" w:space="0" w:color="auto"/>
              <w:bottom w:val="single" w:sz="4" w:space="0" w:color="auto"/>
              <w:right w:val="single" w:sz="4" w:space="0" w:color="auto"/>
            </w:tcBorders>
          </w:tcPr>
          <w:p w14:paraId="6F352672" w14:textId="77777777" w:rsidR="00AC253B" w:rsidRPr="00AC253B" w:rsidRDefault="00AC253B" w:rsidP="00AC253B">
            <w:pPr>
              <w:jc w:val="center"/>
              <w:rPr>
                <w:rFonts w:ascii="Arial" w:hAnsi="Arial" w:cs="Arial"/>
                <w:sz w:val="16"/>
                <w:szCs w:val="16"/>
              </w:rPr>
            </w:pPr>
            <w:r w:rsidRPr="00AC253B">
              <w:rPr>
                <w:rFonts w:ascii="Arial" w:hAnsi="Arial" w:cs="Arial"/>
                <w:sz w:val="16"/>
                <w:szCs w:val="16"/>
              </w:rPr>
              <w:t>743(37)</w:t>
            </w:r>
          </w:p>
          <w:p w14:paraId="21A0F68C" w14:textId="6510D23B" w:rsidR="00AC253B" w:rsidRPr="00AC253B" w:rsidRDefault="00AC253B" w:rsidP="00AC253B">
            <w:pPr>
              <w:rPr>
                <w:rFonts w:ascii="Arial" w:hAnsi="Arial" w:cs="Arial"/>
                <w:sz w:val="16"/>
                <w:szCs w:val="16"/>
              </w:rPr>
            </w:pPr>
            <w:r w:rsidRPr="00AC253B">
              <w:rPr>
                <w:rFonts w:ascii="Arial" w:hAnsi="Arial" w:cs="Arial"/>
                <w:sz w:val="16"/>
                <w:szCs w:val="16"/>
              </w:rPr>
              <w:t>(2031199)</w:t>
            </w:r>
          </w:p>
        </w:tc>
        <w:tc>
          <w:tcPr>
            <w:tcW w:w="1127" w:type="dxa"/>
            <w:tcBorders>
              <w:top w:val="single" w:sz="4" w:space="0" w:color="auto"/>
              <w:left w:val="single" w:sz="4" w:space="0" w:color="auto"/>
              <w:bottom w:val="single" w:sz="4" w:space="0" w:color="auto"/>
              <w:right w:val="single" w:sz="4" w:space="0" w:color="auto"/>
            </w:tcBorders>
          </w:tcPr>
          <w:p w14:paraId="2137D32B" w14:textId="77777777" w:rsidR="00AC253B" w:rsidRPr="00AC253B" w:rsidRDefault="00AC253B" w:rsidP="00AC253B">
            <w:pPr>
              <w:jc w:val="center"/>
              <w:rPr>
                <w:rFonts w:ascii="Arial" w:hAnsi="Arial" w:cs="Arial"/>
                <w:sz w:val="16"/>
                <w:szCs w:val="16"/>
              </w:rPr>
            </w:pPr>
            <w:r w:rsidRPr="00AC253B">
              <w:rPr>
                <w:rFonts w:ascii="Arial" w:hAnsi="Arial" w:cs="Arial"/>
                <w:sz w:val="16"/>
                <w:szCs w:val="16"/>
              </w:rPr>
              <w:t>320(35)</w:t>
            </w:r>
          </w:p>
          <w:p w14:paraId="6B5B9D4A" w14:textId="75ACD888" w:rsidR="00AC253B" w:rsidRPr="00AC253B" w:rsidRDefault="00AC253B" w:rsidP="00AC253B">
            <w:pPr>
              <w:rPr>
                <w:rFonts w:ascii="Arial" w:hAnsi="Arial" w:cs="Arial"/>
                <w:sz w:val="16"/>
                <w:szCs w:val="16"/>
              </w:rPr>
            </w:pPr>
            <w:r w:rsidRPr="00AC253B">
              <w:rPr>
                <w:rFonts w:ascii="Arial" w:hAnsi="Arial" w:cs="Arial"/>
                <w:sz w:val="16"/>
                <w:szCs w:val="16"/>
              </w:rPr>
              <w:t>(886577)</w:t>
            </w:r>
          </w:p>
        </w:tc>
      </w:tr>
      <w:tr w:rsidR="004B0A4B" w:rsidRPr="00AA3DD8" w14:paraId="76243F72" w14:textId="77777777" w:rsidTr="00D75D8F">
        <w:trPr>
          <w:trHeight w:val="409"/>
          <w:trPrChange w:id="1734" w:author="Naveen Premnath [2]" w:date="2024-09-27T18:20:00Z">
            <w:trPr>
              <w:gridAfter w:val="0"/>
              <w:trHeight w:val="409"/>
            </w:trPr>
          </w:trPrChange>
        </w:trPr>
        <w:tc>
          <w:tcPr>
            <w:tcW w:w="18141" w:type="dxa"/>
            <w:gridSpan w:val="17"/>
            <w:tcBorders>
              <w:top w:val="single" w:sz="4" w:space="0" w:color="auto"/>
              <w:left w:val="single" w:sz="4" w:space="0" w:color="auto"/>
              <w:bottom w:val="single" w:sz="4" w:space="0" w:color="auto"/>
              <w:right w:val="single" w:sz="4" w:space="0" w:color="auto"/>
            </w:tcBorders>
            <w:tcPrChange w:id="1735" w:author="Naveen Premnath [2]" w:date="2024-09-27T18:20:00Z">
              <w:tcPr>
                <w:tcW w:w="17572" w:type="dxa"/>
                <w:gridSpan w:val="31"/>
                <w:tcBorders>
                  <w:top w:val="single" w:sz="4" w:space="0" w:color="auto"/>
                  <w:left w:val="single" w:sz="4" w:space="0" w:color="auto"/>
                  <w:bottom w:val="single" w:sz="4" w:space="0" w:color="auto"/>
                  <w:right w:val="single" w:sz="4" w:space="0" w:color="auto"/>
                </w:tcBorders>
              </w:tcPr>
            </w:tcPrChange>
          </w:tcPr>
          <w:p w14:paraId="1AE59F7D" w14:textId="6CEE2B01" w:rsidR="004B0A4B" w:rsidRPr="004B0A4B" w:rsidRDefault="004B0A4B" w:rsidP="004B0A4B">
            <w:pPr>
              <w:rPr>
                <w:rFonts w:ascii="Arial" w:hAnsi="Arial" w:cs="Arial"/>
                <w:sz w:val="18"/>
                <w:szCs w:val="18"/>
              </w:rPr>
            </w:pPr>
            <w:r w:rsidRPr="004B0A4B">
              <w:rPr>
                <w:rFonts w:ascii="Arial" w:hAnsi="Arial" w:cs="Arial"/>
                <w:b/>
                <w:sz w:val="18"/>
              </w:rPr>
              <w:t>Clinical characteristics</w:t>
            </w:r>
          </w:p>
        </w:tc>
      </w:tr>
      <w:tr w:rsidR="00D75D8F" w:rsidRPr="00AA3DD8" w14:paraId="279C375C"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tcPr>
          <w:p w14:paraId="67A2EBBA" w14:textId="30983ED9" w:rsidR="004B0A4B" w:rsidRPr="004B0A4B" w:rsidRDefault="004B0A4B" w:rsidP="004B0A4B">
            <w:pPr>
              <w:rPr>
                <w:rFonts w:ascii="Arial" w:hAnsi="Arial" w:cs="Arial"/>
                <w:b/>
                <w:bCs/>
                <w:sz w:val="18"/>
                <w:szCs w:val="18"/>
              </w:rPr>
            </w:pPr>
            <w:r w:rsidRPr="004B0A4B">
              <w:rPr>
                <w:rFonts w:ascii="Arial" w:hAnsi="Arial" w:cs="Arial"/>
                <w:b/>
                <w:bCs/>
                <w:sz w:val="18"/>
              </w:rPr>
              <w:t>Cancer type</w:t>
            </w:r>
          </w:p>
        </w:tc>
        <w:tc>
          <w:tcPr>
            <w:tcW w:w="1113" w:type="dxa"/>
            <w:tcBorders>
              <w:top w:val="single" w:sz="4" w:space="0" w:color="auto"/>
              <w:left w:val="single" w:sz="4" w:space="0" w:color="auto"/>
              <w:bottom w:val="single" w:sz="4" w:space="0" w:color="auto"/>
              <w:right w:val="single" w:sz="4" w:space="0" w:color="auto"/>
            </w:tcBorders>
          </w:tcPr>
          <w:p w14:paraId="703A2D63" w14:textId="459BF74A"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tcPr>
          <w:p w14:paraId="02EC219C" w14:textId="0B6AA3A2"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tcPr>
          <w:p w14:paraId="37D20DDA" w14:textId="151437D9"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tcPr>
          <w:p w14:paraId="106A362C" w14:textId="43AF49F0"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tcPr>
          <w:p w14:paraId="55ACF586" w14:textId="36B44851"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tcPr>
          <w:p w14:paraId="6753F0B7" w14:textId="3D4713E2"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tcPr>
          <w:p w14:paraId="1A4690EC" w14:textId="6AD29160"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tcPr>
          <w:p w14:paraId="20326B8D" w14:textId="2B200CA2"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tcPr>
          <w:p w14:paraId="4954D471" w14:textId="079166F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tcPr>
          <w:p w14:paraId="5666D32F" w14:textId="7027C979"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tcPr>
          <w:p w14:paraId="41C08DA3" w14:textId="41692C8E"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tcPr>
          <w:p w14:paraId="13067EB5" w14:textId="7ADF1854"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7B37AD15" w14:textId="7E7C40E3" w:rsidR="004B0A4B" w:rsidRPr="00835045" w:rsidRDefault="004B0A4B" w:rsidP="004B0A4B">
            <w:pPr>
              <w:rPr>
                <w:rFonts w:ascii="Arial" w:hAnsi="Arial" w:cs="Arial"/>
                <w:sz w:val="16"/>
                <w:szCs w:val="18"/>
              </w:rPr>
            </w:pPr>
          </w:p>
        </w:tc>
        <w:tc>
          <w:tcPr>
            <w:tcW w:w="1080" w:type="dxa"/>
            <w:tcBorders>
              <w:top w:val="single" w:sz="4" w:space="0" w:color="auto"/>
              <w:left w:val="single" w:sz="4" w:space="0" w:color="auto"/>
              <w:bottom w:val="single" w:sz="4" w:space="0" w:color="auto"/>
              <w:right w:val="single" w:sz="4" w:space="0" w:color="auto"/>
            </w:tcBorders>
          </w:tcPr>
          <w:p w14:paraId="21F7FBD6" w14:textId="32E4617A" w:rsidR="004B0A4B" w:rsidRPr="00835045" w:rsidRDefault="004B0A4B" w:rsidP="004B0A4B">
            <w:pPr>
              <w:rPr>
                <w:rFonts w:ascii="Arial" w:hAnsi="Arial" w:cs="Arial"/>
                <w:sz w:val="16"/>
                <w:szCs w:val="18"/>
              </w:rPr>
            </w:pPr>
          </w:p>
        </w:tc>
        <w:tc>
          <w:tcPr>
            <w:tcW w:w="1127" w:type="dxa"/>
            <w:tcBorders>
              <w:top w:val="single" w:sz="4" w:space="0" w:color="auto"/>
              <w:left w:val="single" w:sz="4" w:space="0" w:color="auto"/>
              <w:bottom w:val="single" w:sz="4" w:space="0" w:color="auto"/>
              <w:right w:val="single" w:sz="4" w:space="0" w:color="auto"/>
            </w:tcBorders>
          </w:tcPr>
          <w:p w14:paraId="4185084D" w14:textId="6B4AE29C" w:rsidR="004B0A4B" w:rsidRPr="00835045" w:rsidRDefault="004B0A4B" w:rsidP="004B0A4B">
            <w:pPr>
              <w:rPr>
                <w:rFonts w:ascii="Arial" w:hAnsi="Arial" w:cs="Arial"/>
                <w:sz w:val="16"/>
                <w:szCs w:val="18"/>
              </w:rPr>
            </w:pPr>
          </w:p>
        </w:tc>
      </w:tr>
      <w:tr w:rsidR="00D75D8F" w:rsidRPr="00AA3DD8" w14:paraId="3A58F5D9"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tcPr>
          <w:p w14:paraId="2F047F8B" w14:textId="5BB53910" w:rsidR="004B0A4B" w:rsidRPr="00835045" w:rsidRDefault="004B0A4B" w:rsidP="004B0A4B">
            <w:pPr>
              <w:rPr>
                <w:rFonts w:ascii="Arial" w:hAnsi="Arial" w:cs="Arial"/>
                <w:b/>
                <w:bCs/>
                <w:sz w:val="18"/>
                <w:szCs w:val="18"/>
              </w:rPr>
            </w:pPr>
            <w:r w:rsidRPr="00835045">
              <w:rPr>
                <w:rFonts w:ascii="Arial" w:hAnsi="Arial" w:cs="Arial"/>
                <w:b/>
                <w:bCs/>
                <w:sz w:val="18"/>
                <w:szCs w:val="18"/>
              </w:rPr>
              <w:t>Breast (%)</w:t>
            </w:r>
          </w:p>
        </w:tc>
        <w:tc>
          <w:tcPr>
            <w:tcW w:w="1113" w:type="dxa"/>
            <w:tcBorders>
              <w:top w:val="single" w:sz="4" w:space="0" w:color="auto"/>
              <w:left w:val="single" w:sz="4" w:space="0" w:color="auto"/>
              <w:bottom w:val="single" w:sz="4" w:space="0" w:color="auto"/>
              <w:right w:val="single" w:sz="4" w:space="0" w:color="auto"/>
            </w:tcBorders>
          </w:tcPr>
          <w:p w14:paraId="525B000A" w14:textId="77777777" w:rsidR="004B0A4B" w:rsidRPr="00835045" w:rsidRDefault="004B0A4B" w:rsidP="004B0A4B">
            <w:pPr>
              <w:rPr>
                <w:rFonts w:ascii="Arial" w:hAnsi="Arial" w:cs="Arial"/>
                <w:sz w:val="16"/>
                <w:szCs w:val="18"/>
              </w:rPr>
            </w:pPr>
            <w:r w:rsidRPr="00835045">
              <w:rPr>
                <w:rFonts w:ascii="Arial" w:hAnsi="Arial" w:cs="Arial"/>
                <w:sz w:val="16"/>
                <w:szCs w:val="18"/>
              </w:rPr>
              <w:t>382</w:t>
            </w:r>
          </w:p>
          <w:p w14:paraId="244D4C54" w14:textId="77777777" w:rsidR="004B0A4B" w:rsidRDefault="00327148" w:rsidP="004B0A4B">
            <w:pPr>
              <w:rPr>
                <w:ins w:id="1736" w:author="Naveen Premnath [2]" w:date="2024-09-17T00:28:00Z"/>
                <w:rFonts w:ascii="Arial" w:hAnsi="Arial" w:cs="Arial"/>
                <w:sz w:val="16"/>
                <w:szCs w:val="18"/>
              </w:rPr>
            </w:pPr>
            <w:r>
              <w:rPr>
                <w:rFonts w:ascii="Arial" w:hAnsi="Arial" w:cs="Arial"/>
                <w:sz w:val="16"/>
                <w:szCs w:val="18"/>
              </w:rPr>
              <w:t>(17</w:t>
            </w:r>
            <w:r w:rsidR="004B0A4B" w:rsidRPr="00835045">
              <w:rPr>
                <w:rFonts w:ascii="Arial" w:hAnsi="Arial" w:cs="Arial"/>
                <w:sz w:val="16"/>
                <w:szCs w:val="18"/>
              </w:rPr>
              <w:t>)</w:t>
            </w:r>
          </w:p>
          <w:p w14:paraId="5A9DB709" w14:textId="7B922CC4" w:rsidR="006F2BBB" w:rsidRPr="00835045" w:rsidRDefault="006F2BBB" w:rsidP="004B0A4B">
            <w:pPr>
              <w:rPr>
                <w:rFonts w:ascii="Arial" w:hAnsi="Arial" w:cs="Arial"/>
                <w:sz w:val="16"/>
                <w:szCs w:val="18"/>
              </w:rPr>
            </w:pPr>
            <w:ins w:id="1737" w:author="Naveen Premnath [2]" w:date="2024-09-17T00:28:00Z">
              <w:r>
                <w:rPr>
                  <w:rFonts w:ascii="Arial" w:hAnsi="Arial" w:cs="Arial"/>
                  <w:sz w:val="16"/>
                  <w:szCs w:val="18"/>
                </w:rPr>
                <w:t>(</w:t>
              </w:r>
              <w:r w:rsidRPr="006F2BBB">
                <w:rPr>
                  <w:rFonts w:ascii="Arial" w:hAnsi="Arial" w:cs="Arial"/>
                  <w:sz w:val="16"/>
                  <w:szCs w:val="18"/>
                </w:rPr>
                <w:t>4361501</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6B45CE60" w14:textId="77777777" w:rsidR="004B0A4B" w:rsidRPr="00835045" w:rsidRDefault="004B0A4B" w:rsidP="004B0A4B">
            <w:pPr>
              <w:rPr>
                <w:rFonts w:ascii="Arial" w:hAnsi="Arial" w:cs="Arial"/>
                <w:sz w:val="16"/>
                <w:szCs w:val="18"/>
              </w:rPr>
            </w:pPr>
            <w:r w:rsidRPr="00835045">
              <w:rPr>
                <w:rFonts w:ascii="Arial" w:hAnsi="Arial" w:cs="Arial"/>
                <w:sz w:val="16"/>
                <w:szCs w:val="18"/>
              </w:rPr>
              <w:t>87</w:t>
            </w:r>
          </w:p>
          <w:p w14:paraId="2CABB120" w14:textId="77777777" w:rsidR="004B0A4B" w:rsidRDefault="00327148" w:rsidP="004B0A4B">
            <w:pPr>
              <w:rPr>
                <w:ins w:id="1738" w:author="Naveen Premnath [2]" w:date="2024-09-17T00:43:00Z"/>
                <w:rFonts w:ascii="Arial" w:hAnsi="Arial" w:cs="Arial"/>
                <w:sz w:val="16"/>
                <w:szCs w:val="18"/>
              </w:rPr>
            </w:pPr>
            <w:r>
              <w:rPr>
                <w:rFonts w:ascii="Arial" w:hAnsi="Arial" w:cs="Arial"/>
                <w:sz w:val="16"/>
                <w:szCs w:val="18"/>
              </w:rPr>
              <w:t>(17</w:t>
            </w:r>
            <w:r w:rsidR="004B0A4B" w:rsidRPr="00835045">
              <w:rPr>
                <w:rFonts w:ascii="Arial" w:hAnsi="Arial" w:cs="Arial"/>
                <w:sz w:val="16"/>
                <w:szCs w:val="18"/>
              </w:rPr>
              <w:t>)</w:t>
            </w:r>
          </w:p>
          <w:p w14:paraId="6F83AF4E" w14:textId="03EC4617" w:rsidR="000A20CA" w:rsidRPr="00835045" w:rsidRDefault="000A20CA" w:rsidP="004B0A4B">
            <w:pPr>
              <w:rPr>
                <w:rFonts w:ascii="Arial" w:hAnsi="Arial" w:cs="Arial"/>
                <w:sz w:val="16"/>
                <w:szCs w:val="18"/>
              </w:rPr>
            </w:pPr>
            <w:ins w:id="1739" w:author="Naveen Premnath [2]" w:date="2024-09-17T00:43:00Z">
              <w:r>
                <w:rPr>
                  <w:rFonts w:ascii="Arial" w:hAnsi="Arial" w:cs="Arial"/>
                  <w:sz w:val="16"/>
                  <w:szCs w:val="18"/>
                </w:rPr>
                <w:t>(</w:t>
              </w:r>
              <w:r w:rsidRPr="000A20CA">
                <w:rPr>
                  <w:rFonts w:ascii="Arial" w:hAnsi="Arial" w:cs="Arial"/>
                  <w:sz w:val="16"/>
                  <w:szCs w:val="18"/>
                </w:rPr>
                <w:t>952136</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059982F1" w14:textId="77777777" w:rsidR="004B0A4B" w:rsidRDefault="004B0A4B" w:rsidP="004B0A4B">
            <w:pPr>
              <w:rPr>
                <w:ins w:id="1740" w:author="Naveen Premnath [2]" w:date="2024-09-21T22:50:00Z"/>
                <w:rFonts w:ascii="Arial" w:hAnsi="Arial" w:cs="Arial"/>
                <w:sz w:val="16"/>
                <w:szCs w:val="18"/>
              </w:rPr>
            </w:pPr>
            <w:r w:rsidRPr="00835045">
              <w:rPr>
                <w:rFonts w:ascii="Arial" w:hAnsi="Arial" w:cs="Arial"/>
                <w:sz w:val="16"/>
                <w:szCs w:val="18"/>
              </w:rPr>
              <w:t>41(19)</w:t>
            </w:r>
          </w:p>
          <w:p w14:paraId="29E937C7" w14:textId="5636227D" w:rsidR="000911C4" w:rsidRPr="00835045" w:rsidRDefault="000911C4" w:rsidP="004B0A4B">
            <w:pPr>
              <w:rPr>
                <w:rFonts w:ascii="Arial" w:hAnsi="Arial" w:cs="Arial"/>
                <w:sz w:val="16"/>
                <w:szCs w:val="18"/>
              </w:rPr>
            </w:pPr>
            <w:ins w:id="1741" w:author="Naveen Premnath [2]" w:date="2024-09-21T22:51:00Z">
              <w:r>
                <w:rPr>
                  <w:rFonts w:ascii="Arial" w:hAnsi="Arial" w:cs="Arial"/>
                  <w:sz w:val="16"/>
                  <w:szCs w:val="18"/>
                </w:rPr>
                <w:t>(</w:t>
              </w:r>
            </w:ins>
            <w:ins w:id="1742" w:author="Naveen Premnath [2]" w:date="2024-09-21T22:50:00Z">
              <w:r w:rsidRPr="000911C4">
                <w:rPr>
                  <w:rFonts w:ascii="Arial" w:hAnsi="Arial" w:cs="Arial"/>
                  <w:sz w:val="16"/>
                  <w:szCs w:val="18"/>
                </w:rPr>
                <w:t>464063</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0CCC95BC" w14:textId="77777777" w:rsidR="004B0A4B" w:rsidRDefault="004B0A4B" w:rsidP="004B0A4B">
            <w:pPr>
              <w:rPr>
                <w:ins w:id="1743" w:author="Naveen Premnath [2]" w:date="2024-09-21T23:22:00Z"/>
                <w:rFonts w:ascii="Arial" w:hAnsi="Arial" w:cs="Arial"/>
                <w:sz w:val="16"/>
                <w:szCs w:val="18"/>
              </w:rPr>
            </w:pPr>
            <w:r w:rsidRPr="00835045">
              <w:rPr>
                <w:rFonts w:ascii="Arial" w:hAnsi="Arial" w:cs="Arial"/>
                <w:sz w:val="16"/>
                <w:szCs w:val="18"/>
              </w:rPr>
              <w:t>383</w:t>
            </w:r>
            <w:r w:rsidR="00327148">
              <w:rPr>
                <w:rFonts w:ascii="Arial" w:hAnsi="Arial" w:cs="Arial"/>
                <w:sz w:val="16"/>
                <w:szCs w:val="18"/>
              </w:rPr>
              <w:t>(18</w:t>
            </w:r>
            <w:r w:rsidRPr="00835045">
              <w:rPr>
                <w:rFonts w:ascii="Arial" w:hAnsi="Arial" w:cs="Arial"/>
                <w:sz w:val="16"/>
                <w:szCs w:val="18"/>
              </w:rPr>
              <w:t>)</w:t>
            </w:r>
          </w:p>
          <w:p w14:paraId="730D8B42" w14:textId="4EDF57F6" w:rsidR="0076676D" w:rsidRPr="00835045" w:rsidRDefault="00D402C4" w:rsidP="004B0A4B">
            <w:pPr>
              <w:rPr>
                <w:rFonts w:ascii="Arial" w:hAnsi="Arial" w:cs="Arial"/>
                <w:sz w:val="16"/>
                <w:szCs w:val="18"/>
              </w:rPr>
            </w:pPr>
            <w:ins w:id="1744" w:author="Naveen Premnath [2]" w:date="2024-09-21T23:23:00Z">
              <w:r>
                <w:rPr>
                  <w:rFonts w:ascii="Arial" w:hAnsi="Arial" w:cs="Arial"/>
                  <w:sz w:val="16"/>
                  <w:szCs w:val="18"/>
                </w:rPr>
                <w:t>(</w:t>
              </w:r>
              <w:r w:rsidR="0076676D" w:rsidRPr="0076676D">
                <w:rPr>
                  <w:rFonts w:ascii="Arial" w:hAnsi="Arial" w:cs="Arial"/>
                  <w:sz w:val="16"/>
                  <w:szCs w:val="18"/>
                </w:rPr>
                <w:t>4375445</w:t>
              </w:r>
              <w:r w:rsidR="0076676D">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21EF3A73" w14:textId="77777777" w:rsidR="004B0A4B" w:rsidRDefault="004B0A4B" w:rsidP="004B0A4B">
            <w:pPr>
              <w:rPr>
                <w:ins w:id="1745" w:author="Naveen Premnath [2]" w:date="2024-09-21T23:41:00Z"/>
                <w:rFonts w:ascii="Arial" w:hAnsi="Arial" w:cs="Arial"/>
                <w:sz w:val="16"/>
                <w:szCs w:val="18"/>
              </w:rPr>
            </w:pPr>
            <w:r w:rsidRPr="00835045">
              <w:rPr>
                <w:rFonts w:ascii="Arial" w:hAnsi="Arial" w:cs="Arial"/>
                <w:sz w:val="16"/>
                <w:szCs w:val="18"/>
              </w:rPr>
              <w:t>90(19)</w:t>
            </w:r>
          </w:p>
          <w:p w14:paraId="69A44521" w14:textId="288BB371" w:rsidR="0078639D" w:rsidRPr="00835045" w:rsidRDefault="0078639D" w:rsidP="004B0A4B">
            <w:pPr>
              <w:rPr>
                <w:rFonts w:ascii="Arial" w:hAnsi="Arial" w:cs="Arial"/>
                <w:sz w:val="16"/>
                <w:szCs w:val="18"/>
              </w:rPr>
            </w:pPr>
            <w:ins w:id="1746" w:author="Naveen Premnath [2]" w:date="2024-09-21T23:41:00Z">
              <w:r>
                <w:rPr>
                  <w:rFonts w:ascii="Arial" w:hAnsi="Arial" w:cs="Arial"/>
                  <w:sz w:val="16"/>
                  <w:szCs w:val="18"/>
                </w:rPr>
                <w:t>(</w:t>
              </w:r>
              <w:r w:rsidRPr="0078639D">
                <w:rPr>
                  <w:rFonts w:ascii="Arial" w:hAnsi="Arial" w:cs="Arial"/>
                  <w:sz w:val="16"/>
                  <w:szCs w:val="18"/>
                </w:rPr>
                <w:t>865756</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28373641" w14:textId="77777777" w:rsidR="004B0A4B" w:rsidRDefault="004B0A4B" w:rsidP="004B0A4B">
            <w:pPr>
              <w:rPr>
                <w:ins w:id="1747" w:author="Naveen Premnath [2]" w:date="2024-09-22T00:16:00Z"/>
                <w:rFonts w:ascii="Arial" w:hAnsi="Arial" w:cs="Arial"/>
                <w:sz w:val="16"/>
                <w:szCs w:val="18"/>
              </w:rPr>
            </w:pPr>
            <w:r w:rsidRPr="00835045">
              <w:rPr>
                <w:rFonts w:ascii="Arial" w:hAnsi="Arial" w:cs="Arial"/>
                <w:sz w:val="16"/>
                <w:szCs w:val="18"/>
              </w:rPr>
              <w:t>32</w:t>
            </w:r>
            <w:r w:rsidR="00327148">
              <w:rPr>
                <w:rFonts w:ascii="Arial" w:hAnsi="Arial" w:cs="Arial"/>
                <w:sz w:val="16"/>
                <w:szCs w:val="18"/>
              </w:rPr>
              <w:t>(18</w:t>
            </w:r>
            <w:r w:rsidRPr="00835045">
              <w:rPr>
                <w:rFonts w:ascii="Arial" w:hAnsi="Arial" w:cs="Arial"/>
                <w:sz w:val="16"/>
                <w:szCs w:val="18"/>
              </w:rPr>
              <w:t>)</w:t>
            </w:r>
          </w:p>
          <w:p w14:paraId="5DFD0164" w14:textId="351DD59E" w:rsidR="00E85F2B" w:rsidRPr="00835045" w:rsidRDefault="00E85F2B" w:rsidP="004B0A4B">
            <w:pPr>
              <w:rPr>
                <w:rFonts w:ascii="Arial" w:hAnsi="Arial" w:cs="Arial"/>
                <w:sz w:val="16"/>
                <w:szCs w:val="18"/>
              </w:rPr>
            </w:pPr>
            <w:ins w:id="1748" w:author="Naveen Premnath [2]" w:date="2024-09-22T00:16:00Z">
              <w:r>
                <w:rPr>
                  <w:rFonts w:ascii="Arial" w:hAnsi="Arial" w:cs="Arial"/>
                  <w:sz w:val="16"/>
                  <w:szCs w:val="18"/>
                </w:rPr>
                <w:t>(</w:t>
              </w:r>
              <w:r w:rsidRPr="00E85F2B">
                <w:rPr>
                  <w:rFonts w:ascii="Arial" w:hAnsi="Arial" w:cs="Arial"/>
                  <w:sz w:val="16"/>
                  <w:szCs w:val="18"/>
                </w:rPr>
                <w:t>362513</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42B74AB7" w14:textId="77777777" w:rsidR="004B0A4B" w:rsidRDefault="004B0A4B" w:rsidP="004B0A4B">
            <w:pPr>
              <w:rPr>
                <w:ins w:id="1749" w:author="Naveen Premnath [2]" w:date="2024-09-23T16:13:00Z"/>
                <w:rFonts w:ascii="Arial" w:hAnsi="Arial" w:cs="Arial"/>
                <w:sz w:val="16"/>
                <w:szCs w:val="18"/>
              </w:rPr>
            </w:pPr>
            <w:r w:rsidRPr="00835045">
              <w:rPr>
                <w:rFonts w:ascii="Arial" w:hAnsi="Arial" w:cs="Arial"/>
                <w:sz w:val="16"/>
                <w:szCs w:val="18"/>
              </w:rPr>
              <w:t>409</w:t>
            </w:r>
            <w:r w:rsidR="00327148">
              <w:rPr>
                <w:rFonts w:ascii="Arial" w:hAnsi="Arial" w:cs="Arial"/>
                <w:sz w:val="16"/>
                <w:szCs w:val="18"/>
              </w:rPr>
              <w:t>(17</w:t>
            </w:r>
            <w:r w:rsidRPr="00835045">
              <w:rPr>
                <w:rFonts w:ascii="Arial" w:hAnsi="Arial" w:cs="Arial"/>
                <w:sz w:val="16"/>
                <w:szCs w:val="18"/>
              </w:rPr>
              <w:t>)</w:t>
            </w:r>
          </w:p>
          <w:p w14:paraId="4E2B4393" w14:textId="1A96B0AE" w:rsidR="003A51DD" w:rsidRPr="00835045" w:rsidRDefault="003A51DD" w:rsidP="004B0A4B">
            <w:pPr>
              <w:rPr>
                <w:rFonts w:ascii="Arial" w:hAnsi="Arial" w:cs="Arial"/>
                <w:sz w:val="16"/>
                <w:szCs w:val="18"/>
              </w:rPr>
            </w:pPr>
            <w:ins w:id="1750" w:author="Naveen Premnath [2]" w:date="2024-09-23T16:13:00Z">
              <w:r>
                <w:rPr>
                  <w:rFonts w:ascii="Arial" w:hAnsi="Arial" w:cs="Arial"/>
                  <w:sz w:val="16"/>
                  <w:szCs w:val="18"/>
                </w:rPr>
                <w:t>(</w:t>
              </w:r>
            </w:ins>
            <w:ins w:id="1751" w:author="Naveen Premnath [2]" w:date="2024-09-23T16:14:00Z">
              <w:r w:rsidRPr="003A51DD">
                <w:rPr>
                  <w:rFonts w:ascii="Arial" w:hAnsi="Arial" w:cs="Arial"/>
                  <w:sz w:val="16"/>
                  <w:szCs w:val="18"/>
                </w:rPr>
                <w:t>4505661</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51614545" w14:textId="77777777" w:rsidR="004B0A4B" w:rsidRDefault="004B0A4B" w:rsidP="00327148">
            <w:pPr>
              <w:rPr>
                <w:ins w:id="1752" w:author="Naveen Premnath [2]" w:date="2024-09-23T23:34:00Z"/>
                <w:rFonts w:ascii="Arial" w:hAnsi="Arial" w:cs="Arial"/>
                <w:sz w:val="16"/>
                <w:szCs w:val="18"/>
              </w:rPr>
            </w:pPr>
            <w:r w:rsidRPr="00835045">
              <w:rPr>
                <w:rFonts w:ascii="Arial" w:hAnsi="Arial" w:cs="Arial"/>
                <w:sz w:val="16"/>
                <w:szCs w:val="18"/>
              </w:rPr>
              <w:t>80(</w:t>
            </w:r>
            <w:r w:rsidR="00327148">
              <w:rPr>
                <w:rFonts w:ascii="Arial" w:hAnsi="Arial" w:cs="Arial"/>
                <w:sz w:val="16"/>
                <w:szCs w:val="18"/>
              </w:rPr>
              <w:t>16</w:t>
            </w:r>
            <w:r w:rsidRPr="00835045">
              <w:rPr>
                <w:rFonts w:ascii="Arial" w:hAnsi="Arial" w:cs="Arial"/>
                <w:sz w:val="16"/>
                <w:szCs w:val="18"/>
              </w:rPr>
              <w:t>)</w:t>
            </w:r>
          </w:p>
          <w:p w14:paraId="6CCC4DF8" w14:textId="10678775" w:rsidR="00DA3AEC" w:rsidRPr="00835045" w:rsidRDefault="00DA3AEC" w:rsidP="00327148">
            <w:pPr>
              <w:rPr>
                <w:rFonts w:ascii="Arial" w:hAnsi="Arial" w:cs="Arial"/>
                <w:sz w:val="16"/>
                <w:szCs w:val="18"/>
              </w:rPr>
            </w:pPr>
            <w:ins w:id="1753" w:author="Naveen Premnath [2]" w:date="2024-09-23T23:34:00Z">
              <w:r>
                <w:rPr>
                  <w:rFonts w:ascii="Arial" w:hAnsi="Arial" w:cs="Arial"/>
                  <w:sz w:val="16"/>
                  <w:szCs w:val="18"/>
                </w:rPr>
                <w:t>(</w:t>
              </w:r>
              <w:r w:rsidRPr="00DA3AEC">
                <w:rPr>
                  <w:rFonts w:ascii="Arial" w:hAnsi="Arial" w:cs="Arial"/>
                  <w:sz w:val="16"/>
                  <w:szCs w:val="18"/>
                </w:rPr>
                <w:t>815057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134D195B" w14:textId="77777777" w:rsidR="004B0A4B" w:rsidRDefault="004B0A4B" w:rsidP="00327148">
            <w:pPr>
              <w:rPr>
                <w:ins w:id="1754" w:author="Naveen Premnath [2]" w:date="2024-09-23T23:46:00Z"/>
                <w:rFonts w:ascii="Arial" w:hAnsi="Arial" w:cs="Arial"/>
                <w:sz w:val="16"/>
                <w:szCs w:val="18"/>
              </w:rPr>
            </w:pPr>
            <w:r w:rsidRPr="00835045">
              <w:rPr>
                <w:rFonts w:ascii="Arial" w:hAnsi="Arial" w:cs="Arial"/>
                <w:sz w:val="16"/>
                <w:szCs w:val="18"/>
              </w:rPr>
              <w:t>52(</w:t>
            </w:r>
            <w:r w:rsidR="00327148">
              <w:rPr>
                <w:rFonts w:ascii="Arial" w:hAnsi="Arial" w:cs="Arial"/>
                <w:sz w:val="16"/>
                <w:szCs w:val="18"/>
              </w:rPr>
              <w:t>20</w:t>
            </w:r>
            <w:r w:rsidRPr="00835045">
              <w:rPr>
                <w:rFonts w:ascii="Arial" w:hAnsi="Arial" w:cs="Arial"/>
                <w:sz w:val="16"/>
                <w:szCs w:val="18"/>
              </w:rPr>
              <w:t>)</w:t>
            </w:r>
          </w:p>
          <w:p w14:paraId="74D80EB0" w14:textId="54A74FCA" w:rsidR="00D97D91" w:rsidRPr="00835045" w:rsidRDefault="00D97D91" w:rsidP="00327148">
            <w:pPr>
              <w:rPr>
                <w:rFonts w:ascii="Arial" w:hAnsi="Arial" w:cs="Arial"/>
                <w:sz w:val="16"/>
                <w:szCs w:val="18"/>
              </w:rPr>
            </w:pPr>
            <w:ins w:id="1755" w:author="Naveen Premnath [2]" w:date="2024-09-23T23:46:00Z">
              <w:r>
                <w:rPr>
                  <w:rFonts w:ascii="Arial" w:hAnsi="Arial" w:cs="Arial"/>
                  <w:sz w:val="16"/>
                  <w:szCs w:val="18"/>
                </w:rPr>
                <w:t>(</w:t>
              </w:r>
              <w:r w:rsidRPr="00D97D91">
                <w:rPr>
                  <w:rFonts w:ascii="Arial" w:hAnsi="Arial" w:cs="Arial"/>
                  <w:sz w:val="16"/>
                  <w:szCs w:val="18"/>
                </w:rPr>
                <w:t>541856</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1A48DF7B" w14:textId="77777777" w:rsidR="004B0A4B" w:rsidRDefault="004B0A4B" w:rsidP="004B0A4B">
            <w:pPr>
              <w:rPr>
                <w:ins w:id="1756" w:author="Naveen Premnath [2]" w:date="2024-09-27T08:21:00Z"/>
                <w:rFonts w:ascii="Arial" w:hAnsi="Arial" w:cs="Arial"/>
                <w:sz w:val="16"/>
                <w:szCs w:val="18"/>
              </w:rPr>
            </w:pPr>
            <w:r w:rsidRPr="00835045">
              <w:rPr>
                <w:rFonts w:ascii="Arial" w:hAnsi="Arial" w:cs="Arial"/>
                <w:sz w:val="16"/>
                <w:szCs w:val="18"/>
              </w:rPr>
              <w:t>405(16)</w:t>
            </w:r>
          </w:p>
          <w:p w14:paraId="1FB86FD9" w14:textId="3D68DDA1" w:rsidR="004C32FC" w:rsidRPr="00835045" w:rsidRDefault="004C32FC" w:rsidP="004B0A4B">
            <w:pPr>
              <w:rPr>
                <w:rFonts w:ascii="Arial" w:hAnsi="Arial" w:cs="Arial"/>
                <w:sz w:val="16"/>
                <w:szCs w:val="18"/>
              </w:rPr>
            </w:pPr>
            <w:ins w:id="1757" w:author="Naveen Premnath [2]" w:date="2024-09-27T08:21:00Z">
              <w:r>
                <w:rPr>
                  <w:rFonts w:ascii="Arial" w:hAnsi="Arial" w:cs="Arial"/>
                  <w:sz w:val="16"/>
                  <w:szCs w:val="18"/>
                </w:rPr>
                <w:t>(</w:t>
              </w:r>
            </w:ins>
            <w:ins w:id="1758" w:author="Naveen Premnath [2]" w:date="2024-09-27T08:22:00Z">
              <w:r w:rsidRPr="004C32FC">
                <w:rPr>
                  <w:rFonts w:ascii="Arial" w:hAnsi="Arial" w:cs="Arial"/>
                  <w:sz w:val="16"/>
                  <w:szCs w:val="18"/>
                </w:rPr>
                <w:t>4394992</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1249EF1E" w14:textId="77777777" w:rsidR="004B0A4B" w:rsidRDefault="004B0A4B" w:rsidP="004B0A4B">
            <w:pPr>
              <w:rPr>
                <w:ins w:id="1759" w:author="Naveen Premnath [2]" w:date="2024-09-27T08:46:00Z"/>
                <w:rFonts w:ascii="Arial" w:hAnsi="Arial" w:cs="Arial"/>
                <w:sz w:val="16"/>
                <w:szCs w:val="18"/>
              </w:rPr>
            </w:pPr>
            <w:r w:rsidRPr="00835045">
              <w:rPr>
                <w:rFonts w:ascii="Arial" w:hAnsi="Arial" w:cs="Arial"/>
                <w:sz w:val="16"/>
                <w:szCs w:val="18"/>
              </w:rPr>
              <w:t>89</w:t>
            </w:r>
            <w:r w:rsidR="00327148">
              <w:rPr>
                <w:rFonts w:ascii="Arial" w:hAnsi="Arial" w:cs="Arial"/>
                <w:sz w:val="16"/>
                <w:szCs w:val="18"/>
              </w:rPr>
              <w:t>(18</w:t>
            </w:r>
            <w:r w:rsidRPr="00835045">
              <w:rPr>
                <w:rFonts w:ascii="Arial" w:hAnsi="Arial" w:cs="Arial"/>
                <w:sz w:val="16"/>
                <w:szCs w:val="18"/>
              </w:rPr>
              <w:t>)</w:t>
            </w:r>
          </w:p>
          <w:p w14:paraId="01A79FB1" w14:textId="6905A860" w:rsidR="003C5E86" w:rsidRPr="00835045" w:rsidRDefault="003C5E86" w:rsidP="004B0A4B">
            <w:pPr>
              <w:rPr>
                <w:rFonts w:ascii="Arial" w:hAnsi="Arial" w:cs="Arial"/>
                <w:sz w:val="16"/>
                <w:szCs w:val="18"/>
              </w:rPr>
            </w:pPr>
            <w:ins w:id="1760" w:author="Naveen Premnath [2]" w:date="2024-09-27T08:46:00Z">
              <w:r>
                <w:rPr>
                  <w:rFonts w:ascii="Arial" w:hAnsi="Arial" w:cs="Arial"/>
                  <w:sz w:val="16"/>
                  <w:szCs w:val="18"/>
                </w:rPr>
                <w:t>(</w:t>
              </w:r>
              <w:r w:rsidRPr="003C5E86">
                <w:rPr>
                  <w:rFonts w:ascii="Arial" w:hAnsi="Arial" w:cs="Arial"/>
                  <w:sz w:val="16"/>
                  <w:szCs w:val="18"/>
                </w:rPr>
                <w:t>911986</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11E59784" w14:textId="77777777" w:rsidR="004B0A4B" w:rsidRDefault="004B0A4B" w:rsidP="004B0A4B">
            <w:pPr>
              <w:rPr>
                <w:ins w:id="1761" w:author="Naveen Premnath [2]" w:date="2024-09-27T09:07:00Z"/>
                <w:rFonts w:ascii="Arial" w:hAnsi="Arial" w:cs="Arial"/>
                <w:sz w:val="16"/>
                <w:szCs w:val="18"/>
              </w:rPr>
            </w:pPr>
            <w:r w:rsidRPr="00835045">
              <w:rPr>
                <w:rFonts w:ascii="Arial" w:hAnsi="Arial" w:cs="Arial"/>
                <w:sz w:val="16"/>
                <w:szCs w:val="18"/>
              </w:rPr>
              <w:t>52</w:t>
            </w:r>
            <w:r w:rsidR="00327148">
              <w:rPr>
                <w:rFonts w:ascii="Arial" w:hAnsi="Arial" w:cs="Arial"/>
                <w:sz w:val="16"/>
                <w:szCs w:val="18"/>
              </w:rPr>
              <w:t>(19</w:t>
            </w:r>
            <w:r w:rsidRPr="00835045">
              <w:rPr>
                <w:rFonts w:ascii="Arial" w:hAnsi="Arial" w:cs="Arial"/>
                <w:sz w:val="16"/>
                <w:szCs w:val="18"/>
              </w:rPr>
              <w:t>)</w:t>
            </w:r>
          </w:p>
          <w:p w14:paraId="16A60433" w14:textId="4FC3FCD3" w:rsidR="00AE7C79" w:rsidRPr="00835045" w:rsidRDefault="00AE7C79" w:rsidP="004B0A4B">
            <w:pPr>
              <w:rPr>
                <w:rFonts w:ascii="Arial" w:hAnsi="Arial" w:cs="Arial"/>
                <w:sz w:val="16"/>
                <w:szCs w:val="18"/>
              </w:rPr>
            </w:pPr>
            <w:ins w:id="1762" w:author="Naveen Premnath [2]" w:date="2024-09-27T09:08:00Z">
              <w:r>
                <w:rPr>
                  <w:rFonts w:ascii="Arial" w:hAnsi="Arial" w:cs="Arial"/>
                  <w:sz w:val="16"/>
                  <w:szCs w:val="18"/>
                </w:rPr>
                <w:t>(</w:t>
              </w:r>
              <w:r w:rsidRPr="00AE7C79">
                <w:rPr>
                  <w:rFonts w:ascii="Arial" w:hAnsi="Arial" w:cs="Arial"/>
                  <w:sz w:val="16"/>
                  <w:szCs w:val="18"/>
                </w:rPr>
                <w:t>600071</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12570008" w14:textId="235EB7CB" w:rsidR="004B0A4B" w:rsidRDefault="00AC253B" w:rsidP="004B0A4B">
            <w:pPr>
              <w:rPr>
                <w:rFonts w:ascii="Arial" w:hAnsi="Arial" w:cs="Arial"/>
                <w:sz w:val="16"/>
                <w:szCs w:val="18"/>
              </w:rPr>
            </w:pPr>
            <w:r>
              <w:rPr>
                <w:rFonts w:ascii="Arial" w:hAnsi="Arial" w:cs="Arial"/>
                <w:sz w:val="16"/>
                <w:szCs w:val="18"/>
              </w:rPr>
              <w:t>1579(17</w:t>
            </w:r>
            <w:r w:rsidR="004B0A4B" w:rsidRPr="00835045">
              <w:rPr>
                <w:rFonts w:ascii="Arial" w:hAnsi="Arial" w:cs="Arial"/>
                <w:sz w:val="16"/>
                <w:szCs w:val="18"/>
              </w:rPr>
              <w:t>)</w:t>
            </w:r>
          </w:p>
          <w:p w14:paraId="79FBC329" w14:textId="248E6C67" w:rsidR="00AC253B" w:rsidRPr="00835045" w:rsidRDefault="00AC253B" w:rsidP="004B0A4B">
            <w:pPr>
              <w:rPr>
                <w:rFonts w:ascii="Arial" w:hAnsi="Arial" w:cs="Arial"/>
                <w:sz w:val="16"/>
                <w:szCs w:val="18"/>
              </w:rPr>
            </w:pPr>
            <w:r w:rsidRPr="00AC253B">
              <w:rPr>
                <w:rFonts w:ascii="Arial" w:hAnsi="Arial" w:cs="Arial"/>
                <w:sz w:val="16"/>
                <w:szCs w:val="18"/>
              </w:rPr>
              <w:t>(4409400)</w:t>
            </w:r>
          </w:p>
        </w:tc>
        <w:tc>
          <w:tcPr>
            <w:tcW w:w="1080" w:type="dxa"/>
            <w:tcBorders>
              <w:top w:val="single" w:sz="4" w:space="0" w:color="auto"/>
              <w:left w:val="single" w:sz="4" w:space="0" w:color="auto"/>
              <w:bottom w:val="single" w:sz="4" w:space="0" w:color="auto"/>
              <w:right w:val="single" w:sz="4" w:space="0" w:color="auto"/>
            </w:tcBorders>
          </w:tcPr>
          <w:p w14:paraId="0CA09146" w14:textId="77777777" w:rsidR="004B0A4B" w:rsidRDefault="00AC253B" w:rsidP="004B0A4B">
            <w:pPr>
              <w:rPr>
                <w:rFonts w:ascii="Arial" w:hAnsi="Arial" w:cs="Arial"/>
                <w:sz w:val="16"/>
                <w:szCs w:val="18"/>
              </w:rPr>
            </w:pPr>
            <w:r>
              <w:rPr>
                <w:rFonts w:ascii="Arial" w:hAnsi="Arial" w:cs="Arial"/>
                <w:sz w:val="16"/>
                <w:szCs w:val="18"/>
              </w:rPr>
              <w:t>346(17</w:t>
            </w:r>
            <w:r w:rsidR="004B0A4B" w:rsidRPr="00835045">
              <w:rPr>
                <w:rFonts w:ascii="Arial" w:hAnsi="Arial" w:cs="Arial"/>
                <w:sz w:val="16"/>
                <w:szCs w:val="18"/>
              </w:rPr>
              <w:t>)</w:t>
            </w:r>
          </w:p>
          <w:p w14:paraId="4A7AEECC" w14:textId="3A6A78B6" w:rsidR="00AC253B" w:rsidRPr="00835045" w:rsidRDefault="00AC253B" w:rsidP="004B0A4B">
            <w:pPr>
              <w:rPr>
                <w:rFonts w:ascii="Arial" w:hAnsi="Arial" w:cs="Arial"/>
                <w:sz w:val="16"/>
                <w:szCs w:val="18"/>
              </w:rPr>
            </w:pPr>
            <w:r w:rsidRPr="00AC253B">
              <w:rPr>
                <w:rFonts w:ascii="Arial" w:hAnsi="Arial" w:cs="Arial"/>
                <w:sz w:val="16"/>
                <w:szCs w:val="18"/>
              </w:rPr>
              <w:t>(886234)</w:t>
            </w:r>
          </w:p>
        </w:tc>
        <w:tc>
          <w:tcPr>
            <w:tcW w:w="1127" w:type="dxa"/>
            <w:tcBorders>
              <w:top w:val="single" w:sz="4" w:space="0" w:color="auto"/>
              <w:left w:val="single" w:sz="4" w:space="0" w:color="auto"/>
              <w:bottom w:val="single" w:sz="4" w:space="0" w:color="auto"/>
              <w:right w:val="single" w:sz="4" w:space="0" w:color="auto"/>
            </w:tcBorders>
          </w:tcPr>
          <w:p w14:paraId="159BA8C7" w14:textId="77777777" w:rsidR="004B0A4B" w:rsidRDefault="00AC253B" w:rsidP="004B0A4B">
            <w:pPr>
              <w:rPr>
                <w:rFonts w:ascii="Arial" w:hAnsi="Arial" w:cs="Arial"/>
                <w:sz w:val="16"/>
                <w:szCs w:val="18"/>
              </w:rPr>
            </w:pPr>
            <w:r>
              <w:rPr>
                <w:rFonts w:ascii="Arial" w:hAnsi="Arial" w:cs="Arial"/>
                <w:sz w:val="16"/>
                <w:szCs w:val="18"/>
              </w:rPr>
              <w:t>177(19</w:t>
            </w:r>
            <w:r w:rsidR="004B0A4B" w:rsidRPr="00835045">
              <w:rPr>
                <w:rFonts w:ascii="Arial" w:hAnsi="Arial" w:cs="Arial"/>
                <w:sz w:val="16"/>
                <w:szCs w:val="18"/>
              </w:rPr>
              <w:t>)</w:t>
            </w:r>
          </w:p>
          <w:p w14:paraId="6927E3BF" w14:textId="57C0702D" w:rsidR="00AC253B" w:rsidRPr="00835045" w:rsidRDefault="00AC253B" w:rsidP="004B0A4B">
            <w:pPr>
              <w:rPr>
                <w:rFonts w:ascii="Arial" w:hAnsi="Arial" w:cs="Arial"/>
                <w:sz w:val="16"/>
                <w:szCs w:val="18"/>
              </w:rPr>
            </w:pPr>
            <w:r w:rsidRPr="00AC253B">
              <w:rPr>
                <w:rFonts w:ascii="Arial" w:hAnsi="Arial" w:cs="Arial"/>
                <w:sz w:val="16"/>
                <w:szCs w:val="18"/>
              </w:rPr>
              <w:t>(492126)</w:t>
            </w:r>
          </w:p>
        </w:tc>
      </w:tr>
      <w:tr w:rsidR="00D75D8F" w:rsidRPr="00AA3DD8" w14:paraId="06D34EED"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tcPr>
          <w:p w14:paraId="01DC490C" w14:textId="48178FD8" w:rsidR="004B0A4B" w:rsidRPr="00835045" w:rsidRDefault="004B0A4B" w:rsidP="004B0A4B">
            <w:pPr>
              <w:rPr>
                <w:rFonts w:ascii="Arial" w:hAnsi="Arial" w:cs="Arial"/>
                <w:b/>
                <w:bCs/>
                <w:sz w:val="18"/>
                <w:szCs w:val="18"/>
              </w:rPr>
            </w:pPr>
            <w:r w:rsidRPr="00835045">
              <w:rPr>
                <w:rFonts w:ascii="Arial" w:hAnsi="Arial" w:cs="Arial"/>
                <w:b/>
                <w:bCs/>
                <w:sz w:val="18"/>
                <w:szCs w:val="18"/>
              </w:rPr>
              <w:lastRenderedPageBreak/>
              <w:t>Colon (%)</w:t>
            </w:r>
          </w:p>
        </w:tc>
        <w:tc>
          <w:tcPr>
            <w:tcW w:w="1113" w:type="dxa"/>
            <w:tcBorders>
              <w:top w:val="single" w:sz="4" w:space="0" w:color="auto"/>
              <w:left w:val="single" w:sz="4" w:space="0" w:color="auto"/>
              <w:bottom w:val="single" w:sz="4" w:space="0" w:color="auto"/>
              <w:right w:val="single" w:sz="4" w:space="0" w:color="auto"/>
            </w:tcBorders>
          </w:tcPr>
          <w:p w14:paraId="4AF63067" w14:textId="77777777" w:rsidR="004B0A4B" w:rsidRPr="00835045" w:rsidRDefault="004B0A4B" w:rsidP="004B0A4B">
            <w:pPr>
              <w:rPr>
                <w:rFonts w:ascii="Arial" w:hAnsi="Arial" w:cs="Arial"/>
                <w:sz w:val="16"/>
                <w:szCs w:val="18"/>
              </w:rPr>
            </w:pPr>
            <w:r w:rsidRPr="00835045">
              <w:rPr>
                <w:rFonts w:ascii="Arial" w:hAnsi="Arial" w:cs="Arial"/>
                <w:sz w:val="16"/>
                <w:szCs w:val="18"/>
              </w:rPr>
              <w:t>136</w:t>
            </w:r>
          </w:p>
          <w:p w14:paraId="00380D0E" w14:textId="77777777" w:rsidR="004B0A4B" w:rsidRDefault="00327148" w:rsidP="004B0A4B">
            <w:pPr>
              <w:rPr>
                <w:ins w:id="1763" w:author="Naveen Premnath [2]" w:date="2024-09-17T00:29:00Z"/>
                <w:rFonts w:ascii="Arial" w:hAnsi="Arial" w:cs="Arial"/>
                <w:sz w:val="16"/>
                <w:szCs w:val="18"/>
              </w:rPr>
            </w:pPr>
            <w:r>
              <w:rPr>
                <w:rFonts w:ascii="Arial" w:hAnsi="Arial" w:cs="Arial"/>
                <w:sz w:val="16"/>
                <w:szCs w:val="18"/>
              </w:rPr>
              <w:t>(6</w:t>
            </w:r>
            <w:r w:rsidR="004B0A4B" w:rsidRPr="00835045">
              <w:rPr>
                <w:rFonts w:ascii="Arial" w:hAnsi="Arial" w:cs="Arial"/>
                <w:sz w:val="16"/>
                <w:szCs w:val="18"/>
              </w:rPr>
              <w:t>)</w:t>
            </w:r>
          </w:p>
          <w:p w14:paraId="7AEB0236" w14:textId="6FCAF0EA" w:rsidR="006F2BBB" w:rsidRPr="00835045" w:rsidRDefault="006F2BBB" w:rsidP="004B0A4B">
            <w:pPr>
              <w:rPr>
                <w:rFonts w:ascii="Arial" w:hAnsi="Arial" w:cs="Arial"/>
                <w:sz w:val="16"/>
                <w:szCs w:val="18"/>
              </w:rPr>
            </w:pPr>
            <w:ins w:id="1764" w:author="Naveen Premnath [2]" w:date="2024-09-17T00:29:00Z">
              <w:r>
                <w:rPr>
                  <w:rFonts w:ascii="Arial" w:hAnsi="Arial" w:cs="Arial"/>
                  <w:sz w:val="16"/>
                  <w:szCs w:val="18"/>
                </w:rPr>
                <w:t>(</w:t>
              </w:r>
              <w:r w:rsidRPr="006F2BBB">
                <w:rPr>
                  <w:rFonts w:ascii="Arial" w:hAnsi="Arial" w:cs="Arial"/>
                  <w:sz w:val="16"/>
                  <w:szCs w:val="18"/>
                </w:rPr>
                <w:t>1493517</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14BB0178" w14:textId="77777777" w:rsidR="004B0A4B" w:rsidRPr="00835045" w:rsidRDefault="004B0A4B" w:rsidP="004B0A4B">
            <w:pPr>
              <w:rPr>
                <w:rFonts w:ascii="Arial" w:hAnsi="Arial" w:cs="Arial"/>
                <w:sz w:val="16"/>
                <w:szCs w:val="18"/>
              </w:rPr>
            </w:pPr>
            <w:r w:rsidRPr="00835045">
              <w:rPr>
                <w:rFonts w:ascii="Arial" w:hAnsi="Arial" w:cs="Arial"/>
                <w:sz w:val="16"/>
                <w:szCs w:val="18"/>
              </w:rPr>
              <w:t>35</w:t>
            </w:r>
          </w:p>
          <w:p w14:paraId="1DDA88AF" w14:textId="77777777" w:rsidR="004B0A4B" w:rsidRDefault="004B0A4B" w:rsidP="004B0A4B">
            <w:pPr>
              <w:rPr>
                <w:ins w:id="1765" w:author="Naveen Premnath [2]" w:date="2024-09-17T10:34:00Z"/>
                <w:rFonts w:ascii="Arial" w:hAnsi="Arial" w:cs="Arial"/>
                <w:sz w:val="16"/>
                <w:szCs w:val="18"/>
              </w:rPr>
            </w:pPr>
            <w:r w:rsidRPr="00835045">
              <w:rPr>
                <w:rFonts w:ascii="Arial" w:hAnsi="Arial" w:cs="Arial"/>
                <w:sz w:val="16"/>
                <w:szCs w:val="18"/>
              </w:rPr>
              <w:t>(7)</w:t>
            </w:r>
          </w:p>
          <w:p w14:paraId="24C0BBF2" w14:textId="758D60F6" w:rsidR="00544255" w:rsidRPr="00835045" w:rsidRDefault="00544255" w:rsidP="004B0A4B">
            <w:pPr>
              <w:rPr>
                <w:rFonts w:ascii="Arial" w:hAnsi="Arial" w:cs="Arial"/>
                <w:sz w:val="16"/>
                <w:szCs w:val="18"/>
              </w:rPr>
            </w:pPr>
            <w:ins w:id="1766" w:author="Naveen Premnath [2]" w:date="2024-09-17T10:34:00Z">
              <w:r>
                <w:rPr>
                  <w:rFonts w:ascii="Arial" w:hAnsi="Arial" w:cs="Arial"/>
                  <w:sz w:val="16"/>
                  <w:szCs w:val="18"/>
                </w:rPr>
                <w:t>(</w:t>
              </w:r>
              <w:r w:rsidRPr="00544255">
                <w:rPr>
                  <w:rFonts w:ascii="Arial" w:hAnsi="Arial" w:cs="Arial"/>
                  <w:sz w:val="16"/>
                  <w:szCs w:val="18"/>
                </w:rPr>
                <w:t>407049</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05B1AAAE" w14:textId="77777777" w:rsidR="004B0A4B" w:rsidRDefault="004B0A4B" w:rsidP="00327148">
            <w:pPr>
              <w:rPr>
                <w:ins w:id="1767" w:author="Naveen Premnath [2]" w:date="2024-09-21T22:53:00Z"/>
                <w:rFonts w:ascii="Arial" w:hAnsi="Arial" w:cs="Arial"/>
                <w:sz w:val="16"/>
                <w:szCs w:val="18"/>
              </w:rPr>
            </w:pPr>
            <w:r w:rsidRPr="00835045">
              <w:rPr>
                <w:rFonts w:ascii="Arial" w:hAnsi="Arial" w:cs="Arial"/>
                <w:sz w:val="16"/>
                <w:szCs w:val="18"/>
              </w:rPr>
              <w:t>21(</w:t>
            </w:r>
            <w:r w:rsidR="00327148">
              <w:rPr>
                <w:rFonts w:ascii="Arial" w:hAnsi="Arial" w:cs="Arial"/>
                <w:sz w:val="16"/>
                <w:szCs w:val="18"/>
              </w:rPr>
              <w:t>10</w:t>
            </w:r>
            <w:r w:rsidRPr="00835045">
              <w:rPr>
                <w:rFonts w:ascii="Arial" w:hAnsi="Arial" w:cs="Arial"/>
                <w:sz w:val="16"/>
                <w:szCs w:val="18"/>
              </w:rPr>
              <w:t>)</w:t>
            </w:r>
          </w:p>
          <w:p w14:paraId="10F6F3BB" w14:textId="6AE3C65F" w:rsidR="000911C4" w:rsidRPr="00835045" w:rsidRDefault="000911C4" w:rsidP="00327148">
            <w:pPr>
              <w:rPr>
                <w:rFonts w:ascii="Arial" w:hAnsi="Arial" w:cs="Arial"/>
                <w:sz w:val="16"/>
                <w:szCs w:val="18"/>
              </w:rPr>
            </w:pPr>
            <w:ins w:id="1768" w:author="Naveen Premnath [2]" w:date="2024-09-21T22:53:00Z">
              <w:r>
                <w:rPr>
                  <w:rFonts w:ascii="Arial" w:hAnsi="Arial" w:cs="Arial"/>
                  <w:sz w:val="16"/>
                  <w:szCs w:val="18"/>
                </w:rPr>
                <w:t>(</w:t>
              </w:r>
              <w:r w:rsidRPr="000911C4">
                <w:rPr>
                  <w:rFonts w:ascii="Arial" w:hAnsi="Arial" w:cs="Arial"/>
                  <w:sz w:val="16"/>
                  <w:szCs w:val="18"/>
                </w:rPr>
                <w:t>200223</w:t>
              </w:r>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1A0E0649" w14:textId="77777777" w:rsidR="004B0A4B" w:rsidRDefault="004B0A4B" w:rsidP="00327148">
            <w:pPr>
              <w:rPr>
                <w:ins w:id="1769" w:author="Naveen Premnath [2]" w:date="2024-09-21T23:23:00Z"/>
                <w:rFonts w:ascii="Arial" w:hAnsi="Arial" w:cs="Arial"/>
                <w:sz w:val="16"/>
                <w:szCs w:val="18"/>
              </w:rPr>
            </w:pPr>
            <w:r w:rsidRPr="00835045">
              <w:rPr>
                <w:rFonts w:ascii="Arial" w:hAnsi="Arial" w:cs="Arial"/>
                <w:sz w:val="16"/>
                <w:szCs w:val="18"/>
              </w:rPr>
              <w:t>127(</w:t>
            </w:r>
            <w:r w:rsidR="00327148">
              <w:rPr>
                <w:rFonts w:ascii="Arial" w:hAnsi="Arial" w:cs="Arial"/>
                <w:sz w:val="16"/>
                <w:szCs w:val="18"/>
              </w:rPr>
              <w:t>6</w:t>
            </w:r>
            <w:r w:rsidRPr="00835045">
              <w:rPr>
                <w:rFonts w:ascii="Arial" w:hAnsi="Arial" w:cs="Arial"/>
                <w:sz w:val="16"/>
                <w:szCs w:val="18"/>
              </w:rPr>
              <w:t>)</w:t>
            </w:r>
          </w:p>
          <w:p w14:paraId="6CF104FA" w14:textId="64467B08" w:rsidR="00D402C4" w:rsidRPr="00835045" w:rsidRDefault="00D402C4" w:rsidP="00327148">
            <w:pPr>
              <w:rPr>
                <w:rFonts w:ascii="Arial" w:hAnsi="Arial" w:cs="Arial"/>
                <w:sz w:val="16"/>
                <w:szCs w:val="18"/>
              </w:rPr>
            </w:pPr>
            <w:ins w:id="1770" w:author="Naveen Premnath [2]" w:date="2024-09-21T23:24:00Z">
              <w:r>
                <w:rPr>
                  <w:rFonts w:ascii="Arial" w:hAnsi="Arial" w:cs="Arial"/>
                  <w:sz w:val="16"/>
                  <w:szCs w:val="18"/>
                </w:rPr>
                <w:t>(</w:t>
              </w:r>
            </w:ins>
            <w:ins w:id="1771" w:author="Naveen Premnath [2]" w:date="2024-09-21T23:23:00Z">
              <w:r w:rsidRPr="00D402C4">
                <w:rPr>
                  <w:rFonts w:ascii="Arial" w:hAnsi="Arial" w:cs="Arial"/>
                  <w:sz w:val="16"/>
                  <w:szCs w:val="18"/>
                </w:rPr>
                <w:t>1404239</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03089B5B" w14:textId="77777777" w:rsidR="004B0A4B" w:rsidRDefault="004B0A4B" w:rsidP="004B0A4B">
            <w:pPr>
              <w:rPr>
                <w:ins w:id="1772" w:author="Naveen Premnath [2]" w:date="2024-09-21T23:42:00Z"/>
                <w:rFonts w:ascii="Arial" w:hAnsi="Arial" w:cs="Arial"/>
                <w:sz w:val="16"/>
                <w:szCs w:val="18"/>
              </w:rPr>
            </w:pPr>
            <w:r w:rsidRPr="00835045">
              <w:rPr>
                <w:rFonts w:ascii="Arial" w:hAnsi="Arial" w:cs="Arial"/>
                <w:sz w:val="16"/>
                <w:szCs w:val="18"/>
              </w:rPr>
              <w:t>37</w:t>
            </w:r>
            <w:r w:rsidR="00327148">
              <w:rPr>
                <w:rFonts w:ascii="Arial" w:hAnsi="Arial" w:cs="Arial"/>
                <w:sz w:val="16"/>
                <w:szCs w:val="18"/>
              </w:rPr>
              <w:t>(</w:t>
            </w:r>
            <w:r w:rsidRPr="00835045">
              <w:rPr>
                <w:rFonts w:ascii="Arial" w:hAnsi="Arial" w:cs="Arial"/>
                <w:sz w:val="16"/>
                <w:szCs w:val="18"/>
              </w:rPr>
              <w:t>8)</w:t>
            </w:r>
          </w:p>
          <w:p w14:paraId="7558E5ED" w14:textId="67C9729B" w:rsidR="0078639D" w:rsidRPr="00835045" w:rsidRDefault="0078639D" w:rsidP="004B0A4B">
            <w:pPr>
              <w:rPr>
                <w:rFonts w:ascii="Arial" w:hAnsi="Arial" w:cs="Arial"/>
                <w:sz w:val="16"/>
                <w:szCs w:val="18"/>
              </w:rPr>
            </w:pPr>
            <w:ins w:id="1773" w:author="Naveen Premnath [2]" w:date="2024-09-21T23:42:00Z">
              <w:r>
                <w:rPr>
                  <w:rFonts w:ascii="Arial" w:hAnsi="Arial" w:cs="Arial"/>
                  <w:sz w:val="16"/>
                  <w:szCs w:val="18"/>
                </w:rPr>
                <w:t>(</w:t>
              </w:r>
              <w:r w:rsidRPr="0078639D">
                <w:rPr>
                  <w:rFonts w:ascii="Arial" w:hAnsi="Arial" w:cs="Arial"/>
                  <w:sz w:val="16"/>
                  <w:szCs w:val="18"/>
                </w:rPr>
                <w:t>368462</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4F31B834" w14:textId="77777777" w:rsidR="004B0A4B" w:rsidRDefault="004B0A4B" w:rsidP="004B0A4B">
            <w:pPr>
              <w:rPr>
                <w:ins w:id="1774" w:author="Naveen Premnath [2]" w:date="2024-09-22T00:16:00Z"/>
                <w:rFonts w:ascii="Arial" w:hAnsi="Arial" w:cs="Arial"/>
                <w:sz w:val="16"/>
                <w:szCs w:val="18"/>
              </w:rPr>
            </w:pPr>
            <w:r w:rsidRPr="00835045">
              <w:rPr>
                <w:rFonts w:ascii="Arial" w:hAnsi="Arial" w:cs="Arial"/>
                <w:sz w:val="16"/>
                <w:szCs w:val="18"/>
              </w:rPr>
              <w:t>16</w:t>
            </w:r>
            <w:r w:rsidR="00327148">
              <w:rPr>
                <w:rFonts w:ascii="Arial" w:hAnsi="Arial" w:cs="Arial"/>
                <w:sz w:val="16"/>
                <w:szCs w:val="18"/>
              </w:rPr>
              <w:t>(</w:t>
            </w:r>
            <w:r w:rsidRPr="00835045">
              <w:rPr>
                <w:rFonts w:ascii="Arial" w:hAnsi="Arial" w:cs="Arial"/>
                <w:sz w:val="16"/>
                <w:szCs w:val="18"/>
              </w:rPr>
              <w:t>9)</w:t>
            </w:r>
          </w:p>
          <w:p w14:paraId="6E799FB8" w14:textId="700B738E" w:rsidR="00E85F2B" w:rsidRPr="00835045" w:rsidRDefault="00E85F2B" w:rsidP="004B0A4B">
            <w:pPr>
              <w:rPr>
                <w:rFonts w:ascii="Arial" w:hAnsi="Arial" w:cs="Arial"/>
                <w:sz w:val="16"/>
                <w:szCs w:val="18"/>
              </w:rPr>
            </w:pPr>
            <w:ins w:id="1775" w:author="Naveen Premnath [2]" w:date="2024-09-22T00:16:00Z">
              <w:r>
                <w:rPr>
                  <w:rFonts w:ascii="Arial" w:hAnsi="Arial" w:cs="Arial"/>
                  <w:sz w:val="16"/>
                  <w:szCs w:val="18"/>
                </w:rPr>
                <w:t>(</w:t>
              </w:r>
              <w:r w:rsidRPr="00E85F2B">
                <w:rPr>
                  <w:rFonts w:ascii="Arial" w:hAnsi="Arial" w:cs="Arial"/>
                  <w:sz w:val="16"/>
                  <w:szCs w:val="18"/>
                </w:rPr>
                <w:t>192534</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49EDBF57" w14:textId="77777777" w:rsidR="004B0A4B" w:rsidRDefault="004B0A4B" w:rsidP="004B0A4B">
            <w:pPr>
              <w:rPr>
                <w:ins w:id="1776" w:author="Naveen Premnath [2]" w:date="2024-09-23T16:14:00Z"/>
                <w:rFonts w:ascii="Arial" w:hAnsi="Arial" w:cs="Arial"/>
                <w:sz w:val="16"/>
                <w:szCs w:val="18"/>
              </w:rPr>
            </w:pPr>
            <w:r w:rsidRPr="00835045">
              <w:rPr>
                <w:rFonts w:ascii="Arial" w:hAnsi="Arial" w:cs="Arial"/>
                <w:sz w:val="16"/>
                <w:szCs w:val="18"/>
              </w:rPr>
              <w:t>113</w:t>
            </w:r>
            <w:r w:rsidR="00327148">
              <w:rPr>
                <w:rFonts w:ascii="Arial" w:hAnsi="Arial" w:cs="Arial"/>
                <w:sz w:val="16"/>
                <w:szCs w:val="18"/>
              </w:rPr>
              <w:t>(</w:t>
            </w:r>
            <w:r w:rsidRPr="00835045">
              <w:rPr>
                <w:rFonts w:ascii="Arial" w:hAnsi="Arial" w:cs="Arial"/>
                <w:sz w:val="16"/>
                <w:szCs w:val="18"/>
              </w:rPr>
              <w:t>5)</w:t>
            </w:r>
          </w:p>
          <w:p w14:paraId="4AF141F7" w14:textId="5F8990A7" w:rsidR="003A51DD" w:rsidRPr="00835045" w:rsidRDefault="003A51DD" w:rsidP="004B0A4B">
            <w:pPr>
              <w:rPr>
                <w:rFonts w:ascii="Arial" w:hAnsi="Arial" w:cs="Arial"/>
                <w:sz w:val="16"/>
                <w:szCs w:val="18"/>
              </w:rPr>
            </w:pPr>
            <w:ins w:id="1777" w:author="Naveen Premnath [2]" w:date="2024-09-23T16:14:00Z">
              <w:r>
                <w:rPr>
                  <w:rFonts w:ascii="Arial" w:hAnsi="Arial" w:cs="Arial"/>
                  <w:sz w:val="16"/>
                  <w:szCs w:val="18"/>
                </w:rPr>
                <w:t>(</w:t>
              </w:r>
              <w:r w:rsidRPr="003A51DD">
                <w:rPr>
                  <w:rFonts w:ascii="Arial" w:hAnsi="Arial" w:cs="Arial"/>
                  <w:sz w:val="16"/>
                  <w:szCs w:val="18"/>
                </w:rPr>
                <w:t>1125352</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00FD79B1" w14:textId="77777777" w:rsidR="004B0A4B" w:rsidRDefault="004B0A4B" w:rsidP="004B0A4B">
            <w:pPr>
              <w:rPr>
                <w:ins w:id="1778" w:author="Naveen Premnath [2]" w:date="2024-09-23T23:35:00Z"/>
                <w:rFonts w:ascii="Arial" w:hAnsi="Arial" w:cs="Arial"/>
                <w:sz w:val="16"/>
                <w:szCs w:val="18"/>
              </w:rPr>
            </w:pPr>
            <w:r w:rsidRPr="00835045">
              <w:rPr>
                <w:rFonts w:ascii="Arial" w:hAnsi="Arial" w:cs="Arial"/>
                <w:sz w:val="16"/>
                <w:szCs w:val="18"/>
              </w:rPr>
              <w:t>25(5)</w:t>
            </w:r>
          </w:p>
          <w:p w14:paraId="247C7EC4" w14:textId="67075433" w:rsidR="00DA3AEC" w:rsidRPr="00835045" w:rsidRDefault="00DA3AEC" w:rsidP="004B0A4B">
            <w:pPr>
              <w:rPr>
                <w:rFonts w:ascii="Arial" w:hAnsi="Arial" w:cs="Arial"/>
                <w:sz w:val="16"/>
                <w:szCs w:val="18"/>
              </w:rPr>
            </w:pPr>
            <w:ins w:id="1779" w:author="Naveen Premnath [2]" w:date="2024-09-23T23:35:00Z">
              <w:r>
                <w:rPr>
                  <w:rFonts w:ascii="Arial" w:hAnsi="Arial" w:cs="Arial"/>
                  <w:sz w:val="16"/>
                  <w:szCs w:val="18"/>
                </w:rPr>
                <w:t>(</w:t>
              </w:r>
              <w:r w:rsidRPr="00DA3AEC">
                <w:rPr>
                  <w:rFonts w:ascii="Arial" w:hAnsi="Arial" w:cs="Arial"/>
                  <w:sz w:val="16"/>
                  <w:szCs w:val="18"/>
                </w:rPr>
                <w:t>264005</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7030BD30" w14:textId="77777777" w:rsidR="004B0A4B" w:rsidRDefault="004B0A4B" w:rsidP="004B0A4B">
            <w:pPr>
              <w:rPr>
                <w:ins w:id="1780" w:author="Naveen Premnath [2]" w:date="2024-09-23T23:47:00Z"/>
                <w:rFonts w:ascii="Arial" w:hAnsi="Arial" w:cs="Arial"/>
                <w:sz w:val="16"/>
                <w:szCs w:val="18"/>
              </w:rPr>
            </w:pPr>
            <w:r w:rsidRPr="00835045">
              <w:rPr>
                <w:rFonts w:ascii="Arial" w:hAnsi="Arial" w:cs="Arial"/>
                <w:sz w:val="16"/>
                <w:szCs w:val="18"/>
              </w:rPr>
              <w:t>20</w:t>
            </w:r>
            <w:r w:rsidR="00327148">
              <w:rPr>
                <w:rFonts w:ascii="Arial" w:hAnsi="Arial" w:cs="Arial"/>
                <w:sz w:val="16"/>
                <w:szCs w:val="18"/>
              </w:rPr>
              <w:t>(8</w:t>
            </w:r>
            <w:r w:rsidRPr="00835045">
              <w:rPr>
                <w:rFonts w:ascii="Arial" w:hAnsi="Arial" w:cs="Arial"/>
                <w:sz w:val="16"/>
                <w:szCs w:val="18"/>
              </w:rPr>
              <w:t>)</w:t>
            </w:r>
          </w:p>
          <w:p w14:paraId="5717FD78" w14:textId="454DA63D" w:rsidR="00D97D91" w:rsidRPr="00835045" w:rsidRDefault="00D97D91" w:rsidP="004B0A4B">
            <w:pPr>
              <w:rPr>
                <w:rFonts w:ascii="Arial" w:hAnsi="Arial" w:cs="Arial"/>
                <w:sz w:val="16"/>
                <w:szCs w:val="18"/>
              </w:rPr>
            </w:pPr>
            <w:ins w:id="1781" w:author="Naveen Premnath [2]" w:date="2024-09-23T23:47:00Z">
              <w:r>
                <w:rPr>
                  <w:rFonts w:ascii="Arial" w:hAnsi="Arial" w:cs="Arial"/>
                  <w:sz w:val="16"/>
                  <w:szCs w:val="18"/>
                </w:rPr>
                <w:t>(</w:t>
              </w:r>
              <w:r w:rsidRPr="00D97D91">
                <w:rPr>
                  <w:rFonts w:ascii="Arial" w:hAnsi="Arial" w:cs="Arial"/>
                  <w:sz w:val="16"/>
                  <w:szCs w:val="18"/>
                </w:rPr>
                <w:t>177959</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7EC51F23" w14:textId="77777777" w:rsidR="004B0A4B" w:rsidRDefault="004B0A4B" w:rsidP="004B0A4B">
            <w:pPr>
              <w:rPr>
                <w:ins w:id="1782" w:author="Naveen Premnath [2]" w:date="2024-09-27T08:22:00Z"/>
                <w:rFonts w:ascii="Arial" w:hAnsi="Arial" w:cs="Arial"/>
                <w:sz w:val="16"/>
                <w:szCs w:val="18"/>
              </w:rPr>
            </w:pPr>
            <w:r w:rsidRPr="00835045">
              <w:rPr>
                <w:rFonts w:ascii="Arial" w:hAnsi="Arial" w:cs="Arial"/>
                <w:sz w:val="16"/>
                <w:szCs w:val="18"/>
              </w:rPr>
              <w:t>126(5)</w:t>
            </w:r>
          </w:p>
          <w:p w14:paraId="4E63BD62" w14:textId="2B26FBDF" w:rsidR="004C32FC" w:rsidRPr="00835045" w:rsidRDefault="004C32FC" w:rsidP="004B0A4B">
            <w:pPr>
              <w:rPr>
                <w:rFonts w:ascii="Arial" w:hAnsi="Arial" w:cs="Arial"/>
                <w:sz w:val="16"/>
                <w:szCs w:val="18"/>
              </w:rPr>
            </w:pPr>
            <w:ins w:id="1783" w:author="Naveen Premnath [2]" w:date="2024-09-27T08:22:00Z">
              <w:r>
                <w:rPr>
                  <w:rFonts w:ascii="Arial" w:hAnsi="Arial" w:cs="Arial"/>
                  <w:sz w:val="16"/>
                  <w:szCs w:val="18"/>
                </w:rPr>
                <w:t>(</w:t>
              </w:r>
            </w:ins>
            <w:ins w:id="1784" w:author="Naveen Premnath [2]" w:date="2024-09-27T08:23:00Z">
              <w:r w:rsidRPr="004C32FC">
                <w:rPr>
                  <w:rFonts w:ascii="Arial" w:hAnsi="Arial" w:cs="Arial"/>
                  <w:sz w:val="16"/>
                  <w:szCs w:val="18"/>
                </w:rPr>
                <w:t>1305864</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367679DC" w14:textId="77777777" w:rsidR="004B0A4B" w:rsidRDefault="004B0A4B" w:rsidP="004B0A4B">
            <w:pPr>
              <w:rPr>
                <w:ins w:id="1785" w:author="Naveen Premnath [2]" w:date="2024-09-27T08:46:00Z"/>
                <w:rFonts w:ascii="Arial" w:hAnsi="Arial" w:cs="Arial"/>
                <w:sz w:val="16"/>
                <w:szCs w:val="18"/>
              </w:rPr>
            </w:pPr>
            <w:r w:rsidRPr="00835045">
              <w:rPr>
                <w:rFonts w:ascii="Arial" w:hAnsi="Arial" w:cs="Arial"/>
                <w:sz w:val="16"/>
                <w:szCs w:val="18"/>
              </w:rPr>
              <w:t>30</w:t>
            </w:r>
            <w:r w:rsidR="00327148">
              <w:rPr>
                <w:rFonts w:ascii="Arial" w:hAnsi="Arial" w:cs="Arial"/>
                <w:sz w:val="16"/>
                <w:szCs w:val="18"/>
              </w:rPr>
              <w:t>(6</w:t>
            </w:r>
            <w:r w:rsidRPr="00835045">
              <w:rPr>
                <w:rFonts w:ascii="Arial" w:hAnsi="Arial" w:cs="Arial"/>
                <w:sz w:val="16"/>
                <w:szCs w:val="18"/>
              </w:rPr>
              <w:t>)</w:t>
            </w:r>
          </w:p>
          <w:p w14:paraId="63653BCE" w14:textId="559F7B76" w:rsidR="003C5E86" w:rsidRPr="00835045" w:rsidRDefault="003C5E86" w:rsidP="004B0A4B">
            <w:pPr>
              <w:rPr>
                <w:rFonts w:ascii="Arial" w:hAnsi="Arial" w:cs="Arial"/>
                <w:sz w:val="16"/>
                <w:szCs w:val="18"/>
              </w:rPr>
            </w:pPr>
            <w:ins w:id="1786" w:author="Naveen Premnath [2]" w:date="2024-09-27T08:46:00Z">
              <w:r>
                <w:rPr>
                  <w:rFonts w:ascii="Arial" w:hAnsi="Arial" w:cs="Arial"/>
                  <w:sz w:val="16"/>
                  <w:szCs w:val="18"/>
                </w:rPr>
                <w:t>(</w:t>
              </w:r>
              <w:r w:rsidRPr="003C5E86">
                <w:rPr>
                  <w:rFonts w:ascii="Arial" w:hAnsi="Arial" w:cs="Arial"/>
                  <w:sz w:val="16"/>
                  <w:szCs w:val="18"/>
                </w:rPr>
                <w:t>266584</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12D547B4" w14:textId="77777777" w:rsidR="004B0A4B" w:rsidRDefault="004B0A4B" w:rsidP="004B0A4B">
            <w:pPr>
              <w:rPr>
                <w:ins w:id="1787" w:author="Naveen Premnath [2]" w:date="2024-09-27T09:08:00Z"/>
                <w:rFonts w:ascii="Arial" w:hAnsi="Arial" w:cs="Arial"/>
                <w:sz w:val="16"/>
                <w:szCs w:val="18"/>
              </w:rPr>
            </w:pPr>
            <w:r w:rsidRPr="00835045">
              <w:rPr>
                <w:rFonts w:ascii="Arial" w:hAnsi="Arial" w:cs="Arial"/>
                <w:sz w:val="16"/>
                <w:szCs w:val="18"/>
              </w:rPr>
              <w:t>23</w:t>
            </w:r>
            <w:r w:rsidR="00327148">
              <w:rPr>
                <w:rFonts w:ascii="Arial" w:hAnsi="Arial" w:cs="Arial"/>
                <w:sz w:val="16"/>
                <w:szCs w:val="18"/>
              </w:rPr>
              <w:t>(9</w:t>
            </w:r>
            <w:r w:rsidRPr="00835045">
              <w:rPr>
                <w:rFonts w:ascii="Arial" w:hAnsi="Arial" w:cs="Arial"/>
                <w:sz w:val="16"/>
                <w:szCs w:val="18"/>
              </w:rPr>
              <w:t>)</w:t>
            </w:r>
          </w:p>
          <w:p w14:paraId="3DB43A8F" w14:textId="0F750264" w:rsidR="00AE7C79" w:rsidRPr="00835045" w:rsidRDefault="00AE7C79" w:rsidP="004B0A4B">
            <w:pPr>
              <w:rPr>
                <w:rFonts w:ascii="Arial" w:hAnsi="Arial" w:cs="Arial"/>
                <w:sz w:val="16"/>
                <w:szCs w:val="18"/>
              </w:rPr>
            </w:pPr>
            <w:ins w:id="1788" w:author="Naveen Premnath [2]" w:date="2024-09-27T09:08:00Z">
              <w:r>
                <w:rPr>
                  <w:rFonts w:ascii="Arial" w:hAnsi="Arial" w:cs="Arial"/>
                  <w:sz w:val="16"/>
                  <w:szCs w:val="18"/>
                </w:rPr>
                <w:t>(</w:t>
              </w:r>
              <w:r w:rsidRPr="00AE7C79">
                <w:rPr>
                  <w:rFonts w:ascii="Arial" w:hAnsi="Arial" w:cs="Arial"/>
                  <w:sz w:val="16"/>
                  <w:szCs w:val="18"/>
                </w:rPr>
                <w:t>229887</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075E192C" w14:textId="5F6A2619" w:rsidR="004B0A4B" w:rsidRPr="00835045" w:rsidRDefault="00AC253B" w:rsidP="004B0A4B">
            <w:pPr>
              <w:rPr>
                <w:rFonts w:ascii="Arial" w:hAnsi="Arial" w:cs="Arial"/>
                <w:sz w:val="16"/>
                <w:szCs w:val="18"/>
              </w:rPr>
            </w:pPr>
            <w:r>
              <w:rPr>
                <w:rFonts w:ascii="Arial" w:hAnsi="Arial" w:cs="Arial"/>
                <w:sz w:val="16"/>
                <w:szCs w:val="18"/>
              </w:rPr>
              <w:t>502</w:t>
            </w:r>
            <w:r w:rsidR="00327148">
              <w:rPr>
                <w:rFonts w:ascii="Arial" w:hAnsi="Arial" w:cs="Arial"/>
                <w:sz w:val="16"/>
                <w:szCs w:val="18"/>
              </w:rPr>
              <w:t>(5</w:t>
            </w:r>
            <w:r w:rsidR="004B0A4B" w:rsidRPr="00835045">
              <w:rPr>
                <w:rFonts w:ascii="Arial" w:hAnsi="Arial" w:cs="Arial"/>
                <w:sz w:val="16"/>
                <w:szCs w:val="18"/>
              </w:rPr>
              <w:t>)</w:t>
            </w:r>
          </w:p>
          <w:p w14:paraId="463748EE" w14:textId="69B39381" w:rsidR="004B0A4B" w:rsidRPr="00835045" w:rsidRDefault="00AC253B" w:rsidP="004B0A4B">
            <w:pPr>
              <w:rPr>
                <w:rFonts w:ascii="Arial" w:hAnsi="Arial" w:cs="Arial"/>
                <w:sz w:val="16"/>
                <w:szCs w:val="18"/>
              </w:rPr>
            </w:pPr>
            <w:r w:rsidRPr="00AC253B">
              <w:rPr>
                <w:rFonts w:ascii="Arial" w:hAnsi="Arial" w:cs="Arial"/>
                <w:sz w:val="16"/>
                <w:szCs w:val="18"/>
              </w:rPr>
              <w:t>(1332243)</w:t>
            </w:r>
          </w:p>
        </w:tc>
        <w:tc>
          <w:tcPr>
            <w:tcW w:w="1080" w:type="dxa"/>
            <w:tcBorders>
              <w:top w:val="single" w:sz="4" w:space="0" w:color="auto"/>
              <w:left w:val="single" w:sz="4" w:space="0" w:color="auto"/>
              <w:bottom w:val="single" w:sz="4" w:space="0" w:color="auto"/>
              <w:right w:val="single" w:sz="4" w:space="0" w:color="auto"/>
            </w:tcBorders>
          </w:tcPr>
          <w:p w14:paraId="08DABB65" w14:textId="77777777" w:rsidR="004B0A4B" w:rsidRDefault="00AC253B" w:rsidP="004B0A4B">
            <w:pPr>
              <w:rPr>
                <w:rFonts w:ascii="Arial" w:hAnsi="Arial" w:cs="Arial"/>
                <w:sz w:val="16"/>
                <w:szCs w:val="18"/>
              </w:rPr>
            </w:pPr>
            <w:r>
              <w:rPr>
                <w:rFonts w:ascii="Arial" w:hAnsi="Arial" w:cs="Arial"/>
                <w:sz w:val="16"/>
                <w:szCs w:val="18"/>
              </w:rPr>
              <w:t>127</w:t>
            </w:r>
            <w:r w:rsidR="00327148">
              <w:rPr>
                <w:rFonts w:ascii="Arial" w:hAnsi="Arial" w:cs="Arial"/>
                <w:sz w:val="16"/>
                <w:szCs w:val="18"/>
              </w:rPr>
              <w:t>(6</w:t>
            </w:r>
            <w:r w:rsidR="004B0A4B" w:rsidRPr="00835045">
              <w:rPr>
                <w:rFonts w:ascii="Arial" w:hAnsi="Arial" w:cs="Arial"/>
                <w:sz w:val="16"/>
                <w:szCs w:val="18"/>
              </w:rPr>
              <w:t>)</w:t>
            </w:r>
          </w:p>
          <w:p w14:paraId="51F5A927" w14:textId="54E373A8" w:rsidR="00AC253B" w:rsidRPr="00835045" w:rsidRDefault="00AC253B" w:rsidP="004B0A4B">
            <w:pPr>
              <w:rPr>
                <w:rFonts w:ascii="Arial" w:hAnsi="Arial" w:cs="Arial"/>
                <w:sz w:val="16"/>
                <w:szCs w:val="18"/>
              </w:rPr>
            </w:pPr>
            <w:r w:rsidRPr="00AC253B">
              <w:rPr>
                <w:rFonts w:ascii="Arial" w:hAnsi="Arial" w:cs="Arial"/>
                <w:sz w:val="16"/>
                <w:szCs w:val="18"/>
              </w:rPr>
              <w:t>(326525)</w:t>
            </w:r>
          </w:p>
        </w:tc>
        <w:tc>
          <w:tcPr>
            <w:tcW w:w="1127" w:type="dxa"/>
            <w:tcBorders>
              <w:top w:val="single" w:sz="4" w:space="0" w:color="auto"/>
              <w:left w:val="single" w:sz="4" w:space="0" w:color="auto"/>
              <w:bottom w:val="single" w:sz="4" w:space="0" w:color="auto"/>
              <w:right w:val="single" w:sz="4" w:space="0" w:color="auto"/>
            </w:tcBorders>
          </w:tcPr>
          <w:p w14:paraId="43C557CB" w14:textId="77777777" w:rsidR="004B0A4B" w:rsidRDefault="00AC253B" w:rsidP="004B0A4B">
            <w:pPr>
              <w:rPr>
                <w:rFonts w:ascii="Arial" w:hAnsi="Arial" w:cs="Arial"/>
                <w:sz w:val="16"/>
                <w:szCs w:val="18"/>
              </w:rPr>
            </w:pPr>
            <w:r>
              <w:rPr>
                <w:rFonts w:ascii="Arial" w:hAnsi="Arial" w:cs="Arial"/>
                <w:sz w:val="16"/>
                <w:szCs w:val="18"/>
              </w:rPr>
              <w:t>80</w:t>
            </w:r>
            <w:r w:rsidR="00327148">
              <w:rPr>
                <w:rFonts w:ascii="Arial" w:hAnsi="Arial" w:cs="Arial"/>
                <w:sz w:val="16"/>
                <w:szCs w:val="18"/>
              </w:rPr>
              <w:t>(9</w:t>
            </w:r>
            <w:r w:rsidR="004B0A4B" w:rsidRPr="00835045">
              <w:rPr>
                <w:rFonts w:ascii="Arial" w:hAnsi="Arial" w:cs="Arial"/>
                <w:sz w:val="16"/>
                <w:szCs w:val="18"/>
              </w:rPr>
              <w:t>)</w:t>
            </w:r>
          </w:p>
          <w:p w14:paraId="58671D13" w14:textId="0EAA5CB0" w:rsidR="00AC253B" w:rsidRPr="00835045" w:rsidRDefault="00AC253B" w:rsidP="004B0A4B">
            <w:pPr>
              <w:rPr>
                <w:rFonts w:ascii="Arial" w:hAnsi="Arial" w:cs="Arial"/>
                <w:sz w:val="16"/>
                <w:szCs w:val="18"/>
              </w:rPr>
            </w:pPr>
            <w:r w:rsidRPr="00AC253B">
              <w:rPr>
                <w:rFonts w:ascii="Arial" w:hAnsi="Arial" w:cs="Arial"/>
                <w:sz w:val="16"/>
                <w:szCs w:val="18"/>
              </w:rPr>
              <w:t>(200151)</w:t>
            </w:r>
          </w:p>
        </w:tc>
      </w:tr>
      <w:tr w:rsidR="00D75D8F" w:rsidRPr="00AA3DD8" w14:paraId="05A2191C"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tcPr>
          <w:p w14:paraId="73879896" w14:textId="5A97B009" w:rsidR="004B0A4B" w:rsidRPr="00835045" w:rsidRDefault="004B0A4B" w:rsidP="004B0A4B">
            <w:pPr>
              <w:rPr>
                <w:rFonts w:ascii="Arial" w:hAnsi="Arial" w:cs="Arial"/>
                <w:b/>
                <w:bCs/>
                <w:sz w:val="18"/>
                <w:szCs w:val="18"/>
              </w:rPr>
            </w:pPr>
            <w:r w:rsidRPr="00835045">
              <w:rPr>
                <w:rFonts w:ascii="Arial" w:hAnsi="Arial" w:cs="Arial"/>
                <w:b/>
                <w:bCs/>
                <w:sz w:val="18"/>
                <w:szCs w:val="18"/>
              </w:rPr>
              <w:t>Prostate</w:t>
            </w:r>
          </w:p>
        </w:tc>
        <w:tc>
          <w:tcPr>
            <w:tcW w:w="1113" w:type="dxa"/>
            <w:tcBorders>
              <w:top w:val="single" w:sz="4" w:space="0" w:color="auto"/>
              <w:left w:val="single" w:sz="4" w:space="0" w:color="auto"/>
              <w:bottom w:val="single" w:sz="4" w:space="0" w:color="auto"/>
              <w:right w:val="single" w:sz="4" w:space="0" w:color="auto"/>
            </w:tcBorders>
          </w:tcPr>
          <w:p w14:paraId="08491E04" w14:textId="77777777" w:rsidR="004B0A4B" w:rsidRPr="00835045" w:rsidRDefault="004B0A4B" w:rsidP="004B0A4B">
            <w:pPr>
              <w:rPr>
                <w:rFonts w:ascii="Arial" w:hAnsi="Arial" w:cs="Arial"/>
                <w:sz w:val="16"/>
                <w:szCs w:val="18"/>
              </w:rPr>
            </w:pPr>
            <w:r w:rsidRPr="00835045">
              <w:rPr>
                <w:rFonts w:ascii="Arial" w:hAnsi="Arial" w:cs="Arial"/>
                <w:sz w:val="16"/>
                <w:szCs w:val="18"/>
              </w:rPr>
              <w:t>251</w:t>
            </w:r>
          </w:p>
          <w:p w14:paraId="603D773E" w14:textId="77777777" w:rsidR="004B0A4B" w:rsidRDefault="00327148" w:rsidP="004B0A4B">
            <w:pPr>
              <w:rPr>
                <w:ins w:id="1789" w:author="Naveen Premnath [2]" w:date="2024-09-17T00:29:00Z"/>
                <w:rFonts w:ascii="Arial" w:hAnsi="Arial" w:cs="Arial"/>
                <w:sz w:val="16"/>
                <w:szCs w:val="18"/>
              </w:rPr>
            </w:pPr>
            <w:r>
              <w:rPr>
                <w:rFonts w:ascii="Arial" w:hAnsi="Arial" w:cs="Arial"/>
                <w:sz w:val="16"/>
                <w:szCs w:val="18"/>
              </w:rPr>
              <w:t>(11</w:t>
            </w:r>
            <w:r w:rsidR="004B0A4B" w:rsidRPr="00835045">
              <w:rPr>
                <w:rFonts w:ascii="Arial" w:hAnsi="Arial" w:cs="Arial"/>
                <w:sz w:val="16"/>
                <w:szCs w:val="18"/>
              </w:rPr>
              <w:t>)</w:t>
            </w:r>
          </w:p>
          <w:p w14:paraId="33F59F10" w14:textId="65A8B682" w:rsidR="006F2BBB" w:rsidRPr="00835045" w:rsidRDefault="006F2BBB" w:rsidP="004B0A4B">
            <w:pPr>
              <w:rPr>
                <w:rFonts w:ascii="Arial" w:hAnsi="Arial" w:cs="Arial"/>
                <w:sz w:val="16"/>
                <w:szCs w:val="18"/>
              </w:rPr>
            </w:pPr>
            <w:ins w:id="1790" w:author="Naveen Premnath [2]" w:date="2024-09-17T00:29:00Z">
              <w:r>
                <w:rPr>
                  <w:rFonts w:ascii="Arial" w:hAnsi="Arial" w:cs="Arial"/>
                  <w:sz w:val="16"/>
                  <w:szCs w:val="18"/>
                </w:rPr>
                <w:t>(</w:t>
              </w:r>
              <w:r w:rsidRPr="006F2BBB">
                <w:rPr>
                  <w:rFonts w:ascii="Arial" w:hAnsi="Arial" w:cs="Arial"/>
                  <w:sz w:val="16"/>
                  <w:szCs w:val="18"/>
                </w:rPr>
                <w:t>2623342</w:t>
              </w:r>
              <w:r>
                <w:rPr>
                  <w:rFonts w:ascii="Arial" w:hAnsi="Arial" w:cs="Arial"/>
                  <w:sz w:val="16"/>
                  <w:szCs w:val="18"/>
                </w:rPr>
                <w:t>)</w:t>
              </w:r>
            </w:ins>
          </w:p>
        </w:tc>
        <w:tc>
          <w:tcPr>
            <w:tcW w:w="1090" w:type="dxa"/>
            <w:tcBorders>
              <w:top w:val="single" w:sz="4" w:space="0" w:color="auto"/>
              <w:left w:val="single" w:sz="4" w:space="0" w:color="auto"/>
              <w:bottom w:val="single" w:sz="4" w:space="0" w:color="auto"/>
              <w:right w:val="single" w:sz="4" w:space="0" w:color="auto"/>
            </w:tcBorders>
          </w:tcPr>
          <w:p w14:paraId="495CA94B" w14:textId="77777777" w:rsidR="004B0A4B" w:rsidRPr="00835045" w:rsidRDefault="004B0A4B" w:rsidP="004B0A4B">
            <w:pPr>
              <w:rPr>
                <w:rFonts w:ascii="Arial" w:hAnsi="Arial" w:cs="Arial"/>
                <w:sz w:val="16"/>
                <w:szCs w:val="18"/>
              </w:rPr>
            </w:pPr>
            <w:r w:rsidRPr="00835045">
              <w:rPr>
                <w:rFonts w:ascii="Arial" w:hAnsi="Arial" w:cs="Arial"/>
                <w:sz w:val="16"/>
                <w:szCs w:val="18"/>
              </w:rPr>
              <w:t>48</w:t>
            </w:r>
          </w:p>
          <w:p w14:paraId="2DE07DF9" w14:textId="77777777" w:rsidR="004B0A4B" w:rsidRDefault="00327148" w:rsidP="004B0A4B">
            <w:pPr>
              <w:rPr>
                <w:ins w:id="1791" w:author="Naveen Premnath [2]" w:date="2024-09-17T10:34:00Z"/>
                <w:rFonts w:ascii="Arial" w:hAnsi="Arial" w:cs="Arial"/>
                <w:sz w:val="16"/>
                <w:szCs w:val="18"/>
              </w:rPr>
            </w:pPr>
            <w:r>
              <w:rPr>
                <w:rFonts w:ascii="Arial" w:hAnsi="Arial" w:cs="Arial"/>
                <w:sz w:val="16"/>
                <w:szCs w:val="18"/>
              </w:rPr>
              <w:t>(10</w:t>
            </w:r>
            <w:r w:rsidR="004B0A4B" w:rsidRPr="00835045">
              <w:rPr>
                <w:rFonts w:ascii="Arial" w:hAnsi="Arial" w:cs="Arial"/>
                <w:sz w:val="16"/>
                <w:szCs w:val="18"/>
              </w:rPr>
              <w:t>)</w:t>
            </w:r>
          </w:p>
          <w:p w14:paraId="70E40A4B" w14:textId="336480F5" w:rsidR="00544255" w:rsidRPr="00835045" w:rsidRDefault="00544255" w:rsidP="004B0A4B">
            <w:pPr>
              <w:rPr>
                <w:rFonts w:ascii="Arial" w:hAnsi="Arial" w:cs="Arial"/>
                <w:sz w:val="16"/>
                <w:szCs w:val="18"/>
              </w:rPr>
            </w:pPr>
            <w:ins w:id="1792" w:author="Naveen Premnath [2]" w:date="2024-09-17T10:34:00Z">
              <w:r>
                <w:rPr>
                  <w:rFonts w:ascii="Arial" w:hAnsi="Arial" w:cs="Arial"/>
                  <w:sz w:val="16"/>
                  <w:szCs w:val="18"/>
                </w:rPr>
                <w:t>(</w:t>
              </w:r>
              <w:r w:rsidRPr="00544255">
                <w:rPr>
                  <w:rFonts w:ascii="Arial" w:hAnsi="Arial" w:cs="Arial"/>
                  <w:sz w:val="16"/>
                  <w:szCs w:val="18"/>
                </w:rPr>
                <w:t>438379</w:t>
              </w:r>
              <w:r>
                <w:rPr>
                  <w:rFonts w:ascii="Arial" w:hAnsi="Arial" w:cs="Arial"/>
                  <w:sz w:val="16"/>
                  <w:szCs w:val="18"/>
                </w:rPr>
                <w:t>)</w:t>
              </w:r>
            </w:ins>
          </w:p>
        </w:tc>
        <w:tc>
          <w:tcPr>
            <w:tcW w:w="1103" w:type="dxa"/>
            <w:tcBorders>
              <w:top w:val="single" w:sz="4" w:space="0" w:color="auto"/>
              <w:left w:val="single" w:sz="4" w:space="0" w:color="auto"/>
              <w:bottom w:val="single" w:sz="4" w:space="0" w:color="auto"/>
              <w:right w:val="single" w:sz="4" w:space="0" w:color="auto"/>
            </w:tcBorders>
          </w:tcPr>
          <w:p w14:paraId="57C6B0D8" w14:textId="77777777" w:rsidR="004B0A4B" w:rsidRDefault="004B0A4B" w:rsidP="004B0A4B">
            <w:pPr>
              <w:rPr>
                <w:ins w:id="1793" w:author="Naveen Premnath [2]" w:date="2024-09-21T22:53:00Z"/>
                <w:rFonts w:ascii="Arial" w:hAnsi="Arial" w:cs="Arial"/>
                <w:sz w:val="16"/>
                <w:szCs w:val="18"/>
              </w:rPr>
            </w:pPr>
            <w:r w:rsidRPr="00835045">
              <w:rPr>
                <w:rFonts w:ascii="Arial" w:hAnsi="Arial" w:cs="Arial"/>
                <w:sz w:val="16"/>
                <w:szCs w:val="18"/>
              </w:rPr>
              <w:t>18</w:t>
            </w:r>
            <w:r w:rsidR="00327148">
              <w:rPr>
                <w:rFonts w:ascii="Arial" w:hAnsi="Arial" w:cs="Arial"/>
                <w:sz w:val="16"/>
                <w:szCs w:val="18"/>
              </w:rPr>
              <w:t>(8</w:t>
            </w:r>
            <w:r w:rsidRPr="00835045">
              <w:rPr>
                <w:rFonts w:ascii="Arial" w:hAnsi="Arial" w:cs="Arial"/>
                <w:sz w:val="16"/>
                <w:szCs w:val="18"/>
              </w:rPr>
              <w:t>)</w:t>
            </w:r>
          </w:p>
          <w:p w14:paraId="776BC525" w14:textId="40399860" w:rsidR="000911C4" w:rsidRPr="00835045" w:rsidRDefault="000911C4" w:rsidP="004B0A4B">
            <w:pPr>
              <w:rPr>
                <w:rFonts w:ascii="Arial" w:hAnsi="Arial" w:cs="Arial"/>
                <w:sz w:val="16"/>
                <w:szCs w:val="18"/>
              </w:rPr>
            </w:pPr>
            <w:ins w:id="1794" w:author="Naveen Premnath [2]" w:date="2024-09-21T22:54:00Z">
              <w:r>
                <w:rPr>
                  <w:rFonts w:ascii="Arial" w:hAnsi="Arial" w:cs="Arial"/>
                  <w:sz w:val="16"/>
                  <w:szCs w:val="18"/>
                </w:rPr>
                <w:t>(</w:t>
              </w:r>
            </w:ins>
            <w:ins w:id="1795" w:author="Naveen Premnath [2]" w:date="2024-09-21T22:53:00Z">
              <w:r w:rsidRPr="000911C4">
                <w:rPr>
                  <w:rFonts w:ascii="Arial" w:hAnsi="Arial" w:cs="Arial"/>
                  <w:sz w:val="16"/>
                  <w:szCs w:val="18"/>
                </w:rPr>
                <w:t>144293</w:t>
              </w:r>
            </w:ins>
            <w:ins w:id="1796" w:author="Naveen Premnath [2]" w:date="2024-09-21T22:54:00Z">
              <w:r>
                <w:rPr>
                  <w:rFonts w:ascii="Arial" w:hAnsi="Arial" w:cs="Arial"/>
                  <w:sz w:val="16"/>
                  <w:szCs w:val="18"/>
                </w:rPr>
                <w:t>)</w:t>
              </w:r>
            </w:ins>
          </w:p>
        </w:tc>
        <w:tc>
          <w:tcPr>
            <w:tcW w:w="1008" w:type="dxa"/>
            <w:tcBorders>
              <w:top w:val="single" w:sz="4" w:space="0" w:color="auto"/>
              <w:left w:val="single" w:sz="4" w:space="0" w:color="auto"/>
              <w:bottom w:val="single" w:sz="4" w:space="0" w:color="auto"/>
              <w:right w:val="single" w:sz="4" w:space="0" w:color="auto"/>
            </w:tcBorders>
          </w:tcPr>
          <w:p w14:paraId="65E5CD94" w14:textId="77777777" w:rsidR="004B0A4B" w:rsidRDefault="004B0A4B" w:rsidP="004B0A4B">
            <w:pPr>
              <w:rPr>
                <w:ins w:id="1797" w:author="Naveen Premnath [2]" w:date="2024-09-21T23:24:00Z"/>
                <w:rFonts w:ascii="Arial" w:hAnsi="Arial" w:cs="Arial"/>
                <w:sz w:val="16"/>
                <w:szCs w:val="18"/>
              </w:rPr>
            </w:pPr>
            <w:r w:rsidRPr="00835045">
              <w:rPr>
                <w:rFonts w:ascii="Arial" w:hAnsi="Arial" w:cs="Arial"/>
                <w:sz w:val="16"/>
                <w:szCs w:val="18"/>
              </w:rPr>
              <w:t>243</w:t>
            </w:r>
            <w:r w:rsidR="00327148">
              <w:rPr>
                <w:rFonts w:ascii="Arial" w:hAnsi="Arial" w:cs="Arial"/>
                <w:sz w:val="16"/>
                <w:szCs w:val="18"/>
              </w:rPr>
              <w:t>(11</w:t>
            </w:r>
            <w:r w:rsidRPr="00835045">
              <w:rPr>
                <w:rFonts w:ascii="Arial" w:hAnsi="Arial" w:cs="Arial"/>
                <w:sz w:val="16"/>
                <w:szCs w:val="18"/>
              </w:rPr>
              <w:t>)</w:t>
            </w:r>
          </w:p>
          <w:p w14:paraId="7C771DD7" w14:textId="1CAE17FA" w:rsidR="00D402C4" w:rsidRPr="00835045" w:rsidRDefault="00D402C4" w:rsidP="004B0A4B">
            <w:pPr>
              <w:rPr>
                <w:rFonts w:ascii="Arial" w:hAnsi="Arial" w:cs="Arial"/>
                <w:sz w:val="16"/>
                <w:szCs w:val="18"/>
              </w:rPr>
            </w:pPr>
            <w:ins w:id="1798" w:author="Naveen Premnath [2]" w:date="2024-09-21T23:24:00Z">
              <w:r>
                <w:rPr>
                  <w:rFonts w:ascii="Arial" w:hAnsi="Arial" w:cs="Arial"/>
                  <w:sz w:val="16"/>
                  <w:szCs w:val="18"/>
                </w:rPr>
                <w:t>(</w:t>
              </w:r>
              <w:r w:rsidRPr="00D402C4">
                <w:rPr>
                  <w:rFonts w:ascii="Arial" w:hAnsi="Arial" w:cs="Arial"/>
                  <w:sz w:val="16"/>
                  <w:szCs w:val="18"/>
                </w:rPr>
                <w:t>2628984</w:t>
              </w:r>
              <w:r>
                <w:rPr>
                  <w:rFonts w:ascii="Arial" w:hAnsi="Arial" w:cs="Arial"/>
                  <w:sz w:val="16"/>
                  <w:szCs w:val="18"/>
                </w:rPr>
                <w:t>)</w:t>
              </w:r>
            </w:ins>
          </w:p>
        </w:tc>
        <w:tc>
          <w:tcPr>
            <w:tcW w:w="1075" w:type="dxa"/>
            <w:tcBorders>
              <w:top w:val="single" w:sz="4" w:space="0" w:color="auto"/>
              <w:left w:val="single" w:sz="4" w:space="0" w:color="auto"/>
              <w:bottom w:val="single" w:sz="4" w:space="0" w:color="auto"/>
              <w:right w:val="single" w:sz="4" w:space="0" w:color="auto"/>
            </w:tcBorders>
          </w:tcPr>
          <w:p w14:paraId="1174D0C1" w14:textId="77777777" w:rsidR="004B0A4B" w:rsidRDefault="004B0A4B" w:rsidP="004B0A4B">
            <w:pPr>
              <w:rPr>
                <w:ins w:id="1799" w:author="Naveen Premnath [2]" w:date="2024-09-21T23:42:00Z"/>
                <w:rFonts w:ascii="Arial" w:hAnsi="Arial" w:cs="Arial"/>
                <w:sz w:val="16"/>
                <w:szCs w:val="18"/>
              </w:rPr>
            </w:pPr>
            <w:r w:rsidRPr="00835045">
              <w:rPr>
                <w:rFonts w:ascii="Arial" w:hAnsi="Arial" w:cs="Arial"/>
                <w:sz w:val="16"/>
                <w:szCs w:val="18"/>
              </w:rPr>
              <w:t>44</w:t>
            </w:r>
            <w:r w:rsidR="00327148">
              <w:rPr>
                <w:rFonts w:ascii="Arial" w:hAnsi="Arial" w:cs="Arial"/>
                <w:sz w:val="16"/>
                <w:szCs w:val="18"/>
              </w:rPr>
              <w:t>(9</w:t>
            </w:r>
            <w:r w:rsidRPr="00835045">
              <w:rPr>
                <w:rFonts w:ascii="Arial" w:hAnsi="Arial" w:cs="Arial"/>
                <w:sz w:val="16"/>
                <w:szCs w:val="18"/>
              </w:rPr>
              <w:t>)</w:t>
            </w:r>
          </w:p>
          <w:p w14:paraId="00C0B5A0" w14:textId="2CE41639" w:rsidR="0078639D" w:rsidRPr="00835045" w:rsidRDefault="0078639D" w:rsidP="004B0A4B">
            <w:pPr>
              <w:rPr>
                <w:rFonts w:ascii="Arial" w:hAnsi="Arial" w:cs="Arial"/>
                <w:sz w:val="16"/>
                <w:szCs w:val="18"/>
              </w:rPr>
            </w:pPr>
            <w:ins w:id="1800" w:author="Naveen Premnath [2]" w:date="2024-09-21T23:42:00Z">
              <w:r>
                <w:rPr>
                  <w:rFonts w:ascii="Arial" w:hAnsi="Arial" w:cs="Arial"/>
                  <w:sz w:val="16"/>
                  <w:szCs w:val="18"/>
                </w:rPr>
                <w:t>(</w:t>
              </w:r>
              <w:r w:rsidRPr="0078639D">
                <w:rPr>
                  <w:rFonts w:ascii="Arial" w:hAnsi="Arial" w:cs="Arial"/>
                  <w:sz w:val="16"/>
                  <w:szCs w:val="18"/>
                </w:rPr>
                <w:t>470867</w:t>
              </w:r>
              <w:r>
                <w:rPr>
                  <w:rFonts w:ascii="Arial" w:hAnsi="Arial" w:cs="Arial"/>
                  <w:sz w:val="16"/>
                  <w:szCs w:val="18"/>
                </w:rPr>
                <w:t>)</w:t>
              </w:r>
            </w:ins>
          </w:p>
        </w:tc>
        <w:tc>
          <w:tcPr>
            <w:tcW w:w="1011" w:type="dxa"/>
            <w:tcBorders>
              <w:top w:val="single" w:sz="4" w:space="0" w:color="auto"/>
              <w:left w:val="single" w:sz="4" w:space="0" w:color="auto"/>
              <w:bottom w:val="single" w:sz="4" w:space="0" w:color="auto"/>
              <w:right w:val="single" w:sz="4" w:space="0" w:color="auto"/>
            </w:tcBorders>
          </w:tcPr>
          <w:p w14:paraId="7B672B2A" w14:textId="77777777" w:rsidR="004B0A4B" w:rsidRDefault="004B0A4B" w:rsidP="004B0A4B">
            <w:pPr>
              <w:rPr>
                <w:ins w:id="1801" w:author="Naveen Premnath [2]" w:date="2024-09-22T00:17:00Z"/>
                <w:rFonts w:ascii="Arial" w:hAnsi="Arial" w:cs="Arial"/>
                <w:sz w:val="16"/>
                <w:szCs w:val="18"/>
              </w:rPr>
            </w:pPr>
            <w:r w:rsidRPr="00835045">
              <w:rPr>
                <w:rFonts w:ascii="Arial" w:hAnsi="Arial" w:cs="Arial"/>
                <w:sz w:val="16"/>
                <w:szCs w:val="18"/>
              </w:rPr>
              <w:t>26</w:t>
            </w:r>
            <w:r w:rsidR="00327148">
              <w:rPr>
                <w:rFonts w:ascii="Arial" w:hAnsi="Arial" w:cs="Arial"/>
                <w:sz w:val="16"/>
                <w:szCs w:val="18"/>
              </w:rPr>
              <w:t>(1</w:t>
            </w:r>
            <w:r w:rsidRPr="00835045">
              <w:rPr>
                <w:rFonts w:ascii="Arial" w:hAnsi="Arial" w:cs="Arial"/>
                <w:sz w:val="16"/>
                <w:szCs w:val="18"/>
              </w:rPr>
              <w:t>5)</w:t>
            </w:r>
          </w:p>
          <w:p w14:paraId="7C04599E" w14:textId="69778B54" w:rsidR="00E85F2B" w:rsidRPr="00835045" w:rsidRDefault="00E85F2B" w:rsidP="004B0A4B">
            <w:pPr>
              <w:rPr>
                <w:rFonts w:ascii="Arial" w:hAnsi="Arial" w:cs="Arial"/>
                <w:sz w:val="16"/>
                <w:szCs w:val="18"/>
              </w:rPr>
            </w:pPr>
            <w:ins w:id="1802" w:author="Naveen Premnath [2]" w:date="2024-09-22T00:17:00Z">
              <w:r>
                <w:rPr>
                  <w:rFonts w:ascii="Arial" w:hAnsi="Arial" w:cs="Arial"/>
                  <w:sz w:val="16"/>
                  <w:szCs w:val="18"/>
                </w:rPr>
                <w:t>(</w:t>
              </w:r>
              <w:r w:rsidRPr="00E85F2B">
                <w:rPr>
                  <w:rFonts w:ascii="Arial" w:hAnsi="Arial" w:cs="Arial"/>
                  <w:sz w:val="16"/>
                  <w:szCs w:val="18"/>
                </w:rPr>
                <w:t>266640</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22060280" w14:textId="77777777" w:rsidR="004B0A4B" w:rsidRDefault="004B0A4B" w:rsidP="004B0A4B">
            <w:pPr>
              <w:rPr>
                <w:ins w:id="1803" w:author="Naveen Premnath [2]" w:date="2024-09-23T16:14:00Z"/>
                <w:rFonts w:ascii="Arial" w:hAnsi="Arial" w:cs="Arial"/>
                <w:sz w:val="16"/>
                <w:szCs w:val="18"/>
              </w:rPr>
            </w:pPr>
            <w:r w:rsidRPr="00835045">
              <w:rPr>
                <w:rFonts w:ascii="Arial" w:hAnsi="Arial" w:cs="Arial"/>
                <w:sz w:val="16"/>
                <w:szCs w:val="18"/>
              </w:rPr>
              <w:t>299(12)</w:t>
            </w:r>
          </w:p>
          <w:p w14:paraId="4DEEFFD4" w14:textId="4E6F1923" w:rsidR="003A51DD" w:rsidRPr="00835045" w:rsidRDefault="003A51DD" w:rsidP="004B0A4B">
            <w:pPr>
              <w:rPr>
                <w:rFonts w:ascii="Arial" w:hAnsi="Arial" w:cs="Arial"/>
                <w:sz w:val="16"/>
                <w:szCs w:val="18"/>
              </w:rPr>
            </w:pPr>
            <w:ins w:id="1804" w:author="Naveen Premnath [2]" w:date="2024-09-23T16:14:00Z">
              <w:r>
                <w:rPr>
                  <w:rFonts w:ascii="Arial" w:hAnsi="Arial" w:cs="Arial"/>
                  <w:sz w:val="16"/>
                  <w:szCs w:val="18"/>
                </w:rPr>
                <w:t>(</w:t>
              </w:r>
            </w:ins>
            <w:ins w:id="1805" w:author="Naveen Premnath [2]" w:date="2024-09-23T16:15:00Z">
              <w:r w:rsidRPr="003A51DD">
                <w:rPr>
                  <w:rFonts w:ascii="Arial" w:hAnsi="Arial" w:cs="Arial"/>
                  <w:sz w:val="16"/>
                  <w:szCs w:val="18"/>
                </w:rPr>
                <w:t>2991334</w:t>
              </w:r>
              <w:r>
                <w:rPr>
                  <w:rFonts w:ascii="Arial" w:hAnsi="Arial" w:cs="Arial"/>
                  <w:sz w:val="16"/>
                  <w:szCs w:val="18"/>
                </w:rPr>
                <w:t>)</w:t>
              </w:r>
            </w:ins>
          </w:p>
        </w:tc>
        <w:tc>
          <w:tcPr>
            <w:tcW w:w="1039" w:type="dxa"/>
            <w:tcBorders>
              <w:top w:val="single" w:sz="4" w:space="0" w:color="auto"/>
              <w:left w:val="single" w:sz="4" w:space="0" w:color="auto"/>
              <w:bottom w:val="single" w:sz="4" w:space="0" w:color="auto"/>
              <w:right w:val="single" w:sz="4" w:space="0" w:color="auto"/>
            </w:tcBorders>
          </w:tcPr>
          <w:p w14:paraId="406B7AA8" w14:textId="77777777" w:rsidR="004B0A4B" w:rsidRDefault="004B0A4B" w:rsidP="004B0A4B">
            <w:pPr>
              <w:rPr>
                <w:ins w:id="1806" w:author="Naveen Premnath [2]" w:date="2024-09-23T23:35:00Z"/>
                <w:rFonts w:ascii="Arial" w:hAnsi="Arial" w:cs="Arial"/>
                <w:sz w:val="16"/>
                <w:szCs w:val="18"/>
              </w:rPr>
            </w:pPr>
            <w:r w:rsidRPr="00835045">
              <w:rPr>
                <w:rFonts w:ascii="Arial" w:hAnsi="Arial" w:cs="Arial"/>
                <w:sz w:val="16"/>
                <w:szCs w:val="18"/>
              </w:rPr>
              <w:t>54</w:t>
            </w:r>
            <w:r w:rsidR="00327148">
              <w:rPr>
                <w:rFonts w:ascii="Arial" w:hAnsi="Arial" w:cs="Arial"/>
                <w:sz w:val="16"/>
                <w:szCs w:val="18"/>
              </w:rPr>
              <w:t>(11</w:t>
            </w:r>
            <w:r w:rsidRPr="00835045">
              <w:rPr>
                <w:rFonts w:ascii="Arial" w:hAnsi="Arial" w:cs="Arial"/>
                <w:sz w:val="16"/>
                <w:szCs w:val="18"/>
              </w:rPr>
              <w:t>)</w:t>
            </w:r>
          </w:p>
          <w:p w14:paraId="64D94FF0" w14:textId="5D53DE75" w:rsidR="00DA3AEC" w:rsidRPr="00835045" w:rsidRDefault="00DA3AEC" w:rsidP="004B0A4B">
            <w:pPr>
              <w:rPr>
                <w:rFonts w:ascii="Arial" w:hAnsi="Arial" w:cs="Arial"/>
                <w:sz w:val="16"/>
                <w:szCs w:val="18"/>
              </w:rPr>
            </w:pPr>
            <w:ins w:id="1807" w:author="Naveen Premnath [2]" w:date="2024-09-23T23:35:00Z">
              <w:r>
                <w:rPr>
                  <w:rFonts w:ascii="Arial" w:hAnsi="Arial" w:cs="Arial"/>
                  <w:sz w:val="16"/>
                  <w:szCs w:val="18"/>
                </w:rPr>
                <w:t>(</w:t>
              </w:r>
              <w:r w:rsidRPr="00DA3AEC">
                <w:rPr>
                  <w:rFonts w:ascii="Arial" w:hAnsi="Arial" w:cs="Arial"/>
                  <w:sz w:val="16"/>
                  <w:szCs w:val="18"/>
                </w:rPr>
                <w:t>481507</w:t>
              </w:r>
              <w:r>
                <w:rPr>
                  <w:rFonts w:ascii="Arial" w:hAnsi="Arial" w:cs="Arial"/>
                  <w:sz w:val="16"/>
                  <w:szCs w:val="18"/>
                </w:rPr>
                <w:t>)</w:t>
              </w:r>
            </w:ins>
          </w:p>
        </w:tc>
        <w:tc>
          <w:tcPr>
            <w:tcW w:w="1048" w:type="dxa"/>
            <w:tcBorders>
              <w:top w:val="single" w:sz="4" w:space="0" w:color="auto"/>
              <w:left w:val="single" w:sz="4" w:space="0" w:color="auto"/>
              <w:bottom w:val="single" w:sz="4" w:space="0" w:color="auto"/>
              <w:right w:val="single" w:sz="4" w:space="0" w:color="auto"/>
            </w:tcBorders>
          </w:tcPr>
          <w:p w14:paraId="16CCF460" w14:textId="77777777" w:rsidR="004B0A4B" w:rsidRDefault="004B0A4B" w:rsidP="004B0A4B">
            <w:pPr>
              <w:rPr>
                <w:ins w:id="1808" w:author="Naveen Premnath [2]" w:date="2024-09-23T23:47:00Z"/>
                <w:rFonts w:ascii="Arial" w:hAnsi="Arial" w:cs="Arial"/>
                <w:sz w:val="16"/>
                <w:szCs w:val="18"/>
              </w:rPr>
            </w:pPr>
            <w:r w:rsidRPr="00835045">
              <w:rPr>
                <w:rFonts w:ascii="Arial" w:hAnsi="Arial" w:cs="Arial"/>
                <w:sz w:val="16"/>
                <w:szCs w:val="18"/>
              </w:rPr>
              <w:t>39</w:t>
            </w:r>
            <w:r w:rsidR="00327148">
              <w:rPr>
                <w:rFonts w:ascii="Arial" w:hAnsi="Arial" w:cs="Arial"/>
                <w:sz w:val="16"/>
                <w:szCs w:val="18"/>
              </w:rPr>
              <w:t>(15</w:t>
            </w:r>
            <w:r w:rsidRPr="00835045">
              <w:rPr>
                <w:rFonts w:ascii="Arial" w:hAnsi="Arial" w:cs="Arial"/>
                <w:sz w:val="16"/>
                <w:szCs w:val="18"/>
              </w:rPr>
              <w:t>)</w:t>
            </w:r>
          </w:p>
          <w:p w14:paraId="7FDCA7EA" w14:textId="4E166034" w:rsidR="00A36568" w:rsidRPr="00835045" w:rsidRDefault="00A36568" w:rsidP="004B0A4B">
            <w:pPr>
              <w:rPr>
                <w:rFonts w:ascii="Arial" w:hAnsi="Arial" w:cs="Arial"/>
                <w:sz w:val="16"/>
                <w:szCs w:val="18"/>
              </w:rPr>
            </w:pPr>
            <w:ins w:id="1809" w:author="Naveen Premnath [2]" w:date="2024-09-23T23:47:00Z">
              <w:r>
                <w:rPr>
                  <w:rFonts w:ascii="Arial" w:hAnsi="Arial" w:cs="Arial"/>
                  <w:sz w:val="16"/>
                  <w:szCs w:val="18"/>
                </w:rPr>
                <w:t>(</w:t>
              </w:r>
              <w:r w:rsidRPr="00A36568">
                <w:rPr>
                  <w:rFonts w:ascii="Arial" w:hAnsi="Arial" w:cs="Arial"/>
                  <w:sz w:val="16"/>
                  <w:szCs w:val="18"/>
                </w:rPr>
                <w:t>356308</w:t>
              </w:r>
              <w:r>
                <w:rPr>
                  <w:rFonts w:ascii="Arial" w:hAnsi="Arial" w:cs="Arial"/>
                  <w:sz w:val="16"/>
                  <w:szCs w:val="18"/>
                </w:rPr>
                <w:t>)</w:t>
              </w:r>
            </w:ins>
          </w:p>
        </w:tc>
        <w:tc>
          <w:tcPr>
            <w:tcW w:w="1009" w:type="dxa"/>
            <w:tcBorders>
              <w:top w:val="single" w:sz="4" w:space="0" w:color="auto"/>
              <w:left w:val="single" w:sz="4" w:space="0" w:color="auto"/>
              <w:bottom w:val="single" w:sz="4" w:space="0" w:color="auto"/>
              <w:right w:val="single" w:sz="4" w:space="0" w:color="auto"/>
            </w:tcBorders>
          </w:tcPr>
          <w:p w14:paraId="76C03C77" w14:textId="77777777" w:rsidR="004B0A4B" w:rsidRDefault="004B0A4B" w:rsidP="004B0A4B">
            <w:pPr>
              <w:rPr>
                <w:ins w:id="1810" w:author="Naveen Premnath [2]" w:date="2024-09-27T08:23:00Z"/>
                <w:rFonts w:ascii="Arial" w:hAnsi="Arial" w:cs="Arial"/>
                <w:sz w:val="16"/>
                <w:szCs w:val="18"/>
              </w:rPr>
            </w:pPr>
            <w:r w:rsidRPr="00835045">
              <w:rPr>
                <w:rFonts w:ascii="Arial" w:hAnsi="Arial" w:cs="Arial"/>
                <w:sz w:val="16"/>
                <w:szCs w:val="18"/>
              </w:rPr>
              <w:t>311</w:t>
            </w:r>
            <w:r w:rsidR="00327148">
              <w:rPr>
                <w:rFonts w:ascii="Arial" w:hAnsi="Arial" w:cs="Arial"/>
                <w:sz w:val="16"/>
                <w:szCs w:val="18"/>
              </w:rPr>
              <w:t>(12</w:t>
            </w:r>
            <w:r w:rsidRPr="00835045">
              <w:rPr>
                <w:rFonts w:ascii="Arial" w:hAnsi="Arial" w:cs="Arial"/>
                <w:sz w:val="16"/>
                <w:szCs w:val="18"/>
              </w:rPr>
              <w:t>)</w:t>
            </w:r>
          </w:p>
          <w:p w14:paraId="4F22B444" w14:textId="57DF280B" w:rsidR="004C32FC" w:rsidRPr="00835045" w:rsidRDefault="004C32FC" w:rsidP="004B0A4B">
            <w:pPr>
              <w:rPr>
                <w:rFonts w:ascii="Arial" w:hAnsi="Arial" w:cs="Arial"/>
                <w:sz w:val="16"/>
                <w:szCs w:val="18"/>
              </w:rPr>
            </w:pPr>
            <w:ins w:id="1811" w:author="Naveen Premnath [2]" w:date="2024-09-27T08:23:00Z">
              <w:r>
                <w:rPr>
                  <w:rFonts w:ascii="Arial" w:hAnsi="Arial" w:cs="Arial"/>
                  <w:sz w:val="16"/>
                  <w:szCs w:val="18"/>
                </w:rPr>
                <w:t>(</w:t>
              </w:r>
              <w:r w:rsidRPr="004C32FC">
                <w:rPr>
                  <w:rFonts w:ascii="Arial" w:hAnsi="Arial" w:cs="Arial"/>
                  <w:sz w:val="16"/>
                  <w:szCs w:val="18"/>
                </w:rPr>
                <w:t>3064792</w:t>
              </w:r>
              <w:r>
                <w:rPr>
                  <w:rFonts w:ascii="Arial" w:hAnsi="Arial" w:cs="Arial"/>
                  <w:sz w:val="16"/>
                  <w:szCs w:val="18"/>
                </w:rPr>
                <w:t>)</w:t>
              </w:r>
            </w:ins>
          </w:p>
        </w:tc>
        <w:tc>
          <w:tcPr>
            <w:tcW w:w="1076" w:type="dxa"/>
            <w:tcBorders>
              <w:top w:val="single" w:sz="4" w:space="0" w:color="auto"/>
              <w:left w:val="single" w:sz="4" w:space="0" w:color="auto"/>
              <w:bottom w:val="single" w:sz="4" w:space="0" w:color="auto"/>
              <w:right w:val="single" w:sz="4" w:space="0" w:color="auto"/>
            </w:tcBorders>
          </w:tcPr>
          <w:p w14:paraId="7F2A4C19" w14:textId="77777777" w:rsidR="004B0A4B" w:rsidRDefault="004B0A4B" w:rsidP="004B0A4B">
            <w:pPr>
              <w:rPr>
                <w:ins w:id="1812" w:author="Naveen Premnath [2]" w:date="2024-09-27T08:47:00Z"/>
                <w:rFonts w:ascii="Arial" w:hAnsi="Arial" w:cs="Arial"/>
                <w:sz w:val="16"/>
                <w:szCs w:val="18"/>
              </w:rPr>
            </w:pPr>
            <w:r w:rsidRPr="00835045">
              <w:rPr>
                <w:rFonts w:ascii="Arial" w:hAnsi="Arial" w:cs="Arial"/>
                <w:sz w:val="16"/>
                <w:szCs w:val="18"/>
              </w:rPr>
              <w:t>48</w:t>
            </w:r>
            <w:r w:rsidR="00327148">
              <w:rPr>
                <w:rFonts w:ascii="Arial" w:hAnsi="Arial" w:cs="Arial"/>
                <w:sz w:val="16"/>
                <w:szCs w:val="18"/>
              </w:rPr>
              <w:t>(9</w:t>
            </w:r>
            <w:r w:rsidRPr="00835045">
              <w:rPr>
                <w:rFonts w:ascii="Arial" w:hAnsi="Arial" w:cs="Arial"/>
                <w:sz w:val="16"/>
                <w:szCs w:val="18"/>
              </w:rPr>
              <w:t>)</w:t>
            </w:r>
          </w:p>
          <w:p w14:paraId="016A8314" w14:textId="25AE89A9" w:rsidR="003C5E86" w:rsidRPr="00835045" w:rsidRDefault="003C5E86" w:rsidP="004B0A4B">
            <w:pPr>
              <w:rPr>
                <w:rFonts w:ascii="Arial" w:hAnsi="Arial" w:cs="Arial"/>
                <w:sz w:val="16"/>
                <w:szCs w:val="18"/>
              </w:rPr>
            </w:pPr>
            <w:ins w:id="1813" w:author="Naveen Premnath [2]" w:date="2024-09-27T08:47:00Z">
              <w:r>
                <w:rPr>
                  <w:rFonts w:ascii="Arial" w:hAnsi="Arial" w:cs="Arial"/>
                  <w:sz w:val="16"/>
                  <w:szCs w:val="18"/>
                </w:rPr>
                <w:t>(</w:t>
              </w:r>
              <w:r w:rsidRPr="003C5E86">
                <w:rPr>
                  <w:rFonts w:ascii="Arial" w:hAnsi="Arial" w:cs="Arial"/>
                  <w:sz w:val="16"/>
                  <w:szCs w:val="18"/>
                </w:rPr>
                <w:t>418029</w:t>
              </w:r>
              <w:r>
                <w:rPr>
                  <w:rFonts w:ascii="Arial" w:hAnsi="Arial" w:cs="Arial"/>
                  <w:sz w:val="16"/>
                  <w:szCs w:val="18"/>
                </w:rPr>
                <w:t>)</w:t>
              </w:r>
            </w:ins>
          </w:p>
        </w:tc>
        <w:tc>
          <w:tcPr>
            <w:tcW w:w="1014" w:type="dxa"/>
            <w:tcBorders>
              <w:top w:val="single" w:sz="4" w:space="0" w:color="auto"/>
              <w:left w:val="single" w:sz="4" w:space="0" w:color="auto"/>
              <w:bottom w:val="single" w:sz="4" w:space="0" w:color="auto"/>
              <w:right w:val="single" w:sz="4" w:space="0" w:color="auto"/>
            </w:tcBorders>
          </w:tcPr>
          <w:p w14:paraId="64C03A4E" w14:textId="77777777" w:rsidR="004B0A4B" w:rsidRDefault="004B0A4B" w:rsidP="004B0A4B">
            <w:pPr>
              <w:rPr>
                <w:ins w:id="1814" w:author="Naveen Premnath [2]" w:date="2024-09-27T09:09:00Z"/>
                <w:rFonts w:ascii="Arial" w:hAnsi="Arial" w:cs="Arial"/>
                <w:sz w:val="16"/>
                <w:szCs w:val="18"/>
              </w:rPr>
            </w:pPr>
            <w:r w:rsidRPr="00835045">
              <w:rPr>
                <w:rFonts w:ascii="Arial" w:hAnsi="Arial" w:cs="Arial"/>
                <w:sz w:val="16"/>
                <w:szCs w:val="18"/>
              </w:rPr>
              <w:t>34</w:t>
            </w:r>
            <w:r w:rsidR="00327148">
              <w:rPr>
                <w:rFonts w:ascii="Arial" w:hAnsi="Arial" w:cs="Arial"/>
                <w:sz w:val="16"/>
                <w:szCs w:val="18"/>
              </w:rPr>
              <w:t>(13</w:t>
            </w:r>
            <w:r w:rsidRPr="00835045">
              <w:rPr>
                <w:rFonts w:ascii="Arial" w:hAnsi="Arial" w:cs="Arial"/>
                <w:sz w:val="16"/>
                <w:szCs w:val="18"/>
              </w:rPr>
              <w:t>)</w:t>
            </w:r>
          </w:p>
          <w:p w14:paraId="6E3338BB" w14:textId="284161DF" w:rsidR="00AE7C79" w:rsidRPr="00835045" w:rsidRDefault="00AE7C79" w:rsidP="004B0A4B">
            <w:pPr>
              <w:rPr>
                <w:rFonts w:ascii="Arial" w:hAnsi="Arial" w:cs="Arial"/>
                <w:sz w:val="16"/>
                <w:szCs w:val="18"/>
              </w:rPr>
            </w:pPr>
            <w:ins w:id="1815" w:author="Naveen Premnath [2]" w:date="2024-09-27T09:11:00Z">
              <w:r>
                <w:rPr>
                  <w:rFonts w:ascii="Arial" w:hAnsi="Arial" w:cs="Arial"/>
                  <w:sz w:val="16"/>
                  <w:szCs w:val="18"/>
                </w:rPr>
                <w:t>(</w:t>
              </w:r>
              <w:r w:rsidRPr="00AE7C79">
                <w:rPr>
                  <w:rFonts w:ascii="Arial" w:hAnsi="Arial" w:cs="Arial"/>
                  <w:sz w:val="16"/>
                  <w:szCs w:val="18"/>
                </w:rPr>
                <w:t>291928</w:t>
              </w:r>
              <w:r>
                <w:rPr>
                  <w:rFonts w:ascii="Arial" w:hAnsi="Arial" w:cs="Arial"/>
                  <w:sz w:val="16"/>
                  <w:szCs w:val="18"/>
                </w:rPr>
                <w:t>)</w:t>
              </w:r>
            </w:ins>
          </w:p>
        </w:tc>
        <w:tc>
          <w:tcPr>
            <w:tcW w:w="1203" w:type="dxa"/>
            <w:tcBorders>
              <w:top w:val="single" w:sz="4" w:space="0" w:color="auto"/>
              <w:left w:val="single" w:sz="4" w:space="0" w:color="auto"/>
              <w:bottom w:val="single" w:sz="4" w:space="0" w:color="auto"/>
              <w:right w:val="single" w:sz="4" w:space="0" w:color="auto"/>
            </w:tcBorders>
          </w:tcPr>
          <w:p w14:paraId="248B00A4" w14:textId="77777777" w:rsidR="004B0A4B" w:rsidRDefault="00AC253B" w:rsidP="004B0A4B">
            <w:pPr>
              <w:rPr>
                <w:rFonts w:ascii="Arial" w:hAnsi="Arial" w:cs="Arial"/>
                <w:sz w:val="16"/>
                <w:szCs w:val="18"/>
              </w:rPr>
            </w:pPr>
            <w:r>
              <w:rPr>
                <w:rFonts w:ascii="Arial" w:hAnsi="Arial" w:cs="Arial"/>
                <w:sz w:val="16"/>
                <w:szCs w:val="18"/>
              </w:rPr>
              <w:t>1104</w:t>
            </w:r>
            <w:r w:rsidR="00327148">
              <w:rPr>
                <w:rFonts w:ascii="Arial" w:hAnsi="Arial" w:cs="Arial"/>
                <w:sz w:val="16"/>
                <w:szCs w:val="18"/>
              </w:rPr>
              <w:t>(12</w:t>
            </w:r>
            <w:r w:rsidR="004B0A4B" w:rsidRPr="00835045">
              <w:rPr>
                <w:rFonts w:ascii="Arial" w:hAnsi="Arial" w:cs="Arial"/>
                <w:sz w:val="16"/>
                <w:szCs w:val="18"/>
              </w:rPr>
              <w:t>)</w:t>
            </w:r>
          </w:p>
          <w:p w14:paraId="3E144D0E" w14:textId="73B59947" w:rsidR="00AC253B" w:rsidRPr="00835045" w:rsidRDefault="00AC253B" w:rsidP="004B0A4B">
            <w:pPr>
              <w:rPr>
                <w:rFonts w:ascii="Arial" w:hAnsi="Arial" w:cs="Arial"/>
                <w:sz w:val="16"/>
                <w:szCs w:val="18"/>
              </w:rPr>
            </w:pPr>
            <w:r w:rsidRPr="00AC253B">
              <w:rPr>
                <w:rFonts w:ascii="Arial" w:hAnsi="Arial" w:cs="Arial"/>
                <w:sz w:val="16"/>
                <w:szCs w:val="18"/>
              </w:rPr>
              <w:t>(2827113)</w:t>
            </w:r>
          </w:p>
        </w:tc>
        <w:tc>
          <w:tcPr>
            <w:tcW w:w="1080" w:type="dxa"/>
            <w:tcBorders>
              <w:top w:val="single" w:sz="4" w:space="0" w:color="auto"/>
              <w:left w:val="single" w:sz="4" w:space="0" w:color="auto"/>
              <w:bottom w:val="single" w:sz="4" w:space="0" w:color="auto"/>
              <w:right w:val="single" w:sz="4" w:space="0" w:color="auto"/>
            </w:tcBorders>
          </w:tcPr>
          <w:p w14:paraId="1A09DE2C" w14:textId="1EF87C19" w:rsidR="004B0A4B" w:rsidRDefault="00AC253B" w:rsidP="004B0A4B">
            <w:pPr>
              <w:rPr>
                <w:rFonts w:ascii="Arial" w:hAnsi="Arial" w:cs="Arial"/>
                <w:sz w:val="16"/>
                <w:szCs w:val="18"/>
              </w:rPr>
            </w:pPr>
            <w:r>
              <w:rPr>
                <w:rFonts w:ascii="Arial" w:hAnsi="Arial" w:cs="Arial"/>
                <w:sz w:val="16"/>
                <w:szCs w:val="18"/>
              </w:rPr>
              <w:t>194</w:t>
            </w:r>
            <w:r w:rsidR="00327148">
              <w:rPr>
                <w:rFonts w:ascii="Arial" w:hAnsi="Arial" w:cs="Arial"/>
                <w:sz w:val="16"/>
                <w:szCs w:val="18"/>
              </w:rPr>
              <w:t>(10</w:t>
            </w:r>
            <w:r w:rsidR="004B0A4B" w:rsidRPr="00835045">
              <w:rPr>
                <w:rFonts w:ascii="Arial" w:hAnsi="Arial" w:cs="Arial"/>
                <w:sz w:val="16"/>
                <w:szCs w:val="18"/>
              </w:rPr>
              <w:t>)</w:t>
            </w:r>
          </w:p>
          <w:p w14:paraId="3DBD7E09" w14:textId="1E23B3F8" w:rsidR="00AC253B" w:rsidRPr="00835045" w:rsidRDefault="00AC253B" w:rsidP="004B0A4B">
            <w:pPr>
              <w:rPr>
                <w:rFonts w:ascii="Arial" w:hAnsi="Arial" w:cs="Arial"/>
                <w:sz w:val="16"/>
                <w:szCs w:val="18"/>
              </w:rPr>
            </w:pPr>
            <w:r w:rsidRPr="00AC253B">
              <w:rPr>
                <w:rFonts w:ascii="Arial" w:hAnsi="Arial" w:cs="Arial"/>
                <w:sz w:val="16"/>
                <w:szCs w:val="18"/>
              </w:rPr>
              <w:t>(452195)</w:t>
            </w:r>
          </w:p>
          <w:p w14:paraId="2BDCDF7D" w14:textId="3DAD6AC2" w:rsidR="004B0A4B" w:rsidRPr="00835045" w:rsidRDefault="004B0A4B" w:rsidP="004B0A4B">
            <w:pPr>
              <w:rPr>
                <w:rFonts w:ascii="Arial" w:hAnsi="Arial" w:cs="Arial"/>
                <w:sz w:val="16"/>
                <w:szCs w:val="18"/>
              </w:rPr>
            </w:pPr>
          </w:p>
        </w:tc>
        <w:tc>
          <w:tcPr>
            <w:tcW w:w="1127" w:type="dxa"/>
            <w:tcBorders>
              <w:top w:val="single" w:sz="4" w:space="0" w:color="auto"/>
              <w:left w:val="single" w:sz="4" w:space="0" w:color="auto"/>
              <w:bottom w:val="single" w:sz="4" w:space="0" w:color="auto"/>
              <w:right w:val="single" w:sz="4" w:space="0" w:color="auto"/>
            </w:tcBorders>
          </w:tcPr>
          <w:p w14:paraId="58EB00D6" w14:textId="77777777" w:rsidR="004B0A4B" w:rsidRDefault="00AC253B" w:rsidP="004B0A4B">
            <w:pPr>
              <w:rPr>
                <w:rFonts w:ascii="Arial" w:hAnsi="Arial" w:cs="Arial"/>
                <w:sz w:val="16"/>
                <w:szCs w:val="18"/>
              </w:rPr>
            </w:pPr>
            <w:r>
              <w:rPr>
                <w:rFonts w:ascii="Arial" w:hAnsi="Arial" w:cs="Arial"/>
                <w:sz w:val="16"/>
                <w:szCs w:val="18"/>
              </w:rPr>
              <w:t>117</w:t>
            </w:r>
            <w:r w:rsidR="00327148">
              <w:rPr>
                <w:rFonts w:ascii="Arial" w:hAnsi="Arial" w:cs="Arial"/>
                <w:sz w:val="16"/>
                <w:szCs w:val="18"/>
              </w:rPr>
              <w:t>(13</w:t>
            </w:r>
            <w:r w:rsidR="004B0A4B" w:rsidRPr="00835045">
              <w:rPr>
                <w:rFonts w:ascii="Arial" w:hAnsi="Arial" w:cs="Arial"/>
                <w:sz w:val="16"/>
                <w:szCs w:val="18"/>
              </w:rPr>
              <w:t>)</w:t>
            </w:r>
          </w:p>
          <w:p w14:paraId="53768A3D" w14:textId="6B9F881B" w:rsidR="00AC253B" w:rsidRPr="00835045" w:rsidRDefault="00AC253B" w:rsidP="004B0A4B">
            <w:pPr>
              <w:rPr>
                <w:rFonts w:ascii="Arial" w:hAnsi="Arial" w:cs="Arial"/>
                <w:sz w:val="16"/>
                <w:szCs w:val="18"/>
              </w:rPr>
            </w:pPr>
            <w:r w:rsidRPr="00AC253B">
              <w:rPr>
                <w:rFonts w:ascii="Arial" w:hAnsi="Arial" w:cs="Arial"/>
                <w:sz w:val="16"/>
                <w:szCs w:val="18"/>
              </w:rPr>
              <w:t>(264792)</w:t>
            </w:r>
          </w:p>
        </w:tc>
      </w:tr>
      <w:tr w:rsidR="00D75D8F" w:rsidRPr="00AA3DD8" w14:paraId="1561A9AE" w14:textId="77777777" w:rsidTr="00D75D8F">
        <w:trPr>
          <w:gridAfter w:val="1"/>
          <w:wAfter w:w="9" w:type="dxa"/>
          <w:trHeight w:val="459"/>
        </w:trPr>
        <w:tc>
          <w:tcPr>
            <w:tcW w:w="2127" w:type="dxa"/>
            <w:tcBorders>
              <w:top w:val="single" w:sz="4" w:space="0" w:color="auto"/>
              <w:left w:val="single" w:sz="4" w:space="0" w:color="auto"/>
              <w:bottom w:val="single" w:sz="4" w:space="0" w:color="auto"/>
              <w:right w:val="single" w:sz="4" w:space="0" w:color="auto"/>
            </w:tcBorders>
            <w:hideMark/>
          </w:tcPr>
          <w:p w14:paraId="586469A4" w14:textId="19361DF1" w:rsidR="004B0A4B" w:rsidRPr="00835045" w:rsidRDefault="004B0A4B" w:rsidP="004B0A4B">
            <w:pPr>
              <w:rPr>
                <w:rFonts w:ascii="Arial" w:hAnsi="Arial" w:cs="Arial"/>
                <w:sz w:val="18"/>
                <w:szCs w:val="18"/>
              </w:rPr>
            </w:pPr>
            <w:r w:rsidRPr="00835045">
              <w:rPr>
                <w:rFonts w:ascii="Arial" w:hAnsi="Arial" w:cs="Arial"/>
                <w:b/>
                <w:bCs/>
                <w:sz w:val="18"/>
                <w:szCs w:val="18"/>
              </w:rPr>
              <w:t xml:space="preserve">Home health </w:t>
            </w:r>
            <w:r>
              <w:rPr>
                <w:rFonts w:ascii="Arial" w:hAnsi="Arial" w:cs="Arial"/>
                <w:b/>
                <w:bCs/>
                <w:sz w:val="18"/>
                <w:szCs w:val="18"/>
              </w:rPr>
              <w:t xml:space="preserve">care </w:t>
            </w:r>
            <w:r w:rsidRPr="00835045">
              <w:rPr>
                <w:rFonts w:ascii="Arial" w:hAnsi="Arial" w:cs="Arial"/>
                <w:b/>
                <w:bCs/>
                <w:sz w:val="18"/>
                <w:szCs w:val="18"/>
              </w:rPr>
              <w:t xml:space="preserve">days </w:t>
            </w:r>
          </w:p>
        </w:tc>
        <w:tc>
          <w:tcPr>
            <w:tcW w:w="1113" w:type="dxa"/>
            <w:tcBorders>
              <w:top w:val="single" w:sz="4" w:space="0" w:color="auto"/>
              <w:left w:val="single" w:sz="4" w:space="0" w:color="auto"/>
              <w:bottom w:val="single" w:sz="4" w:space="0" w:color="auto"/>
              <w:right w:val="single" w:sz="4" w:space="0" w:color="auto"/>
            </w:tcBorders>
            <w:hideMark/>
          </w:tcPr>
          <w:p w14:paraId="1F358F6C"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90" w:type="dxa"/>
            <w:tcBorders>
              <w:top w:val="single" w:sz="4" w:space="0" w:color="auto"/>
              <w:left w:val="single" w:sz="4" w:space="0" w:color="auto"/>
              <w:bottom w:val="single" w:sz="4" w:space="0" w:color="auto"/>
              <w:right w:val="single" w:sz="4" w:space="0" w:color="auto"/>
            </w:tcBorders>
            <w:hideMark/>
          </w:tcPr>
          <w:p w14:paraId="64CBE9B7"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103" w:type="dxa"/>
            <w:tcBorders>
              <w:top w:val="single" w:sz="4" w:space="0" w:color="auto"/>
              <w:left w:val="single" w:sz="4" w:space="0" w:color="auto"/>
              <w:bottom w:val="single" w:sz="4" w:space="0" w:color="auto"/>
              <w:right w:val="single" w:sz="4" w:space="0" w:color="auto"/>
            </w:tcBorders>
            <w:hideMark/>
          </w:tcPr>
          <w:p w14:paraId="7DD1F641"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8" w:type="dxa"/>
            <w:tcBorders>
              <w:top w:val="single" w:sz="4" w:space="0" w:color="auto"/>
              <w:left w:val="single" w:sz="4" w:space="0" w:color="auto"/>
              <w:bottom w:val="single" w:sz="4" w:space="0" w:color="auto"/>
              <w:right w:val="single" w:sz="4" w:space="0" w:color="auto"/>
            </w:tcBorders>
            <w:hideMark/>
          </w:tcPr>
          <w:p w14:paraId="7AE12793"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5" w:type="dxa"/>
            <w:tcBorders>
              <w:top w:val="single" w:sz="4" w:space="0" w:color="auto"/>
              <w:left w:val="single" w:sz="4" w:space="0" w:color="auto"/>
              <w:bottom w:val="single" w:sz="4" w:space="0" w:color="auto"/>
              <w:right w:val="single" w:sz="4" w:space="0" w:color="auto"/>
            </w:tcBorders>
            <w:hideMark/>
          </w:tcPr>
          <w:p w14:paraId="2AB83E4C"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1" w:type="dxa"/>
            <w:tcBorders>
              <w:top w:val="single" w:sz="4" w:space="0" w:color="auto"/>
              <w:left w:val="single" w:sz="4" w:space="0" w:color="auto"/>
              <w:bottom w:val="single" w:sz="4" w:space="0" w:color="auto"/>
              <w:right w:val="single" w:sz="4" w:space="0" w:color="auto"/>
            </w:tcBorders>
            <w:hideMark/>
          </w:tcPr>
          <w:p w14:paraId="793AA1E1"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59611E63"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39" w:type="dxa"/>
            <w:tcBorders>
              <w:top w:val="single" w:sz="4" w:space="0" w:color="auto"/>
              <w:left w:val="single" w:sz="4" w:space="0" w:color="auto"/>
              <w:bottom w:val="single" w:sz="4" w:space="0" w:color="auto"/>
              <w:right w:val="single" w:sz="4" w:space="0" w:color="auto"/>
            </w:tcBorders>
            <w:hideMark/>
          </w:tcPr>
          <w:p w14:paraId="7DD79A4C"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48" w:type="dxa"/>
            <w:tcBorders>
              <w:top w:val="single" w:sz="4" w:space="0" w:color="auto"/>
              <w:left w:val="single" w:sz="4" w:space="0" w:color="auto"/>
              <w:bottom w:val="single" w:sz="4" w:space="0" w:color="auto"/>
              <w:right w:val="single" w:sz="4" w:space="0" w:color="auto"/>
            </w:tcBorders>
            <w:hideMark/>
          </w:tcPr>
          <w:p w14:paraId="534749BF"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09" w:type="dxa"/>
            <w:tcBorders>
              <w:top w:val="single" w:sz="4" w:space="0" w:color="auto"/>
              <w:left w:val="single" w:sz="4" w:space="0" w:color="auto"/>
              <w:bottom w:val="single" w:sz="4" w:space="0" w:color="auto"/>
              <w:right w:val="single" w:sz="4" w:space="0" w:color="auto"/>
            </w:tcBorders>
            <w:hideMark/>
          </w:tcPr>
          <w:p w14:paraId="70E51334"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76" w:type="dxa"/>
            <w:tcBorders>
              <w:top w:val="single" w:sz="4" w:space="0" w:color="auto"/>
              <w:left w:val="single" w:sz="4" w:space="0" w:color="auto"/>
              <w:bottom w:val="single" w:sz="4" w:space="0" w:color="auto"/>
              <w:right w:val="single" w:sz="4" w:space="0" w:color="auto"/>
            </w:tcBorders>
            <w:hideMark/>
          </w:tcPr>
          <w:p w14:paraId="1F1EA489"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014" w:type="dxa"/>
            <w:tcBorders>
              <w:top w:val="single" w:sz="4" w:space="0" w:color="auto"/>
              <w:left w:val="single" w:sz="4" w:space="0" w:color="auto"/>
              <w:bottom w:val="single" w:sz="4" w:space="0" w:color="auto"/>
              <w:right w:val="single" w:sz="4" w:space="0" w:color="auto"/>
            </w:tcBorders>
            <w:hideMark/>
          </w:tcPr>
          <w:p w14:paraId="759ACBF2" w14:textId="77777777" w:rsidR="004B0A4B" w:rsidRPr="00835045" w:rsidRDefault="004B0A4B" w:rsidP="004B0A4B">
            <w:pPr>
              <w:rPr>
                <w:rFonts w:ascii="Arial" w:hAnsi="Arial" w:cs="Arial"/>
                <w:sz w:val="16"/>
                <w:szCs w:val="18"/>
              </w:rPr>
            </w:pPr>
            <w:r w:rsidRPr="00835045">
              <w:rPr>
                <w:rFonts w:ascii="Arial" w:hAnsi="Arial" w:cs="Arial"/>
                <w:sz w:val="16"/>
                <w:szCs w:val="18"/>
              </w:rPr>
              <w:t> </w:t>
            </w:r>
          </w:p>
        </w:tc>
        <w:tc>
          <w:tcPr>
            <w:tcW w:w="1203" w:type="dxa"/>
            <w:tcBorders>
              <w:top w:val="single" w:sz="4" w:space="0" w:color="auto"/>
              <w:left w:val="single" w:sz="4" w:space="0" w:color="auto"/>
              <w:bottom w:val="single" w:sz="4" w:space="0" w:color="auto"/>
              <w:right w:val="single" w:sz="4" w:space="0" w:color="auto"/>
            </w:tcBorders>
          </w:tcPr>
          <w:p w14:paraId="4E8EFB40" w14:textId="77777777" w:rsidR="004B0A4B" w:rsidRPr="00835045" w:rsidRDefault="004B0A4B" w:rsidP="004B0A4B">
            <w:pPr>
              <w:rPr>
                <w:rFonts w:ascii="Arial" w:hAnsi="Arial" w:cs="Arial"/>
                <w:sz w:val="16"/>
                <w:szCs w:val="18"/>
              </w:rPr>
            </w:pPr>
          </w:p>
        </w:tc>
        <w:tc>
          <w:tcPr>
            <w:tcW w:w="1080" w:type="dxa"/>
            <w:tcBorders>
              <w:top w:val="single" w:sz="4" w:space="0" w:color="auto"/>
              <w:left w:val="single" w:sz="4" w:space="0" w:color="auto"/>
              <w:bottom w:val="single" w:sz="4" w:space="0" w:color="auto"/>
              <w:right w:val="single" w:sz="4" w:space="0" w:color="auto"/>
            </w:tcBorders>
          </w:tcPr>
          <w:p w14:paraId="5E49954C" w14:textId="77777777" w:rsidR="004B0A4B" w:rsidRPr="00835045" w:rsidRDefault="004B0A4B" w:rsidP="004B0A4B">
            <w:pPr>
              <w:rPr>
                <w:rFonts w:ascii="Arial" w:hAnsi="Arial" w:cs="Arial"/>
                <w:sz w:val="16"/>
                <w:szCs w:val="18"/>
              </w:rPr>
            </w:pPr>
          </w:p>
        </w:tc>
        <w:tc>
          <w:tcPr>
            <w:tcW w:w="1127" w:type="dxa"/>
            <w:tcBorders>
              <w:top w:val="single" w:sz="4" w:space="0" w:color="auto"/>
              <w:left w:val="single" w:sz="4" w:space="0" w:color="auto"/>
              <w:bottom w:val="single" w:sz="4" w:space="0" w:color="auto"/>
              <w:right w:val="single" w:sz="4" w:space="0" w:color="auto"/>
            </w:tcBorders>
          </w:tcPr>
          <w:p w14:paraId="47F176A6" w14:textId="77777777" w:rsidR="004B0A4B" w:rsidRPr="00835045" w:rsidRDefault="004B0A4B" w:rsidP="004B0A4B">
            <w:pPr>
              <w:rPr>
                <w:rFonts w:ascii="Arial" w:hAnsi="Arial" w:cs="Arial"/>
                <w:sz w:val="16"/>
                <w:szCs w:val="18"/>
              </w:rPr>
            </w:pPr>
          </w:p>
        </w:tc>
      </w:tr>
      <w:tr w:rsidR="00D75D8F" w:rsidRPr="00AA3DD8" w14:paraId="7166666A"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5EB736D9" w14:textId="77777777" w:rsidR="004B0A4B" w:rsidRPr="00835045" w:rsidRDefault="004B0A4B" w:rsidP="004B0A4B">
            <w:pPr>
              <w:rPr>
                <w:rFonts w:ascii="Arial" w:hAnsi="Arial" w:cs="Arial"/>
                <w:sz w:val="18"/>
                <w:szCs w:val="18"/>
              </w:rPr>
            </w:pPr>
            <w:r w:rsidRPr="00835045">
              <w:rPr>
                <w:rFonts w:ascii="Arial" w:hAnsi="Arial" w:cs="Arial"/>
                <w:b/>
                <w:bCs/>
                <w:sz w:val="18"/>
                <w:szCs w:val="18"/>
              </w:rPr>
              <w:t>Total days (Median)</w:t>
            </w:r>
          </w:p>
        </w:tc>
        <w:tc>
          <w:tcPr>
            <w:tcW w:w="1113" w:type="dxa"/>
            <w:tcBorders>
              <w:top w:val="single" w:sz="4" w:space="0" w:color="auto"/>
              <w:left w:val="single" w:sz="4" w:space="0" w:color="auto"/>
              <w:bottom w:val="single" w:sz="4" w:space="0" w:color="auto"/>
              <w:right w:val="single" w:sz="4" w:space="0" w:color="auto"/>
            </w:tcBorders>
            <w:hideMark/>
          </w:tcPr>
          <w:p w14:paraId="566D3E9B" w14:textId="77777777" w:rsidR="00327148" w:rsidRDefault="004B0A4B" w:rsidP="004B0A4B">
            <w:pPr>
              <w:rPr>
                <w:rFonts w:ascii="Arial" w:hAnsi="Arial" w:cs="Arial"/>
                <w:sz w:val="16"/>
                <w:szCs w:val="18"/>
              </w:rPr>
            </w:pPr>
            <w:r w:rsidRPr="00835045">
              <w:rPr>
                <w:rFonts w:ascii="Arial" w:hAnsi="Arial" w:cs="Arial"/>
                <w:sz w:val="16"/>
                <w:szCs w:val="18"/>
              </w:rPr>
              <w:t>0</w:t>
            </w:r>
          </w:p>
          <w:p w14:paraId="35C01D57" w14:textId="17BE87A6" w:rsidR="004B0A4B" w:rsidRPr="00835045" w:rsidRDefault="004B0A4B" w:rsidP="004B0A4B">
            <w:pPr>
              <w:rPr>
                <w:rFonts w:ascii="Arial" w:hAnsi="Arial" w:cs="Arial"/>
                <w:sz w:val="16"/>
                <w:szCs w:val="18"/>
              </w:rPr>
            </w:pPr>
            <w:r w:rsidRPr="00835045">
              <w:rPr>
                <w:rFonts w:ascii="Arial" w:hAnsi="Arial" w:cs="Arial"/>
                <w:sz w:val="16"/>
                <w:szCs w:val="18"/>
              </w:rPr>
              <w:t xml:space="preserve">[0, 0] </w:t>
            </w:r>
          </w:p>
        </w:tc>
        <w:tc>
          <w:tcPr>
            <w:tcW w:w="1090" w:type="dxa"/>
            <w:tcBorders>
              <w:top w:val="single" w:sz="4" w:space="0" w:color="auto"/>
              <w:left w:val="single" w:sz="4" w:space="0" w:color="auto"/>
              <w:bottom w:val="single" w:sz="4" w:space="0" w:color="auto"/>
              <w:right w:val="single" w:sz="4" w:space="0" w:color="auto"/>
            </w:tcBorders>
            <w:hideMark/>
          </w:tcPr>
          <w:p w14:paraId="0DA7724A"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26326BC6" w14:textId="6F9A4DCC" w:rsidR="004B0A4B" w:rsidRPr="00835045" w:rsidRDefault="004B0A4B" w:rsidP="004B0A4B">
            <w:pPr>
              <w:rPr>
                <w:rFonts w:ascii="Arial" w:hAnsi="Arial" w:cs="Arial"/>
                <w:sz w:val="16"/>
                <w:szCs w:val="18"/>
              </w:rPr>
            </w:pPr>
            <w:r w:rsidRPr="00835045">
              <w:rPr>
                <w:rFonts w:ascii="Arial" w:hAnsi="Arial" w:cs="Arial"/>
                <w:sz w:val="16"/>
                <w:szCs w:val="18"/>
              </w:rPr>
              <w:t xml:space="preserve">[0, 4] </w:t>
            </w:r>
          </w:p>
        </w:tc>
        <w:tc>
          <w:tcPr>
            <w:tcW w:w="1103" w:type="dxa"/>
            <w:tcBorders>
              <w:top w:val="single" w:sz="4" w:space="0" w:color="auto"/>
              <w:left w:val="single" w:sz="4" w:space="0" w:color="auto"/>
              <w:bottom w:val="single" w:sz="4" w:space="0" w:color="auto"/>
              <w:right w:val="single" w:sz="4" w:space="0" w:color="auto"/>
            </w:tcBorders>
            <w:hideMark/>
          </w:tcPr>
          <w:p w14:paraId="15B4F57F" w14:textId="77777777" w:rsidR="00327148" w:rsidRDefault="004B0A4B" w:rsidP="004B0A4B">
            <w:pPr>
              <w:rPr>
                <w:rFonts w:ascii="Arial" w:hAnsi="Arial" w:cs="Arial"/>
                <w:sz w:val="16"/>
                <w:szCs w:val="18"/>
              </w:rPr>
            </w:pPr>
            <w:r w:rsidRPr="00835045">
              <w:rPr>
                <w:rFonts w:ascii="Arial" w:hAnsi="Arial" w:cs="Arial"/>
                <w:sz w:val="16"/>
                <w:szCs w:val="18"/>
              </w:rPr>
              <w:t xml:space="preserve">24 </w:t>
            </w:r>
          </w:p>
          <w:p w14:paraId="775D443F" w14:textId="05FB533D" w:rsidR="004B0A4B" w:rsidRPr="00835045" w:rsidRDefault="004B0A4B" w:rsidP="004B0A4B">
            <w:pPr>
              <w:rPr>
                <w:rFonts w:ascii="Arial" w:hAnsi="Arial" w:cs="Arial"/>
                <w:sz w:val="16"/>
                <w:szCs w:val="18"/>
              </w:rPr>
            </w:pPr>
            <w:r w:rsidRPr="00835045">
              <w:rPr>
                <w:rFonts w:ascii="Arial" w:hAnsi="Arial" w:cs="Arial"/>
                <w:sz w:val="16"/>
                <w:szCs w:val="18"/>
              </w:rPr>
              <w:t>[7, 100]</w:t>
            </w:r>
          </w:p>
        </w:tc>
        <w:tc>
          <w:tcPr>
            <w:tcW w:w="1008" w:type="dxa"/>
            <w:tcBorders>
              <w:top w:val="single" w:sz="4" w:space="0" w:color="auto"/>
              <w:left w:val="single" w:sz="4" w:space="0" w:color="auto"/>
              <w:bottom w:val="single" w:sz="4" w:space="0" w:color="auto"/>
              <w:right w:val="single" w:sz="4" w:space="0" w:color="auto"/>
            </w:tcBorders>
            <w:hideMark/>
          </w:tcPr>
          <w:p w14:paraId="155DA584"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5010235D" w14:textId="4C02755F"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75" w:type="dxa"/>
            <w:tcBorders>
              <w:top w:val="single" w:sz="4" w:space="0" w:color="auto"/>
              <w:left w:val="single" w:sz="4" w:space="0" w:color="auto"/>
              <w:bottom w:val="single" w:sz="4" w:space="0" w:color="auto"/>
              <w:right w:val="single" w:sz="4" w:space="0" w:color="auto"/>
            </w:tcBorders>
            <w:hideMark/>
          </w:tcPr>
          <w:p w14:paraId="6599D411"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16299801" w14:textId="5433E30A" w:rsidR="004B0A4B" w:rsidRPr="00835045" w:rsidRDefault="004B0A4B" w:rsidP="004B0A4B">
            <w:pPr>
              <w:rPr>
                <w:rFonts w:ascii="Arial" w:hAnsi="Arial" w:cs="Arial"/>
                <w:sz w:val="16"/>
                <w:szCs w:val="18"/>
              </w:rPr>
            </w:pPr>
            <w:r w:rsidRPr="00835045">
              <w:rPr>
                <w:rFonts w:ascii="Arial" w:hAnsi="Arial" w:cs="Arial"/>
                <w:sz w:val="16"/>
                <w:szCs w:val="18"/>
              </w:rPr>
              <w:t>[0, 1]</w:t>
            </w:r>
          </w:p>
        </w:tc>
        <w:tc>
          <w:tcPr>
            <w:tcW w:w="1011" w:type="dxa"/>
            <w:tcBorders>
              <w:top w:val="single" w:sz="4" w:space="0" w:color="auto"/>
              <w:left w:val="single" w:sz="4" w:space="0" w:color="auto"/>
              <w:bottom w:val="single" w:sz="4" w:space="0" w:color="auto"/>
              <w:right w:val="single" w:sz="4" w:space="0" w:color="auto"/>
            </w:tcBorders>
            <w:hideMark/>
          </w:tcPr>
          <w:p w14:paraId="2AEAB912" w14:textId="77777777" w:rsidR="00327148" w:rsidRDefault="004B0A4B" w:rsidP="004B0A4B">
            <w:pPr>
              <w:rPr>
                <w:rFonts w:ascii="Arial" w:hAnsi="Arial" w:cs="Arial"/>
                <w:sz w:val="16"/>
                <w:szCs w:val="18"/>
              </w:rPr>
            </w:pPr>
            <w:r w:rsidRPr="00835045">
              <w:rPr>
                <w:rFonts w:ascii="Arial" w:hAnsi="Arial" w:cs="Arial"/>
                <w:sz w:val="16"/>
                <w:szCs w:val="18"/>
              </w:rPr>
              <w:t xml:space="preserve">25 </w:t>
            </w:r>
          </w:p>
          <w:p w14:paraId="54B92372" w14:textId="6CE86800" w:rsidR="004B0A4B" w:rsidRPr="00835045" w:rsidRDefault="004B0A4B" w:rsidP="004B0A4B">
            <w:pPr>
              <w:rPr>
                <w:rFonts w:ascii="Arial" w:hAnsi="Arial" w:cs="Arial"/>
                <w:sz w:val="16"/>
                <w:szCs w:val="18"/>
              </w:rPr>
            </w:pPr>
            <w:r w:rsidRPr="00835045">
              <w:rPr>
                <w:rFonts w:ascii="Arial" w:hAnsi="Arial" w:cs="Arial"/>
                <w:sz w:val="16"/>
                <w:szCs w:val="18"/>
              </w:rPr>
              <w:t>[8, 118]</w:t>
            </w:r>
          </w:p>
        </w:tc>
        <w:tc>
          <w:tcPr>
            <w:tcW w:w="1009" w:type="dxa"/>
            <w:tcBorders>
              <w:top w:val="single" w:sz="4" w:space="0" w:color="auto"/>
              <w:left w:val="single" w:sz="4" w:space="0" w:color="auto"/>
              <w:bottom w:val="single" w:sz="4" w:space="0" w:color="auto"/>
              <w:right w:val="single" w:sz="4" w:space="0" w:color="auto"/>
            </w:tcBorders>
            <w:hideMark/>
          </w:tcPr>
          <w:p w14:paraId="383AD481"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5D91B862" w14:textId="0082E293"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39" w:type="dxa"/>
            <w:tcBorders>
              <w:top w:val="single" w:sz="4" w:space="0" w:color="auto"/>
              <w:left w:val="single" w:sz="4" w:space="0" w:color="auto"/>
              <w:bottom w:val="single" w:sz="4" w:space="0" w:color="auto"/>
              <w:right w:val="single" w:sz="4" w:space="0" w:color="auto"/>
            </w:tcBorders>
            <w:hideMark/>
          </w:tcPr>
          <w:p w14:paraId="13B0A0D7"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3A5B7DFD" w14:textId="03815543" w:rsidR="004B0A4B" w:rsidRPr="00835045" w:rsidRDefault="004B0A4B" w:rsidP="004B0A4B">
            <w:pPr>
              <w:rPr>
                <w:rFonts w:ascii="Arial" w:hAnsi="Arial" w:cs="Arial"/>
                <w:sz w:val="16"/>
                <w:szCs w:val="18"/>
              </w:rPr>
            </w:pPr>
            <w:r w:rsidRPr="00835045">
              <w:rPr>
                <w:rFonts w:ascii="Arial" w:hAnsi="Arial" w:cs="Arial"/>
                <w:sz w:val="16"/>
                <w:szCs w:val="18"/>
              </w:rPr>
              <w:t>[0, 15.5]</w:t>
            </w:r>
          </w:p>
        </w:tc>
        <w:tc>
          <w:tcPr>
            <w:tcW w:w="1048" w:type="dxa"/>
            <w:tcBorders>
              <w:top w:val="single" w:sz="4" w:space="0" w:color="auto"/>
              <w:left w:val="single" w:sz="4" w:space="0" w:color="auto"/>
              <w:bottom w:val="single" w:sz="4" w:space="0" w:color="auto"/>
              <w:right w:val="single" w:sz="4" w:space="0" w:color="auto"/>
            </w:tcBorders>
            <w:hideMark/>
          </w:tcPr>
          <w:p w14:paraId="2C023949" w14:textId="77777777" w:rsidR="00327148" w:rsidRDefault="004B0A4B" w:rsidP="004B0A4B">
            <w:pPr>
              <w:rPr>
                <w:rFonts w:ascii="Arial" w:hAnsi="Arial" w:cs="Arial"/>
                <w:sz w:val="16"/>
                <w:szCs w:val="18"/>
              </w:rPr>
            </w:pPr>
            <w:r w:rsidRPr="00835045">
              <w:rPr>
                <w:rFonts w:ascii="Arial" w:hAnsi="Arial" w:cs="Arial"/>
                <w:sz w:val="16"/>
                <w:szCs w:val="18"/>
              </w:rPr>
              <w:t xml:space="preserve">24 </w:t>
            </w:r>
          </w:p>
          <w:p w14:paraId="62FD2C73" w14:textId="718C3CB7" w:rsidR="004B0A4B" w:rsidRPr="00835045" w:rsidRDefault="004B0A4B" w:rsidP="004B0A4B">
            <w:pPr>
              <w:rPr>
                <w:rFonts w:ascii="Arial" w:hAnsi="Arial" w:cs="Arial"/>
                <w:sz w:val="16"/>
                <w:szCs w:val="18"/>
              </w:rPr>
            </w:pPr>
            <w:r w:rsidRPr="00835045">
              <w:rPr>
                <w:rFonts w:ascii="Arial" w:hAnsi="Arial" w:cs="Arial"/>
                <w:sz w:val="16"/>
                <w:szCs w:val="18"/>
              </w:rPr>
              <w:t>[9, 140]</w:t>
            </w:r>
          </w:p>
        </w:tc>
        <w:tc>
          <w:tcPr>
            <w:tcW w:w="1009" w:type="dxa"/>
            <w:tcBorders>
              <w:top w:val="single" w:sz="4" w:space="0" w:color="auto"/>
              <w:left w:val="single" w:sz="4" w:space="0" w:color="auto"/>
              <w:bottom w:val="single" w:sz="4" w:space="0" w:color="auto"/>
              <w:right w:val="single" w:sz="4" w:space="0" w:color="auto"/>
            </w:tcBorders>
            <w:hideMark/>
          </w:tcPr>
          <w:p w14:paraId="797B8FC0"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259F13F1" w14:textId="068D6580"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76" w:type="dxa"/>
            <w:tcBorders>
              <w:top w:val="single" w:sz="4" w:space="0" w:color="auto"/>
              <w:left w:val="single" w:sz="4" w:space="0" w:color="auto"/>
              <w:bottom w:val="single" w:sz="4" w:space="0" w:color="auto"/>
              <w:right w:val="single" w:sz="4" w:space="0" w:color="auto"/>
            </w:tcBorders>
            <w:hideMark/>
          </w:tcPr>
          <w:p w14:paraId="061058DC"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62CCC80F" w14:textId="0647A84D" w:rsidR="004B0A4B" w:rsidRPr="00835045" w:rsidRDefault="004B0A4B" w:rsidP="004B0A4B">
            <w:pPr>
              <w:rPr>
                <w:rFonts w:ascii="Arial" w:hAnsi="Arial" w:cs="Arial"/>
                <w:sz w:val="16"/>
                <w:szCs w:val="18"/>
              </w:rPr>
            </w:pPr>
            <w:r w:rsidRPr="00835045">
              <w:rPr>
                <w:rFonts w:ascii="Arial" w:hAnsi="Arial" w:cs="Arial"/>
                <w:sz w:val="16"/>
                <w:szCs w:val="18"/>
              </w:rPr>
              <w:t>[0, 15]</w:t>
            </w:r>
          </w:p>
        </w:tc>
        <w:tc>
          <w:tcPr>
            <w:tcW w:w="1014" w:type="dxa"/>
            <w:tcBorders>
              <w:top w:val="single" w:sz="4" w:space="0" w:color="auto"/>
              <w:left w:val="single" w:sz="4" w:space="0" w:color="auto"/>
              <w:bottom w:val="single" w:sz="4" w:space="0" w:color="auto"/>
              <w:right w:val="single" w:sz="4" w:space="0" w:color="auto"/>
            </w:tcBorders>
            <w:hideMark/>
          </w:tcPr>
          <w:p w14:paraId="6523DA8A" w14:textId="021748C9" w:rsidR="004B0A4B" w:rsidRPr="00835045" w:rsidRDefault="00327148" w:rsidP="004B0A4B">
            <w:pPr>
              <w:rPr>
                <w:rFonts w:ascii="Arial" w:hAnsi="Arial" w:cs="Arial"/>
                <w:sz w:val="16"/>
                <w:szCs w:val="18"/>
              </w:rPr>
            </w:pPr>
            <w:r>
              <w:rPr>
                <w:rFonts w:ascii="Arial" w:hAnsi="Arial" w:cs="Arial"/>
                <w:sz w:val="16"/>
                <w:szCs w:val="18"/>
              </w:rPr>
              <w:t>32 [8</w:t>
            </w:r>
            <w:r w:rsidR="004B0A4B" w:rsidRPr="00835045">
              <w:rPr>
                <w:rFonts w:ascii="Arial" w:hAnsi="Arial" w:cs="Arial"/>
                <w:sz w:val="16"/>
                <w:szCs w:val="18"/>
              </w:rPr>
              <w:t>, 112]</w:t>
            </w:r>
          </w:p>
        </w:tc>
        <w:tc>
          <w:tcPr>
            <w:tcW w:w="1203" w:type="dxa"/>
            <w:tcBorders>
              <w:top w:val="single" w:sz="4" w:space="0" w:color="auto"/>
              <w:left w:val="single" w:sz="4" w:space="0" w:color="auto"/>
              <w:bottom w:val="single" w:sz="4" w:space="0" w:color="auto"/>
              <w:right w:val="single" w:sz="4" w:space="0" w:color="auto"/>
            </w:tcBorders>
            <w:hideMark/>
          </w:tcPr>
          <w:p w14:paraId="2B83B9F9" w14:textId="77777777" w:rsidR="004B0A4B" w:rsidRPr="00835045" w:rsidRDefault="004B0A4B" w:rsidP="004B0A4B">
            <w:pPr>
              <w:rPr>
                <w:rFonts w:ascii="Arial" w:hAnsi="Arial" w:cs="Arial"/>
                <w:sz w:val="16"/>
                <w:szCs w:val="18"/>
              </w:rPr>
            </w:pPr>
            <w:r w:rsidRPr="00835045">
              <w:rPr>
                <w:rFonts w:ascii="Arial" w:hAnsi="Arial" w:cs="Arial"/>
                <w:sz w:val="16"/>
                <w:szCs w:val="18"/>
              </w:rPr>
              <w:t xml:space="preserve"> 0 </w:t>
            </w:r>
          </w:p>
          <w:p w14:paraId="77825720" w14:textId="77777777"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80" w:type="dxa"/>
            <w:tcBorders>
              <w:top w:val="single" w:sz="4" w:space="0" w:color="auto"/>
              <w:left w:val="single" w:sz="4" w:space="0" w:color="auto"/>
              <w:bottom w:val="single" w:sz="4" w:space="0" w:color="auto"/>
              <w:right w:val="single" w:sz="4" w:space="0" w:color="auto"/>
            </w:tcBorders>
            <w:hideMark/>
          </w:tcPr>
          <w:p w14:paraId="5E556660" w14:textId="77777777" w:rsidR="004B0A4B" w:rsidRPr="00835045" w:rsidRDefault="004B0A4B" w:rsidP="004B0A4B">
            <w:pPr>
              <w:rPr>
                <w:rFonts w:ascii="Arial" w:hAnsi="Arial" w:cs="Arial"/>
                <w:sz w:val="16"/>
                <w:szCs w:val="18"/>
              </w:rPr>
            </w:pPr>
            <w:r w:rsidRPr="00835045">
              <w:rPr>
                <w:rFonts w:ascii="Arial" w:hAnsi="Arial" w:cs="Arial"/>
                <w:sz w:val="16"/>
                <w:szCs w:val="18"/>
              </w:rPr>
              <w:t xml:space="preserve"> 0 </w:t>
            </w:r>
          </w:p>
          <w:p w14:paraId="0D45658B" w14:textId="77777777" w:rsidR="004B0A4B" w:rsidRPr="00835045" w:rsidRDefault="004B0A4B" w:rsidP="004B0A4B">
            <w:pPr>
              <w:rPr>
                <w:rFonts w:ascii="Arial" w:hAnsi="Arial" w:cs="Arial"/>
                <w:sz w:val="16"/>
                <w:szCs w:val="18"/>
              </w:rPr>
            </w:pPr>
            <w:r w:rsidRPr="00835045">
              <w:rPr>
                <w:rFonts w:ascii="Arial" w:hAnsi="Arial" w:cs="Arial"/>
                <w:sz w:val="16"/>
                <w:szCs w:val="18"/>
              </w:rPr>
              <w:t>[0, 8]</w:t>
            </w:r>
          </w:p>
        </w:tc>
        <w:tc>
          <w:tcPr>
            <w:tcW w:w="1127" w:type="dxa"/>
            <w:tcBorders>
              <w:top w:val="single" w:sz="4" w:space="0" w:color="auto"/>
              <w:left w:val="single" w:sz="4" w:space="0" w:color="auto"/>
              <w:bottom w:val="single" w:sz="4" w:space="0" w:color="auto"/>
              <w:right w:val="single" w:sz="4" w:space="0" w:color="auto"/>
            </w:tcBorders>
            <w:hideMark/>
          </w:tcPr>
          <w:p w14:paraId="72CDB3C4" w14:textId="77777777" w:rsidR="00327148" w:rsidRDefault="00327148" w:rsidP="004B0A4B">
            <w:pPr>
              <w:rPr>
                <w:rFonts w:ascii="Arial" w:hAnsi="Arial" w:cs="Arial"/>
                <w:sz w:val="16"/>
                <w:szCs w:val="18"/>
              </w:rPr>
            </w:pPr>
            <w:r>
              <w:rPr>
                <w:rFonts w:ascii="Arial" w:hAnsi="Arial" w:cs="Arial"/>
                <w:sz w:val="16"/>
                <w:szCs w:val="18"/>
              </w:rPr>
              <w:t>26</w:t>
            </w:r>
            <w:r w:rsidR="004B0A4B" w:rsidRPr="00835045">
              <w:rPr>
                <w:rFonts w:ascii="Arial" w:hAnsi="Arial" w:cs="Arial"/>
                <w:sz w:val="16"/>
                <w:szCs w:val="18"/>
              </w:rPr>
              <w:t xml:space="preserve"> </w:t>
            </w:r>
          </w:p>
          <w:p w14:paraId="3A5531DB" w14:textId="531B32D2" w:rsidR="004B0A4B" w:rsidRPr="00835045" w:rsidRDefault="00327148" w:rsidP="004B0A4B">
            <w:pPr>
              <w:rPr>
                <w:rFonts w:ascii="Arial" w:hAnsi="Arial" w:cs="Arial"/>
                <w:sz w:val="16"/>
                <w:szCs w:val="18"/>
              </w:rPr>
            </w:pPr>
            <w:r>
              <w:rPr>
                <w:rFonts w:ascii="Arial" w:hAnsi="Arial" w:cs="Arial"/>
                <w:sz w:val="16"/>
                <w:szCs w:val="18"/>
              </w:rPr>
              <w:t>[8, 112</w:t>
            </w:r>
            <w:r w:rsidR="004B0A4B" w:rsidRPr="00835045">
              <w:rPr>
                <w:rFonts w:ascii="Arial" w:hAnsi="Arial" w:cs="Arial"/>
                <w:sz w:val="16"/>
                <w:szCs w:val="18"/>
              </w:rPr>
              <w:t>]</w:t>
            </w:r>
          </w:p>
        </w:tc>
      </w:tr>
      <w:tr w:rsidR="00D75D8F" w:rsidRPr="00AA3DD8" w14:paraId="59F4BB85" w14:textId="77777777" w:rsidTr="00D75D8F">
        <w:trPr>
          <w:gridAfter w:val="1"/>
          <w:wAfter w:w="9" w:type="dxa"/>
          <w:trHeight w:val="409"/>
        </w:trPr>
        <w:tc>
          <w:tcPr>
            <w:tcW w:w="2127" w:type="dxa"/>
            <w:tcBorders>
              <w:top w:val="single" w:sz="4" w:space="0" w:color="auto"/>
              <w:left w:val="single" w:sz="4" w:space="0" w:color="auto"/>
              <w:bottom w:val="single" w:sz="4" w:space="0" w:color="auto"/>
              <w:right w:val="single" w:sz="4" w:space="0" w:color="auto"/>
            </w:tcBorders>
            <w:hideMark/>
          </w:tcPr>
          <w:p w14:paraId="0073D1C5" w14:textId="77777777" w:rsidR="004B0A4B" w:rsidRPr="00835045" w:rsidRDefault="004B0A4B" w:rsidP="004B0A4B">
            <w:pPr>
              <w:rPr>
                <w:rFonts w:ascii="Arial" w:hAnsi="Arial" w:cs="Arial"/>
                <w:sz w:val="18"/>
                <w:szCs w:val="18"/>
              </w:rPr>
            </w:pPr>
            <w:r w:rsidRPr="00835045">
              <w:rPr>
                <w:rFonts w:ascii="Arial" w:hAnsi="Arial" w:cs="Arial"/>
                <w:b/>
                <w:bCs/>
                <w:sz w:val="18"/>
                <w:szCs w:val="18"/>
              </w:rPr>
              <w:t>Total days (Mean)</w:t>
            </w:r>
          </w:p>
        </w:tc>
        <w:tc>
          <w:tcPr>
            <w:tcW w:w="1113" w:type="dxa"/>
            <w:tcBorders>
              <w:top w:val="single" w:sz="4" w:space="0" w:color="auto"/>
              <w:left w:val="single" w:sz="4" w:space="0" w:color="auto"/>
              <w:bottom w:val="single" w:sz="4" w:space="0" w:color="auto"/>
              <w:right w:val="single" w:sz="4" w:space="0" w:color="auto"/>
            </w:tcBorders>
            <w:hideMark/>
          </w:tcPr>
          <w:p w14:paraId="76431D59" w14:textId="3456198E" w:rsidR="004B0A4B" w:rsidRPr="00835045" w:rsidRDefault="00327148" w:rsidP="004B0A4B">
            <w:pPr>
              <w:rPr>
                <w:rFonts w:ascii="Arial" w:hAnsi="Arial" w:cs="Arial"/>
                <w:sz w:val="16"/>
                <w:szCs w:val="18"/>
              </w:rPr>
            </w:pPr>
            <w:r>
              <w:rPr>
                <w:rFonts w:ascii="Arial" w:hAnsi="Arial" w:cs="Arial"/>
                <w:sz w:val="16"/>
                <w:szCs w:val="18"/>
              </w:rPr>
              <w:t>7</w:t>
            </w:r>
          </w:p>
          <w:p w14:paraId="07C9D4AD" w14:textId="71EB04FB" w:rsidR="004B0A4B" w:rsidRPr="00835045" w:rsidRDefault="00327148" w:rsidP="004B0A4B">
            <w:pPr>
              <w:rPr>
                <w:rFonts w:ascii="Arial" w:hAnsi="Arial" w:cs="Arial"/>
                <w:sz w:val="16"/>
                <w:szCs w:val="18"/>
              </w:rPr>
            </w:pPr>
            <w:r>
              <w:rPr>
                <w:rFonts w:ascii="Arial" w:hAnsi="Arial" w:cs="Arial"/>
                <w:sz w:val="16"/>
                <w:szCs w:val="18"/>
              </w:rPr>
              <w:t>[7-8</w:t>
            </w:r>
            <w:r w:rsidR="004B0A4B" w:rsidRPr="00835045">
              <w:rPr>
                <w:rFonts w:ascii="Arial" w:hAnsi="Arial" w:cs="Arial"/>
                <w:sz w:val="16"/>
                <w:szCs w:val="18"/>
              </w:rPr>
              <w:t>]</w:t>
            </w:r>
          </w:p>
        </w:tc>
        <w:tc>
          <w:tcPr>
            <w:tcW w:w="1090" w:type="dxa"/>
            <w:tcBorders>
              <w:top w:val="single" w:sz="4" w:space="0" w:color="auto"/>
              <w:left w:val="single" w:sz="4" w:space="0" w:color="auto"/>
              <w:bottom w:val="single" w:sz="4" w:space="0" w:color="auto"/>
              <w:right w:val="single" w:sz="4" w:space="0" w:color="auto"/>
            </w:tcBorders>
            <w:hideMark/>
          </w:tcPr>
          <w:p w14:paraId="64F09ABB" w14:textId="73E84457" w:rsidR="004B0A4B" w:rsidRPr="00835045" w:rsidRDefault="00327148" w:rsidP="004B0A4B">
            <w:pPr>
              <w:rPr>
                <w:rFonts w:ascii="Arial" w:hAnsi="Arial" w:cs="Arial"/>
                <w:sz w:val="16"/>
                <w:szCs w:val="18"/>
              </w:rPr>
            </w:pPr>
            <w:r>
              <w:rPr>
                <w:rFonts w:ascii="Arial" w:hAnsi="Arial" w:cs="Arial"/>
                <w:sz w:val="16"/>
                <w:szCs w:val="18"/>
              </w:rPr>
              <w:t>2</w:t>
            </w:r>
            <w:r w:rsidR="004B0A4B" w:rsidRPr="00835045">
              <w:rPr>
                <w:rFonts w:ascii="Arial" w:hAnsi="Arial" w:cs="Arial"/>
                <w:sz w:val="16"/>
                <w:szCs w:val="18"/>
              </w:rPr>
              <w:t>9</w:t>
            </w:r>
          </w:p>
          <w:p w14:paraId="7D6CE660" w14:textId="66BF9328" w:rsidR="004B0A4B" w:rsidRPr="00835045" w:rsidRDefault="00327148" w:rsidP="004B0A4B">
            <w:pPr>
              <w:rPr>
                <w:rFonts w:ascii="Arial" w:hAnsi="Arial" w:cs="Arial"/>
                <w:sz w:val="16"/>
                <w:szCs w:val="18"/>
              </w:rPr>
            </w:pPr>
            <w:r>
              <w:rPr>
                <w:rFonts w:ascii="Arial" w:hAnsi="Arial" w:cs="Arial"/>
                <w:sz w:val="16"/>
                <w:szCs w:val="18"/>
              </w:rPr>
              <w:t>[26-32</w:t>
            </w:r>
            <w:r w:rsidR="004B0A4B" w:rsidRPr="00835045">
              <w:rPr>
                <w:rFonts w:ascii="Arial" w:hAnsi="Arial" w:cs="Arial"/>
                <w:sz w:val="16"/>
                <w:szCs w:val="18"/>
              </w:rPr>
              <w:t>]</w:t>
            </w:r>
          </w:p>
        </w:tc>
        <w:tc>
          <w:tcPr>
            <w:tcW w:w="1103" w:type="dxa"/>
            <w:tcBorders>
              <w:top w:val="single" w:sz="4" w:space="0" w:color="auto"/>
              <w:left w:val="single" w:sz="4" w:space="0" w:color="auto"/>
              <w:bottom w:val="single" w:sz="4" w:space="0" w:color="auto"/>
              <w:right w:val="single" w:sz="4" w:space="0" w:color="auto"/>
            </w:tcBorders>
            <w:hideMark/>
          </w:tcPr>
          <w:p w14:paraId="55CEE709" w14:textId="2DC1664A" w:rsidR="004B0A4B" w:rsidRPr="00835045" w:rsidRDefault="00327148" w:rsidP="004B0A4B">
            <w:pPr>
              <w:rPr>
                <w:rFonts w:ascii="Arial" w:hAnsi="Arial" w:cs="Arial"/>
                <w:sz w:val="16"/>
                <w:szCs w:val="18"/>
              </w:rPr>
            </w:pPr>
            <w:r>
              <w:rPr>
                <w:rFonts w:ascii="Arial" w:hAnsi="Arial" w:cs="Arial"/>
                <w:sz w:val="16"/>
                <w:szCs w:val="18"/>
              </w:rPr>
              <w:t>77</w:t>
            </w:r>
          </w:p>
          <w:p w14:paraId="7D822F57" w14:textId="776F9746" w:rsidR="004B0A4B" w:rsidRPr="00835045" w:rsidRDefault="00327148" w:rsidP="004B0A4B">
            <w:pPr>
              <w:rPr>
                <w:rFonts w:ascii="Arial" w:hAnsi="Arial" w:cs="Arial"/>
                <w:sz w:val="16"/>
                <w:szCs w:val="18"/>
              </w:rPr>
            </w:pPr>
            <w:r>
              <w:rPr>
                <w:rFonts w:ascii="Arial" w:hAnsi="Arial" w:cs="Arial"/>
                <w:sz w:val="16"/>
                <w:szCs w:val="18"/>
              </w:rPr>
              <w:t>[70-85</w:t>
            </w:r>
            <w:r w:rsidR="004B0A4B" w:rsidRPr="00835045">
              <w:rPr>
                <w:rFonts w:ascii="Arial" w:hAnsi="Arial" w:cs="Arial"/>
                <w:sz w:val="16"/>
                <w:szCs w:val="18"/>
              </w:rPr>
              <w:t>]</w:t>
            </w:r>
          </w:p>
        </w:tc>
        <w:tc>
          <w:tcPr>
            <w:tcW w:w="1008" w:type="dxa"/>
            <w:tcBorders>
              <w:top w:val="single" w:sz="4" w:space="0" w:color="auto"/>
              <w:left w:val="single" w:sz="4" w:space="0" w:color="auto"/>
              <w:bottom w:val="single" w:sz="4" w:space="0" w:color="auto"/>
              <w:right w:val="single" w:sz="4" w:space="0" w:color="auto"/>
            </w:tcBorders>
            <w:hideMark/>
          </w:tcPr>
          <w:p w14:paraId="065F0C1A" w14:textId="5475E834" w:rsidR="004B0A4B" w:rsidRPr="00835045" w:rsidRDefault="00327148" w:rsidP="004B0A4B">
            <w:pPr>
              <w:rPr>
                <w:rFonts w:ascii="Arial" w:hAnsi="Arial" w:cs="Arial"/>
                <w:sz w:val="16"/>
                <w:szCs w:val="18"/>
              </w:rPr>
            </w:pPr>
            <w:r>
              <w:rPr>
                <w:rFonts w:ascii="Arial" w:hAnsi="Arial" w:cs="Arial"/>
                <w:sz w:val="16"/>
                <w:szCs w:val="18"/>
              </w:rPr>
              <w:t>7</w:t>
            </w:r>
          </w:p>
          <w:p w14:paraId="075FFFB7" w14:textId="5839D342" w:rsidR="004B0A4B" w:rsidRPr="00835045" w:rsidRDefault="00327148" w:rsidP="004B0A4B">
            <w:pPr>
              <w:rPr>
                <w:rFonts w:ascii="Arial" w:hAnsi="Arial" w:cs="Arial"/>
                <w:sz w:val="16"/>
                <w:szCs w:val="18"/>
              </w:rPr>
            </w:pPr>
            <w:r>
              <w:rPr>
                <w:rFonts w:ascii="Arial" w:hAnsi="Arial" w:cs="Arial"/>
                <w:sz w:val="16"/>
                <w:szCs w:val="18"/>
              </w:rPr>
              <w:t>[6-7</w:t>
            </w:r>
            <w:r w:rsidR="004B0A4B" w:rsidRPr="00835045">
              <w:rPr>
                <w:rFonts w:ascii="Arial" w:hAnsi="Arial" w:cs="Arial"/>
                <w:sz w:val="16"/>
                <w:szCs w:val="18"/>
              </w:rPr>
              <w:t>]</w:t>
            </w:r>
          </w:p>
        </w:tc>
        <w:tc>
          <w:tcPr>
            <w:tcW w:w="1075" w:type="dxa"/>
            <w:tcBorders>
              <w:top w:val="single" w:sz="4" w:space="0" w:color="auto"/>
              <w:left w:val="single" w:sz="4" w:space="0" w:color="auto"/>
              <w:bottom w:val="single" w:sz="4" w:space="0" w:color="auto"/>
              <w:right w:val="single" w:sz="4" w:space="0" w:color="auto"/>
            </w:tcBorders>
            <w:hideMark/>
          </w:tcPr>
          <w:p w14:paraId="08E1C0C9" w14:textId="7418B597" w:rsidR="004B0A4B" w:rsidRPr="00835045" w:rsidRDefault="00327148" w:rsidP="004B0A4B">
            <w:pPr>
              <w:rPr>
                <w:rFonts w:ascii="Arial" w:hAnsi="Arial" w:cs="Arial"/>
                <w:sz w:val="16"/>
                <w:szCs w:val="18"/>
              </w:rPr>
            </w:pPr>
            <w:r>
              <w:rPr>
                <w:rFonts w:ascii="Arial" w:hAnsi="Arial" w:cs="Arial"/>
                <w:sz w:val="16"/>
                <w:szCs w:val="18"/>
              </w:rPr>
              <w:t>26</w:t>
            </w:r>
          </w:p>
          <w:p w14:paraId="57ADA66D" w14:textId="4D570848" w:rsidR="004B0A4B" w:rsidRPr="00835045" w:rsidRDefault="00327148" w:rsidP="004B0A4B">
            <w:pPr>
              <w:rPr>
                <w:rFonts w:ascii="Arial" w:hAnsi="Arial" w:cs="Arial"/>
                <w:sz w:val="16"/>
                <w:szCs w:val="18"/>
              </w:rPr>
            </w:pPr>
            <w:r>
              <w:rPr>
                <w:rFonts w:ascii="Arial" w:hAnsi="Arial" w:cs="Arial"/>
                <w:sz w:val="16"/>
                <w:szCs w:val="18"/>
              </w:rPr>
              <w:t>[22-29</w:t>
            </w:r>
            <w:r w:rsidR="004B0A4B" w:rsidRPr="00835045">
              <w:rPr>
                <w:rFonts w:ascii="Arial" w:hAnsi="Arial" w:cs="Arial"/>
                <w:sz w:val="16"/>
                <w:szCs w:val="18"/>
              </w:rPr>
              <w:t>]</w:t>
            </w:r>
          </w:p>
        </w:tc>
        <w:tc>
          <w:tcPr>
            <w:tcW w:w="1011" w:type="dxa"/>
            <w:tcBorders>
              <w:top w:val="single" w:sz="4" w:space="0" w:color="auto"/>
              <w:left w:val="single" w:sz="4" w:space="0" w:color="auto"/>
              <w:bottom w:val="single" w:sz="4" w:space="0" w:color="auto"/>
              <w:right w:val="single" w:sz="4" w:space="0" w:color="auto"/>
            </w:tcBorders>
            <w:hideMark/>
          </w:tcPr>
          <w:p w14:paraId="3BD68169" w14:textId="1644CBD8" w:rsidR="004B0A4B" w:rsidRPr="00835045" w:rsidRDefault="00327148" w:rsidP="004B0A4B">
            <w:pPr>
              <w:rPr>
                <w:rFonts w:ascii="Arial" w:hAnsi="Arial" w:cs="Arial"/>
                <w:sz w:val="16"/>
                <w:szCs w:val="18"/>
              </w:rPr>
            </w:pPr>
            <w:r>
              <w:rPr>
                <w:rFonts w:ascii="Arial" w:hAnsi="Arial" w:cs="Arial"/>
                <w:sz w:val="16"/>
                <w:szCs w:val="18"/>
              </w:rPr>
              <w:t>7</w:t>
            </w:r>
            <w:r w:rsidR="004B0A4B" w:rsidRPr="00835045">
              <w:rPr>
                <w:rFonts w:ascii="Arial" w:hAnsi="Arial" w:cs="Arial"/>
                <w:sz w:val="16"/>
                <w:szCs w:val="18"/>
              </w:rPr>
              <w:t>9</w:t>
            </w:r>
          </w:p>
          <w:p w14:paraId="2F2F5C82" w14:textId="38C9C982" w:rsidR="004B0A4B" w:rsidRPr="00835045" w:rsidRDefault="00327148" w:rsidP="004B0A4B">
            <w:pPr>
              <w:rPr>
                <w:rFonts w:ascii="Arial" w:hAnsi="Arial" w:cs="Arial"/>
                <w:sz w:val="16"/>
                <w:szCs w:val="18"/>
              </w:rPr>
            </w:pPr>
            <w:r>
              <w:rPr>
                <w:rFonts w:ascii="Arial" w:hAnsi="Arial" w:cs="Arial"/>
                <w:sz w:val="16"/>
                <w:szCs w:val="18"/>
              </w:rPr>
              <w:t>[71-87</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46FCA604" w14:textId="6FE5C35E" w:rsidR="004B0A4B" w:rsidRPr="00835045" w:rsidRDefault="00327148" w:rsidP="004B0A4B">
            <w:pPr>
              <w:rPr>
                <w:rFonts w:ascii="Arial" w:hAnsi="Arial" w:cs="Arial"/>
                <w:sz w:val="16"/>
                <w:szCs w:val="18"/>
              </w:rPr>
            </w:pPr>
            <w:r>
              <w:rPr>
                <w:rFonts w:ascii="Arial" w:hAnsi="Arial" w:cs="Arial"/>
                <w:sz w:val="16"/>
                <w:szCs w:val="18"/>
              </w:rPr>
              <w:t>10</w:t>
            </w:r>
          </w:p>
          <w:p w14:paraId="6579C988" w14:textId="7306FB1A" w:rsidR="004B0A4B" w:rsidRPr="00835045" w:rsidRDefault="004B0A4B" w:rsidP="00327148">
            <w:pPr>
              <w:rPr>
                <w:rFonts w:ascii="Arial" w:hAnsi="Arial" w:cs="Arial"/>
                <w:sz w:val="16"/>
                <w:szCs w:val="18"/>
              </w:rPr>
            </w:pPr>
            <w:r w:rsidRPr="00835045">
              <w:rPr>
                <w:rFonts w:ascii="Arial" w:hAnsi="Arial" w:cs="Arial"/>
                <w:sz w:val="16"/>
                <w:szCs w:val="18"/>
              </w:rPr>
              <w:t>[</w:t>
            </w:r>
            <w:r w:rsidR="00327148">
              <w:rPr>
                <w:rFonts w:ascii="Arial" w:hAnsi="Arial" w:cs="Arial"/>
                <w:sz w:val="16"/>
                <w:szCs w:val="18"/>
              </w:rPr>
              <w:t>9-1</w:t>
            </w:r>
            <w:r w:rsidRPr="00835045">
              <w:rPr>
                <w:rFonts w:ascii="Arial" w:hAnsi="Arial" w:cs="Arial"/>
                <w:sz w:val="16"/>
                <w:szCs w:val="18"/>
              </w:rPr>
              <w:t>1]</w:t>
            </w:r>
          </w:p>
        </w:tc>
        <w:tc>
          <w:tcPr>
            <w:tcW w:w="1039" w:type="dxa"/>
            <w:tcBorders>
              <w:top w:val="single" w:sz="4" w:space="0" w:color="auto"/>
              <w:left w:val="single" w:sz="4" w:space="0" w:color="auto"/>
              <w:bottom w:val="single" w:sz="4" w:space="0" w:color="auto"/>
              <w:right w:val="single" w:sz="4" w:space="0" w:color="auto"/>
            </w:tcBorders>
            <w:hideMark/>
          </w:tcPr>
          <w:p w14:paraId="0C355DB2" w14:textId="6949CD1F" w:rsidR="004B0A4B" w:rsidRPr="00835045" w:rsidRDefault="004B0A4B" w:rsidP="004B0A4B">
            <w:pPr>
              <w:rPr>
                <w:rFonts w:ascii="Arial" w:hAnsi="Arial" w:cs="Arial"/>
                <w:sz w:val="16"/>
                <w:szCs w:val="18"/>
              </w:rPr>
            </w:pPr>
            <w:r w:rsidRPr="00835045">
              <w:rPr>
                <w:rFonts w:ascii="Arial" w:hAnsi="Arial" w:cs="Arial"/>
                <w:sz w:val="16"/>
                <w:szCs w:val="18"/>
              </w:rPr>
              <w:t>4</w:t>
            </w:r>
            <w:r w:rsidR="00327148">
              <w:rPr>
                <w:rFonts w:ascii="Arial" w:hAnsi="Arial" w:cs="Arial"/>
                <w:sz w:val="16"/>
                <w:szCs w:val="18"/>
              </w:rPr>
              <w:t>1</w:t>
            </w:r>
          </w:p>
          <w:p w14:paraId="76582FBB" w14:textId="683EDA07" w:rsidR="004B0A4B" w:rsidRPr="00835045" w:rsidRDefault="00327148" w:rsidP="004B0A4B">
            <w:pPr>
              <w:rPr>
                <w:rFonts w:ascii="Arial" w:hAnsi="Arial" w:cs="Arial"/>
                <w:sz w:val="16"/>
                <w:szCs w:val="18"/>
              </w:rPr>
            </w:pPr>
            <w:r>
              <w:rPr>
                <w:rFonts w:ascii="Arial" w:hAnsi="Arial" w:cs="Arial"/>
                <w:sz w:val="16"/>
                <w:szCs w:val="18"/>
              </w:rPr>
              <w:t>[37-4</w:t>
            </w:r>
            <w:r w:rsidR="004B0A4B" w:rsidRPr="00835045">
              <w:rPr>
                <w:rFonts w:ascii="Arial" w:hAnsi="Arial" w:cs="Arial"/>
                <w:sz w:val="16"/>
                <w:szCs w:val="18"/>
              </w:rPr>
              <w:t>6]</w:t>
            </w:r>
          </w:p>
        </w:tc>
        <w:tc>
          <w:tcPr>
            <w:tcW w:w="1048" w:type="dxa"/>
            <w:tcBorders>
              <w:top w:val="single" w:sz="4" w:space="0" w:color="auto"/>
              <w:left w:val="single" w:sz="4" w:space="0" w:color="auto"/>
              <w:bottom w:val="single" w:sz="4" w:space="0" w:color="auto"/>
              <w:right w:val="single" w:sz="4" w:space="0" w:color="auto"/>
            </w:tcBorders>
            <w:hideMark/>
          </w:tcPr>
          <w:p w14:paraId="302C105F" w14:textId="773534EC" w:rsidR="004B0A4B" w:rsidRPr="00835045" w:rsidRDefault="00327148" w:rsidP="004B0A4B">
            <w:pPr>
              <w:rPr>
                <w:rFonts w:ascii="Arial" w:hAnsi="Arial" w:cs="Arial"/>
                <w:sz w:val="16"/>
                <w:szCs w:val="18"/>
              </w:rPr>
            </w:pPr>
            <w:r>
              <w:rPr>
                <w:rFonts w:ascii="Arial" w:hAnsi="Arial" w:cs="Arial"/>
                <w:sz w:val="16"/>
                <w:szCs w:val="18"/>
              </w:rPr>
              <w:t>90</w:t>
            </w:r>
          </w:p>
          <w:p w14:paraId="257CD4AB" w14:textId="56BDB4FA" w:rsidR="004B0A4B" w:rsidRPr="00835045" w:rsidRDefault="00327148" w:rsidP="004B0A4B">
            <w:pPr>
              <w:rPr>
                <w:rFonts w:ascii="Arial" w:hAnsi="Arial" w:cs="Arial"/>
                <w:sz w:val="16"/>
                <w:szCs w:val="18"/>
              </w:rPr>
            </w:pPr>
            <w:r>
              <w:rPr>
                <w:rFonts w:ascii="Arial" w:hAnsi="Arial" w:cs="Arial"/>
                <w:sz w:val="16"/>
                <w:szCs w:val="18"/>
              </w:rPr>
              <w:t>[82-97</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40F77AE3" w14:textId="72DD611C" w:rsidR="004B0A4B" w:rsidRPr="00835045" w:rsidRDefault="00327148" w:rsidP="004B0A4B">
            <w:pPr>
              <w:rPr>
                <w:rFonts w:ascii="Arial" w:hAnsi="Arial" w:cs="Arial"/>
                <w:sz w:val="16"/>
                <w:szCs w:val="18"/>
              </w:rPr>
            </w:pPr>
            <w:r>
              <w:rPr>
                <w:rFonts w:ascii="Arial" w:hAnsi="Arial" w:cs="Arial"/>
                <w:sz w:val="16"/>
                <w:szCs w:val="18"/>
              </w:rPr>
              <w:t>10</w:t>
            </w:r>
          </w:p>
          <w:p w14:paraId="71323D57" w14:textId="46A4602D" w:rsidR="004B0A4B" w:rsidRPr="00835045" w:rsidRDefault="00327148" w:rsidP="004B0A4B">
            <w:pPr>
              <w:rPr>
                <w:rFonts w:ascii="Arial" w:hAnsi="Arial" w:cs="Arial"/>
                <w:sz w:val="16"/>
                <w:szCs w:val="18"/>
              </w:rPr>
            </w:pPr>
            <w:r>
              <w:rPr>
                <w:rFonts w:ascii="Arial" w:hAnsi="Arial" w:cs="Arial"/>
                <w:sz w:val="16"/>
                <w:szCs w:val="18"/>
              </w:rPr>
              <w:t>[9-1</w:t>
            </w:r>
            <w:r w:rsidR="004B0A4B" w:rsidRPr="00835045">
              <w:rPr>
                <w:rFonts w:ascii="Arial" w:hAnsi="Arial" w:cs="Arial"/>
                <w:sz w:val="16"/>
                <w:szCs w:val="18"/>
              </w:rPr>
              <w:t>1]</w:t>
            </w:r>
          </w:p>
        </w:tc>
        <w:tc>
          <w:tcPr>
            <w:tcW w:w="1076" w:type="dxa"/>
            <w:tcBorders>
              <w:top w:val="single" w:sz="4" w:space="0" w:color="auto"/>
              <w:left w:val="single" w:sz="4" w:space="0" w:color="auto"/>
              <w:bottom w:val="single" w:sz="4" w:space="0" w:color="auto"/>
              <w:right w:val="single" w:sz="4" w:space="0" w:color="auto"/>
            </w:tcBorders>
            <w:hideMark/>
          </w:tcPr>
          <w:p w14:paraId="2F681B82" w14:textId="1D92BEC9" w:rsidR="004B0A4B" w:rsidRPr="00835045" w:rsidRDefault="00327148" w:rsidP="004B0A4B">
            <w:pPr>
              <w:rPr>
                <w:rFonts w:ascii="Arial" w:hAnsi="Arial" w:cs="Arial"/>
                <w:sz w:val="16"/>
                <w:szCs w:val="18"/>
              </w:rPr>
            </w:pPr>
            <w:r>
              <w:rPr>
                <w:rFonts w:ascii="Arial" w:hAnsi="Arial" w:cs="Arial"/>
                <w:sz w:val="16"/>
                <w:szCs w:val="18"/>
              </w:rPr>
              <w:t>42</w:t>
            </w:r>
          </w:p>
          <w:p w14:paraId="47F40917" w14:textId="752FBCB5" w:rsidR="004B0A4B" w:rsidRPr="00835045" w:rsidRDefault="00327148" w:rsidP="004B0A4B">
            <w:pPr>
              <w:rPr>
                <w:rFonts w:ascii="Arial" w:hAnsi="Arial" w:cs="Arial"/>
                <w:sz w:val="16"/>
                <w:szCs w:val="18"/>
              </w:rPr>
            </w:pPr>
            <w:r>
              <w:rPr>
                <w:rFonts w:ascii="Arial" w:hAnsi="Arial" w:cs="Arial"/>
                <w:sz w:val="16"/>
                <w:szCs w:val="18"/>
              </w:rPr>
              <w:t>[37-47</w:t>
            </w:r>
            <w:r w:rsidR="004B0A4B" w:rsidRPr="00835045">
              <w:rPr>
                <w:rFonts w:ascii="Arial" w:hAnsi="Arial" w:cs="Arial"/>
                <w:sz w:val="16"/>
                <w:szCs w:val="18"/>
              </w:rPr>
              <w:t>]</w:t>
            </w:r>
          </w:p>
        </w:tc>
        <w:tc>
          <w:tcPr>
            <w:tcW w:w="1014" w:type="dxa"/>
            <w:tcBorders>
              <w:top w:val="single" w:sz="4" w:space="0" w:color="auto"/>
              <w:left w:val="single" w:sz="4" w:space="0" w:color="auto"/>
              <w:bottom w:val="single" w:sz="4" w:space="0" w:color="auto"/>
              <w:right w:val="single" w:sz="4" w:space="0" w:color="auto"/>
            </w:tcBorders>
          </w:tcPr>
          <w:p w14:paraId="780DA067" w14:textId="0F1DA054" w:rsidR="004B0A4B" w:rsidRPr="00835045" w:rsidRDefault="00327148" w:rsidP="004B0A4B">
            <w:pPr>
              <w:rPr>
                <w:rFonts w:ascii="Arial" w:hAnsi="Arial" w:cs="Arial"/>
                <w:sz w:val="16"/>
                <w:szCs w:val="18"/>
              </w:rPr>
            </w:pPr>
            <w:r>
              <w:rPr>
                <w:rFonts w:ascii="Arial" w:hAnsi="Arial" w:cs="Arial"/>
                <w:sz w:val="16"/>
                <w:szCs w:val="18"/>
              </w:rPr>
              <w:t>93</w:t>
            </w:r>
          </w:p>
          <w:p w14:paraId="3DCF8295" w14:textId="223BD5AE" w:rsidR="004B0A4B" w:rsidRPr="00835045" w:rsidRDefault="00327148" w:rsidP="004B0A4B">
            <w:pPr>
              <w:rPr>
                <w:rFonts w:ascii="Arial" w:hAnsi="Arial" w:cs="Arial"/>
                <w:sz w:val="16"/>
                <w:szCs w:val="18"/>
              </w:rPr>
            </w:pPr>
            <w:r>
              <w:rPr>
                <w:rFonts w:ascii="Arial" w:hAnsi="Arial" w:cs="Arial"/>
                <w:sz w:val="16"/>
                <w:szCs w:val="18"/>
              </w:rPr>
              <w:t>[84-101</w:t>
            </w:r>
            <w:r w:rsidR="004B0A4B" w:rsidRPr="00835045">
              <w:rPr>
                <w:rFonts w:ascii="Arial" w:hAnsi="Arial" w:cs="Arial"/>
                <w:sz w:val="16"/>
                <w:szCs w:val="18"/>
              </w:rPr>
              <w:t>]</w:t>
            </w:r>
          </w:p>
          <w:p w14:paraId="5CD16F02" w14:textId="77777777" w:rsidR="004B0A4B" w:rsidRPr="00835045" w:rsidRDefault="004B0A4B" w:rsidP="004B0A4B">
            <w:pPr>
              <w:rPr>
                <w:rFonts w:ascii="Arial" w:hAnsi="Arial" w:cs="Arial"/>
                <w:sz w:val="16"/>
                <w:szCs w:val="18"/>
              </w:rPr>
            </w:pPr>
          </w:p>
        </w:tc>
        <w:tc>
          <w:tcPr>
            <w:tcW w:w="1203" w:type="dxa"/>
            <w:tcBorders>
              <w:top w:val="single" w:sz="4" w:space="0" w:color="auto"/>
              <w:left w:val="single" w:sz="4" w:space="0" w:color="auto"/>
              <w:bottom w:val="single" w:sz="4" w:space="0" w:color="auto"/>
              <w:right w:val="single" w:sz="4" w:space="0" w:color="auto"/>
            </w:tcBorders>
            <w:hideMark/>
          </w:tcPr>
          <w:p w14:paraId="699C9A9B" w14:textId="4AEC365A" w:rsidR="004B0A4B" w:rsidRPr="00835045" w:rsidRDefault="00327148" w:rsidP="004B0A4B">
            <w:pPr>
              <w:rPr>
                <w:rFonts w:ascii="Arial" w:hAnsi="Arial" w:cs="Arial"/>
                <w:sz w:val="16"/>
                <w:szCs w:val="18"/>
              </w:rPr>
            </w:pPr>
            <w:r>
              <w:rPr>
                <w:rFonts w:ascii="Arial" w:hAnsi="Arial" w:cs="Arial"/>
                <w:sz w:val="16"/>
                <w:szCs w:val="18"/>
              </w:rPr>
              <w:t>9</w:t>
            </w:r>
          </w:p>
          <w:p w14:paraId="37E42851" w14:textId="11B75B7E" w:rsidR="004B0A4B" w:rsidRPr="00835045" w:rsidRDefault="00327148" w:rsidP="004B0A4B">
            <w:pPr>
              <w:rPr>
                <w:rFonts w:ascii="Arial" w:hAnsi="Arial" w:cs="Arial"/>
                <w:sz w:val="16"/>
                <w:szCs w:val="18"/>
              </w:rPr>
            </w:pPr>
            <w:r>
              <w:rPr>
                <w:rFonts w:ascii="Arial" w:hAnsi="Arial" w:cs="Arial"/>
                <w:sz w:val="16"/>
                <w:szCs w:val="18"/>
              </w:rPr>
              <w:t>[8 -9</w:t>
            </w:r>
            <w:r w:rsidR="004B0A4B" w:rsidRPr="00835045">
              <w:rPr>
                <w:rFonts w:ascii="Arial" w:hAnsi="Arial" w:cs="Arial"/>
                <w:sz w:val="16"/>
                <w:szCs w:val="18"/>
              </w:rPr>
              <w:t>]</w:t>
            </w:r>
          </w:p>
        </w:tc>
        <w:tc>
          <w:tcPr>
            <w:tcW w:w="1080" w:type="dxa"/>
            <w:tcBorders>
              <w:top w:val="single" w:sz="4" w:space="0" w:color="auto"/>
              <w:left w:val="single" w:sz="4" w:space="0" w:color="auto"/>
              <w:bottom w:val="single" w:sz="4" w:space="0" w:color="auto"/>
              <w:right w:val="single" w:sz="4" w:space="0" w:color="auto"/>
            </w:tcBorders>
            <w:hideMark/>
          </w:tcPr>
          <w:p w14:paraId="46EB7681" w14:textId="6D011FED" w:rsidR="004B0A4B" w:rsidRPr="00835045" w:rsidRDefault="00327148" w:rsidP="004B0A4B">
            <w:pPr>
              <w:rPr>
                <w:rFonts w:ascii="Arial" w:hAnsi="Arial" w:cs="Arial"/>
                <w:sz w:val="16"/>
                <w:szCs w:val="18"/>
              </w:rPr>
            </w:pPr>
            <w:r>
              <w:rPr>
                <w:rFonts w:ascii="Arial" w:hAnsi="Arial" w:cs="Arial"/>
                <w:sz w:val="16"/>
                <w:szCs w:val="18"/>
              </w:rPr>
              <w:t>35</w:t>
            </w:r>
          </w:p>
          <w:p w14:paraId="522E0CDA" w14:textId="53BB72B4" w:rsidR="004B0A4B" w:rsidRPr="00835045" w:rsidRDefault="00327148" w:rsidP="004B0A4B">
            <w:pPr>
              <w:rPr>
                <w:rFonts w:ascii="Arial" w:hAnsi="Arial" w:cs="Arial"/>
                <w:sz w:val="16"/>
                <w:szCs w:val="18"/>
              </w:rPr>
            </w:pPr>
            <w:r>
              <w:rPr>
                <w:rFonts w:ascii="Arial" w:hAnsi="Arial" w:cs="Arial"/>
                <w:sz w:val="16"/>
                <w:szCs w:val="18"/>
              </w:rPr>
              <w:t>[33-37</w:t>
            </w:r>
            <w:r w:rsidR="004B0A4B" w:rsidRPr="00835045">
              <w:rPr>
                <w:rFonts w:ascii="Arial" w:hAnsi="Arial" w:cs="Arial"/>
                <w:sz w:val="16"/>
                <w:szCs w:val="18"/>
              </w:rPr>
              <w:t>]</w:t>
            </w:r>
          </w:p>
        </w:tc>
        <w:tc>
          <w:tcPr>
            <w:tcW w:w="1127" w:type="dxa"/>
            <w:tcBorders>
              <w:top w:val="single" w:sz="4" w:space="0" w:color="auto"/>
              <w:left w:val="single" w:sz="4" w:space="0" w:color="auto"/>
              <w:bottom w:val="single" w:sz="4" w:space="0" w:color="auto"/>
              <w:right w:val="single" w:sz="4" w:space="0" w:color="auto"/>
            </w:tcBorders>
            <w:hideMark/>
          </w:tcPr>
          <w:p w14:paraId="4BAFE6CE" w14:textId="1CB79261" w:rsidR="004B0A4B" w:rsidRPr="00835045" w:rsidRDefault="00327148" w:rsidP="004B0A4B">
            <w:pPr>
              <w:rPr>
                <w:rFonts w:ascii="Arial" w:hAnsi="Arial" w:cs="Arial"/>
                <w:sz w:val="16"/>
                <w:szCs w:val="18"/>
              </w:rPr>
            </w:pPr>
            <w:r>
              <w:rPr>
                <w:rFonts w:ascii="Arial" w:hAnsi="Arial" w:cs="Arial"/>
                <w:sz w:val="16"/>
                <w:szCs w:val="18"/>
              </w:rPr>
              <w:t>8</w:t>
            </w:r>
            <w:r w:rsidR="004B0A4B" w:rsidRPr="00835045">
              <w:rPr>
                <w:rFonts w:ascii="Arial" w:hAnsi="Arial" w:cs="Arial"/>
                <w:sz w:val="16"/>
                <w:szCs w:val="18"/>
              </w:rPr>
              <w:t>6</w:t>
            </w:r>
          </w:p>
          <w:p w14:paraId="36363DFC" w14:textId="2507783E" w:rsidR="004B0A4B" w:rsidRPr="00835045" w:rsidRDefault="00327148" w:rsidP="004B0A4B">
            <w:pPr>
              <w:rPr>
                <w:rFonts w:ascii="Arial" w:hAnsi="Arial" w:cs="Arial"/>
                <w:sz w:val="16"/>
                <w:szCs w:val="18"/>
              </w:rPr>
            </w:pPr>
            <w:r>
              <w:rPr>
                <w:rFonts w:ascii="Arial" w:hAnsi="Arial" w:cs="Arial"/>
                <w:sz w:val="16"/>
                <w:szCs w:val="18"/>
              </w:rPr>
              <w:t>[82-90</w:t>
            </w:r>
            <w:r w:rsidR="004B0A4B" w:rsidRPr="00835045">
              <w:rPr>
                <w:rFonts w:ascii="Arial" w:hAnsi="Arial" w:cs="Arial"/>
                <w:sz w:val="16"/>
                <w:szCs w:val="18"/>
              </w:rPr>
              <w:t>]</w:t>
            </w:r>
          </w:p>
        </w:tc>
      </w:tr>
      <w:tr w:rsidR="00D75D8F" w:rsidRPr="00AA3DD8" w14:paraId="4873DF32" w14:textId="77777777" w:rsidTr="00D75D8F">
        <w:trPr>
          <w:gridAfter w:val="1"/>
          <w:wAfter w:w="9" w:type="dxa"/>
          <w:trHeight w:val="702"/>
        </w:trPr>
        <w:tc>
          <w:tcPr>
            <w:tcW w:w="2127" w:type="dxa"/>
            <w:tcBorders>
              <w:top w:val="single" w:sz="4" w:space="0" w:color="auto"/>
              <w:left w:val="single" w:sz="4" w:space="0" w:color="auto"/>
              <w:bottom w:val="single" w:sz="4" w:space="0" w:color="auto"/>
              <w:right w:val="single" w:sz="4" w:space="0" w:color="auto"/>
            </w:tcBorders>
            <w:hideMark/>
          </w:tcPr>
          <w:p w14:paraId="1CCAC864" w14:textId="77777777" w:rsidR="004B0A4B" w:rsidRPr="00835045" w:rsidRDefault="004B0A4B" w:rsidP="004B0A4B">
            <w:pPr>
              <w:rPr>
                <w:rFonts w:ascii="Arial" w:hAnsi="Arial" w:cs="Arial"/>
                <w:sz w:val="18"/>
                <w:szCs w:val="18"/>
              </w:rPr>
            </w:pPr>
            <w:r w:rsidRPr="00835045">
              <w:rPr>
                <w:rFonts w:ascii="Arial" w:hAnsi="Arial" w:cs="Arial"/>
                <w:b/>
                <w:bCs/>
                <w:sz w:val="18"/>
                <w:szCs w:val="18"/>
              </w:rPr>
              <w:t>Agency provider days (Median)</w:t>
            </w:r>
          </w:p>
        </w:tc>
        <w:tc>
          <w:tcPr>
            <w:tcW w:w="1113" w:type="dxa"/>
            <w:tcBorders>
              <w:top w:val="single" w:sz="4" w:space="0" w:color="auto"/>
              <w:left w:val="single" w:sz="4" w:space="0" w:color="auto"/>
              <w:bottom w:val="single" w:sz="4" w:space="0" w:color="auto"/>
              <w:right w:val="single" w:sz="4" w:space="0" w:color="auto"/>
            </w:tcBorders>
            <w:hideMark/>
          </w:tcPr>
          <w:p w14:paraId="2D29DA04"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2A766D76" w14:textId="708804B7"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90" w:type="dxa"/>
            <w:tcBorders>
              <w:top w:val="single" w:sz="4" w:space="0" w:color="auto"/>
              <w:left w:val="single" w:sz="4" w:space="0" w:color="auto"/>
              <w:bottom w:val="single" w:sz="4" w:space="0" w:color="auto"/>
              <w:right w:val="single" w:sz="4" w:space="0" w:color="auto"/>
            </w:tcBorders>
            <w:hideMark/>
          </w:tcPr>
          <w:p w14:paraId="2E42D55E"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1C520623" w14:textId="2D659CF3" w:rsidR="004B0A4B" w:rsidRPr="00835045" w:rsidRDefault="004B0A4B" w:rsidP="004B0A4B">
            <w:pPr>
              <w:rPr>
                <w:rFonts w:ascii="Arial" w:hAnsi="Arial" w:cs="Arial"/>
                <w:sz w:val="16"/>
                <w:szCs w:val="18"/>
              </w:rPr>
            </w:pPr>
            <w:r w:rsidRPr="00835045">
              <w:rPr>
                <w:rFonts w:ascii="Arial" w:hAnsi="Arial" w:cs="Arial"/>
                <w:sz w:val="16"/>
                <w:szCs w:val="18"/>
              </w:rPr>
              <w:t>[0, 2]</w:t>
            </w:r>
          </w:p>
        </w:tc>
        <w:tc>
          <w:tcPr>
            <w:tcW w:w="1103" w:type="dxa"/>
            <w:tcBorders>
              <w:top w:val="single" w:sz="4" w:space="0" w:color="auto"/>
              <w:left w:val="single" w:sz="4" w:space="0" w:color="auto"/>
              <w:bottom w:val="single" w:sz="4" w:space="0" w:color="auto"/>
              <w:right w:val="single" w:sz="4" w:space="0" w:color="auto"/>
            </w:tcBorders>
            <w:hideMark/>
          </w:tcPr>
          <w:p w14:paraId="237AAAB5" w14:textId="77777777" w:rsidR="00327148" w:rsidRDefault="004B0A4B" w:rsidP="004B0A4B">
            <w:pPr>
              <w:rPr>
                <w:rFonts w:ascii="Arial" w:hAnsi="Arial" w:cs="Arial"/>
                <w:sz w:val="16"/>
                <w:szCs w:val="18"/>
              </w:rPr>
            </w:pPr>
            <w:r w:rsidRPr="00835045">
              <w:rPr>
                <w:rFonts w:ascii="Arial" w:hAnsi="Arial" w:cs="Arial"/>
                <w:sz w:val="16"/>
                <w:szCs w:val="18"/>
              </w:rPr>
              <w:t xml:space="preserve">17 </w:t>
            </w:r>
          </w:p>
          <w:p w14:paraId="11C21E05" w14:textId="4B414ED9" w:rsidR="004B0A4B" w:rsidRPr="00835045" w:rsidRDefault="004B0A4B" w:rsidP="004B0A4B">
            <w:pPr>
              <w:rPr>
                <w:rFonts w:ascii="Arial" w:hAnsi="Arial" w:cs="Arial"/>
                <w:sz w:val="16"/>
                <w:szCs w:val="18"/>
              </w:rPr>
            </w:pPr>
            <w:r w:rsidRPr="00835045">
              <w:rPr>
                <w:rFonts w:ascii="Arial" w:hAnsi="Arial" w:cs="Arial"/>
                <w:sz w:val="16"/>
                <w:szCs w:val="18"/>
              </w:rPr>
              <w:t>[4, 60]</w:t>
            </w:r>
          </w:p>
        </w:tc>
        <w:tc>
          <w:tcPr>
            <w:tcW w:w="1008" w:type="dxa"/>
            <w:tcBorders>
              <w:top w:val="single" w:sz="4" w:space="0" w:color="auto"/>
              <w:left w:val="single" w:sz="4" w:space="0" w:color="auto"/>
              <w:bottom w:val="single" w:sz="4" w:space="0" w:color="auto"/>
              <w:right w:val="single" w:sz="4" w:space="0" w:color="auto"/>
            </w:tcBorders>
            <w:hideMark/>
          </w:tcPr>
          <w:p w14:paraId="6E6F3429"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5F066D39" w14:textId="6975FCC6"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75" w:type="dxa"/>
            <w:tcBorders>
              <w:top w:val="single" w:sz="4" w:space="0" w:color="auto"/>
              <w:left w:val="single" w:sz="4" w:space="0" w:color="auto"/>
              <w:bottom w:val="single" w:sz="4" w:space="0" w:color="auto"/>
              <w:right w:val="single" w:sz="4" w:space="0" w:color="auto"/>
            </w:tcBorders>
            <w:hideMark/>
          </w:tcPr>
          <w:p w14:paraId="6449D421"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14990185" w14:textId="2A10DF0E"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11" w:type="dxa"/>
            <w:tcBorders>
              <w:top w:val="single" w:sz="4" w:space="0" w:color="auto"/>
              <w:left w:val="single" w:sz="4" w:space="0" w:color="auto"/>
              <w:bottom w:val="single" w:sz="4" w:space="0" w:color="auto"/>
              <w:right w:val="single" w:sz="4" w:space="0" w:color="auto"/>
            </w:tcBorders>
            <w:hideMark/>
          </w:tcPr>
          <w:p w14:paraId="721EE23A" w14:textId="77777777" w:rsidR="00327148" w:rsidRDefault="00327148" w:rsidP="004B0A4B">
            <w:pPr>
              <w:rPr>
                <w:rFonts w:ascii="Arial" w:hAnsi="Arial" w:cs="Arial"/>
                <w:sz w:val="16"/>
                <w:szCs w:val="18"/>
              </w:rPr>
            </w:pPr>
            <w:r>
              <w:rPr>
                <w:rFonts w:ascii="Arial" w:hAnsi="Arial" w:cs="Arial"/>
                <w:sz w:val="16"/>
                <w:szCs w:val="18"/>
              </w:rPr>
              <w:t xml:space="preserve">24 </w:t>
            </w:r>
          </w:p>
          <w:p w14:paraId="4CDC0EAD" w14:textId="10D90EF1" w:rsidR="004B0A4B" w:rsidRPr="00835045" w:rsidRDefault="00327148" w:rsidP="004B0A4B">
            <w:pPr>
              <w:rPr>
                <w:rFonts w:ascii="Arial" w:hAnsi="Arial" w:cs="Arial"/>
                <w:sz w:val="16"/>
                <w:szCs w:val="18"/>
              </w:rPr>
            </w:pPr>
            <w:r>
              <w:rPr>
                <w:rFonts w:ascii="Arial" w:hAnsi="Arial" w:cs="Arial"/>
                <w:sz w:val="16"/>
                <w:szCs w:val="18"/>
              </w:rPr>
              <w:t>[</w:t>
            </w:r>
            <w:r w:rsidR="004B0A4B" w:rsidRPr="00835045">
              <w:rPr>
                <w:rFonts w:ascii="Arial" w:hAnsi="Arial" w:cs="Arial"/>
                <w:sz w:val="16"/>
                <w:szCs w:val="18"/>
              </w:rPr>
              <w:t xml:space="preserve">5, 96] </w:t>
            </w:r>
          </w:p>
        </w:tc>
        <w:tc>
          <w:tcPr>
            <w:tcW w:w="1009" w:type="dxa"/>
            <w:tcBorders>
              <w:top w:val="single" w:sz="4" w:space="0" w:color="auto"/>
              <w:left w:val="single" w:sz="4" w:space="0" w:color="auto"/>
              <w:bottom w:val="single" w:sz="4" w:space="0" w:color="auto"/>
              <w:right w:val="single" w:sz="4" w:space="0" w:color="auto"/>
            </w:tcBorders>
            <w:hideMark/>
          </w:tcPr>
          <w:p w14:paraId="53A055C9"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312BE801" w14:textId="270DB332"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39" w:type="dxa"/>
            <w:tcBorders>
              <w:top w:val="single" w:sz="4" w:space="0" w:color="auto"/>
              <w:left w:val="single" w:sz="4" w:space="0" w:color="auto"/>
              <w:bottom w:val="single" w:sz="4" w:space="0" w:color="auto"/>
              <w:right w:val="single" w:sz="4" w:space="0" w:color="auto"/>
            </w:tcBorders>
            <w:hideMark/>
          </w:tcPr>
          <w:p w14:paraId="1BE18930"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7C702A14" w14:textId="0C5ADABC" w:rsidR="004B0A4B" w:rsidRPr="00835045" w:rsidRDefault="004B0A4B" w:rsidP="00327148">
            <w:pPr>
              <w:rPr>
                <w:rFonts w:ascii="Arial" w:hAnsi="Arial" w:cs="Arial"/>
                <w:sz w:val="16"/>
                <w:szCs w:val="18"/>
              </w:rPr>
            </w:pPr>
            <w:r w:rsidRPr="00835045">
              <w:rPr>
                <w:rFonts w:ascii="Arial" w:hAnsi="Arial" w:cs="Arial"/>
                <w:sz w:val="16"/>
                <w:szCs w:val="18"/>
              </w:rPr>
              <w:t xml:space="preserve">[0, </w:t>
            </w:r>
            <w:r w:rsidR="00327148">
              <w:rPr>
                <w:rFonts w:ascii="Arial" w:hAnsi="Arial" w:cs="Arial"/>
                <w:sz w:val="16"/>
                <w:szCs w:val="18"/>
              </w:rPr>
              <w:t>2</w:t>
            </w:r>
            <w:r w:rsidRPr="00835045">
              <w:rPr>
                <w:rFonts w:ascii="Arial" w:hAnsi="Arial" w:cs="Arial"/>
                <w:sz w:val="16"/>
                <w:szCs w:val="18"/>
              </w:rPr>
              <w:t>]</w:t>
            </w:r>
          </w:p>
        </w:tc>
        <w:tc>
          <w:tcPr>
            <w:tcW w:w="1048" w:type="dxa"/>
            <w:tcBorders>
              <w:top w:val="single" w:sz="4" w:space="0" w:color="auto"/>
              <w:left w:val="single" w:sz="4" w:space="0" w:color="auto"/>
              <w:bottom w:val="single" w:sz="4" w:space="0" w:color="auto"/>
              <w:right w:val="single" w:sz="4" w:space="0" w:color="auto"/>
            </w:tcBorders>
            <w:hideMark/>
          </w:tcPr>
          <w:p w14:paraId="0458046C" w14:textId="77777777" w:rsidR="00327148" w:rsidRDefault="004B0A4B" w:rsidP="004B0A4B">
            <w:pPr>
              <w:rPr>
                <w:rFonts w:ascii="Arial" w:hAnsi="Arial" w:cs="Arial"/>
                <w:sz w:val="16"/>
                <w:szCs w:val="18"/>
              </w:rPr>
            </w:pPr>
            <w:r w:rsidRPr="00835045">
              <w:rPr>
                <w:rFonts w:ascii="Arial" w:hAnsi="Arial" w:cs="Arial"/>
                <w:sz w:val="16"/>
                <w:szCs w:val="18"/>
              </w:rPr>
              <w:t xml:space="preserve">16 </w:t>
            </w:r>
          </w:p>
          <w:p w14:paraId="760B388C" w14:textId="51960C05" w:rsidR="004B0A4B" w:rsidRPr="00835045" w:rsidRDefault="004B0A4B" w:rsidP="004B0A4B">
            <w:pPr>
              <w:rPr>
                <w:rFonts w:ascii="Arial" w:hAnsi="Arial" w:cs="Arial"/>
                <w:sz w:val="16"/>
                <w:szCs w:val="18"/>
              </w:rPr>
            </w:pPr>
            <w:r w:rsidRPr="00835045">
              <w:rPr>
                <w:rFonts w:ascii="Arial" w:hAnsi="Arial" w:cs="Arial"/>
                <w:sz w:val="16"/>
                <w:szCs w:val="18"/>
              </w:rPr>
              <w:t xml:space="preserve">[2, 60] </w:t>
            </w:r>
          </w:p>
        </w:tc>
        <w:tc>
          <w:tcPr>
            <w:tcW w:w="1009" w:type="dxa"/>
            <w:tcBorders>
              <w:top w:val="single" w:sz="4" w:space="0" w:color="auto"/>
              <w:left w:val="single" w:sz="4" w:space="0" w:color="auto"/>
              <w:bottom w:val="single" w:sz="4" w:space="0" w:color="auto"/>
              <w:right w:val="single" w:sz="4" w:space="0" w:color="auto"/>
            </w:tcBorders>
            <w:hideMark/>
          </w:tcPr>
          <w:p w14:paraId="6D9568E9"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278559A8" w14:textId="7E3C6256"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76" w:type="dxa"/>
            <w:tcBorders>
              <w:top w:val="single" w:sz="4" w:space="0" w:color="auto"/>
              <w:left w:val="single" w:sz="4" w:space="0" w:color="auto"/>
              <w:bottom w:val="single" w:sz="4" w:space="0" w:color="auto"/>
              <w:right w:val="single" w:sz="4" w:space="0" w:color="auto"/>
            </w:tcBorders>
            <w:hideMark/>
          </w:tcPr>
          <w:p w14:paraId="69C85E10"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41CD532E" w14:textId="0D0DE9A0" w:rsidR="004B0A4B" w:rsidRPr="00835045" w:rsidRDefault="004B0A4B" w:rsidP="004B0A4B">
            <w:pPr>
              <w:rPr>
                <w:rFonts w:ascii="Arial" w:hAnsi="Arial" w:cs="Arial"/>
                <w:sz w:val="16"/>
                <w:szCs w:val="18"/>
              </w:rPr>
            </w:pPr>
            <w:r w:rsidRPr="00835045">
              <w:rPr>
                <w:rFonts w:ascii="Arial" w:hAnsi="Arial" w:cs="Arial"/>
                <w:sz w:val="16"/>
                <w:szCs w:val="18"/>
              </w:rPr>
              <w:t>[0, 1]</w:t>
            </w:r>
          </w:p>
        </w:tc>
        <w:tc>
          <w:tcPr>
            <w:tcW w:w="1014" w:type="dxa"/>
            <w:tcBorders>
              <w:top w:val="single" w:sz="4" w:space="0" w:color="auto"/>
              <w:left w:val="single" w:sz="4" w:space="0" w:color="auto"/>
              <w:bottom w:val="single" w:sz="4" w:space="0" w:color="auto"/>
              <w:right w:val="single" w:sz="4" w:space="0" w:color="auto"/>
            </w:tcBorders>
            <w:hideMark/>
          </w:tcPr>
          <w:p w14:paraId="378F4217" w14:textId="77777777" w:rsidR="00327148" w:rsidRDefault="004B0A4B" w:rsidP="004B0A4B">
            <w:pPr>
              <w:rPr>
                <w:rFonts w:ascii="Arial" w:hAnsi="Arial" w:cs="Arial"/>
                <w:sz w:val="16"/>
                <w:szCs w:val="18"/>
              </w:rPr>
            </w:pPr>
            <w:r w:rsidRPr="00835045">
              <w:rPr>
                <w:rFonts w:ascii="Arial" w:hAnsi="Arial" w:cs="Arial"/>
                <w:sz w:val="16"/>
                <w:szCs w:val="18"/>
              </w:rPr>
              <w:t xml:space="preserve">16 </w:t>
            </w:r>
          </w:p>
          <w:p w14:paraId="7CFCDAAF" w14:textId="02E75A22" w:rsidR="004B0A4B" w:rsidRPr="00835045" w:rsidRDefault="00327148" w:rsidP="004B0A4B">
            <w:pPr>
              <w:rPr>
                <w:rFonts w:ascii="Arial" w:hAnsi="Arial" w:cs="Arial"/>
                <w:sz w:val="16"/>
                <w:szCs w:val="18"/>
              </w:rPr>
            </w:pPr>
            <w:r>
              <w:rPr>
                <w:rFonts w:ascii="Arial" w:hAnsi="Arial" w:cs="Arial"/>
                <w:sz w:val="16"/>
                <w:szCs w:val="18"/>
              </w:rPr>
              <w:t>[2, 68</w:t>
            </w:r>
            <w:r w:rsidR="004B0A4B" w:rsidRPr="00835045">
              <w:rPr>
                <w:rFonts w:ascii="Arial" w:hAnsi="Arial" w:cs="Arial"/>
                <w:sz w:val="16"/>
                <w:szCs w:val="18"/>
              </w:rPr>
              <w:t>]</w:t>
            </w:r>
          </w:p>
        </w:tc>
        <w:tc>
          <w:tcPr>
            <w:tcW w:w="1203" w:type="dxa"/>
            <w:tcBorders>
              <w:top w:val="single" w:sz="4" w:space="0" w:color="auto"/>
              <w:left w:val="single" w:sz="4" w:space="0" w:color="auto"/>
              <w:bottom w:val="single" w:sz="4" w:space="0" w:color="auto"/>
              <w:right w:val="single" w:sz="4" w:space="0" w:color="auto"/>
            </w:tcBorders>
            <w:hideMark/>
          </w:tcPr>
          <w:p w14:paraId="6DC42892"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0B5E56A6" w14:textId="35B14C2D" w:rsidR="004B0A4B" w:rsidRPr="00835045" w:rsidRDefault="004B0A4B" w:rsidP="004B0A4B">
            <w:pPr>
              <w:rPr>
                <w:rFonts w:ascii="Arial" w:hAnsi="Arial" w:cs="Arial"/>
                <w:sz w:val="16"/>
                <w:szCs w:val="18"/>
              </w:rPr>
            </w:pPr>
            <w:r w:rsidRPr="00835045">
              <w:rPr>
                <w:rFonts w:ascii="Arial" w:hAnsi="Arial" w:cs="Arial"/>
                <w:sz w:val="16"/>
                <w:szCs w:val="18"/>
              </w:rPr>
              <w:t>[0, 0]</w:t>
            </w:r>
          </w:p>
        </w:tc>
        <w:tc>
          <w:tcPr>
            <w:tcW w:w="1080" w:type="dxa"/>
            <w:tcBorders>
              <w:top w:val="single" w:sz="4" w:space="0" w:color="auto"/>
              <w:left w:val="single" w:sz="4" w:space="0" w:color="auto"/>
              <w:bottom w:val="single" w:sz="4" w:space="0" w:color="auto"/>
              <w:right w:val="single" w:sz="4" w:space="0" w:color="auto"/>
            </w:tcBorders>
            <w:hideMark/>
          </w:tcPr>
          <w:p w14:paraId="6911A56F" w14:textId="77777777" w:rsidR="00327148" w:rsidRDefault="004B0A4B" w:rsidP="004B0A4B">
            <w:pPr>
              <w:rPr>
                <w:rFonts w:ascii="Arial" w:hAnsi="Arial" w:cs="Arial"/>
                <w:sz w:val="16"/>
                <w:szCs w:val="18"/>
              </w:rPr>
            </w:pPr>
            <w:r w:rsidRPr="00835045">
              <w:rPr>
                <w:rFonts w:ascii="Arial" w:hAnsi="Arial" w:cs="Arial"/>
                <w:sz w:val="16"/>
                <w:szCs w:val="18"/>
              </w:rPr>
              <w:t xml:space="preserve">0 </w:t>
            </w:r>
          </w:p>
          <w:p w14:paraId="3D2EE783" w14:textId="17A9D308" w:rsidR="004B0A4B" w:rsidRPr="00835045" w:rsidRDefault="004B0A4B" w:rsidP="004B0A4B">
            <w:pPr>
              <w:rPr>
                <w:rFonts w:ascii="Arial" w:hAnsi="Arial" w:cs="Arial"/>
                <w:sz w:val="16"/>
                <w:szCs w:val="18"/>
              </w:rPr>
            </w:pPr>
            <w:r w:rsidRPr="00835045">
              <w:rPr>
                <w:rFonts w:ascii="Arial" w:hAnsi="Arial" w:cs="Arial"/>
                <w:sz w:val="16"/>
                <w:szCs w:val="18"/>
              </w:rPr>
              <w:t xml:space="preserve">[0, 1] </w:t>
            </w:r>
          </w:p>
        </w:tc>
        <w:tc>
          <w:tcPr>
            <w:tcW w:w="1127" w:type="dxa"/>
            <w:tcBorders>
              <w:top w:val="single" w:sz="4" w:space="0" w:color="auto"/>
              <w:left w:val="single" w:sz="4" w:space="0" w:color="auto"/>
              <w:bottom w:val="single" w:sz="4" w:space="0" w:color="auto"/>
              <w:right w:val="single" w:sz="4" w:space="0" w:color="auto"/>
            </w:tcBorders>
            <w:hideMark/>
          </w:tcPr>
          <w:p w14:paraId="16CE0F3C" w14:textId="77777777" w:rsidR="00327148" w:rsidRDefault="004B0A4B" w:rsidP="004B0A4B">
            <w:pPr>
              <w:rPr>
                <w:rFonts w:ascii="Arial" w:hAnsi="Arial" w:cs="Arial"/>
                <w:sz w:val="16"/>
                <w:szCs w:val="18"/>
              </w:rPr>
            </w:pPr>
            <w:r w:rsidRPr="00835045">
              <w:rPr>
                <w:rFonts w:ascii="Arial" w:hAnsi="Arial" w:cs="Arial"/>
                <w:sz w:val="16"/>
                <w:szCs w:val="18"/>
              </w:rPr>
              <w:t xml:space="preserve">16 </w:t>
            </w:r>
          </w:p>
          <w:p w14:paraId="4B7451D3" w14:textId="2895D30B" w:rsidR="004B0A4B" w:rsidRPr="00835045" w:rsidRDefault="004B0A4B" w:rsidP="004B0A4B">
            <w:pPr>
              <w:rPr>
                <w:rFonts w:ascii="Arial" w:hAnsi="Arial" w:cs="Arial"/>
                <w:sz w:val="16"/>
                <w:szCs w:val="18"/>
              </w:rPr>
            </w:pPr>
            <w:r w:rsidRPr="00835045">
              <w:rPr>
                <w:rFonts w:ascii="Arial" w:hAnsi="Arial" w:cs="Arial"/>
                <w:sz w:val="16"/>
                <w:szCs w:val="18"/>
              </w:rPr>
              <w:t xml:space="preserve">[3, 68] </w:t>
            </w:r>
          </w:p>
        </w:tc>
      </w:tr>
      <w:tr w:rsidR="00D75D8F" w:rsidRPr="00AA3DD8" w14:paraId="55D094D3" w14:textId="77777777" w:rsidTr="00D75D8F">
        <w:trPr>
          <w:gridAfter w:val="1"/>
          <w:wAfter w:w="9" w:type="dxa"/>
          <w:trHeight w:val="548"/>
        </w:trPr>
        <w:tc>
          <w:tcPr>
            <w:tcW w:w="2127" w:type="dxa"/>
            <w:tcBorders>
              <w:top w:val="single" w:sz="4" w:space="0" w:color="auto"/>
              <w:left w:val="single" w:sz="4" w:space="0" w:color="auto"/>
              <w:bottom w:val="single" w:sz="4" w:space="0" w:color="auto"/>
              <w:right w:val="single" w:sz="4" w:space="0" w:color="auto"/>
            </w:tcBorders>
            <w:hideMark/>
          </w:tcPr>
          <w:p w14:paraId="20466F50" w14:textId="77777777" w:rsidR="004B0A4B" w:rsidRPr="00835045" w:rsidRDefault="004B0A4B" w:rsidP="004B0A4B">
            <w:pPr>
              <w:rPr>
                <w:rFonts w:ascii="Arial" w:hAnsi="Arial" w:cs="Arial"/>
                <w:sz w:val="18"/>
                <w:szCs w:val="18"/>
              </w:rPr>
            </w:pPr>
            <w:r w:rsidRPr="00835045">
              <w:rPr>
                <w:rFonts w:ascii="Arial" w:hAnsi="Arial" w:cs="Arial"/>
                <w:b/>
                <w:bCs/>
                <w:sz w:val="18"/>
                <w:szCs w:val="18"/>
              </w:rPr>
              <w:t>Agency provider days Mean</w:t>
            </w:r>
          </w:p>
        </w:tc>
        <w:tc>
          <w:tcPr>
            <w:tcW w:w="1113" w:type="dxa"/>
            <w:tcBorders>
              <w:top w:val="single" w:sz="4" w:space="0" w:color="auto"/>
              <w:left w:val="single" w:sz="4" w:space="0" w:color="auto"/>
              <w:bottom w:val="single" w:sz="4" w:space="0" w:color="auto"/>
              <w:right w:val="single" w:sz="4" w:space="0" w:color="auto"/>
            </w:tcBorders>
            <w:hideMark/>
          </w:tcPr>
          <w:p w14:paraId="492903FD" w14:textId="764DED19" w:rsidR="004B0A4B" w:rsidRPr="00835045" w:rsidRDefault="00327148" w:rsidP="004B0A4B">
            <w:pPr>
              <w:rPr>
                <w:rFonts w:ascii="Arial" w:hAnsi="Arial" w:cs="Arial"/>
                <w:sz w:val="16"/>
                <w:szCs w:val="18"/>
              </w:rPr>
            </w:pPr>
            <w:r>
              <w:rPr>
                <w:rFonts w:ascii="Arial" w:hAnsi="Arial" w:cs="Arial"/>
                <w:sz w:val="16"/>
                <w:szCs w:val="18"/>
              </w:rPr>
              <w:t>6</w:t>
            </w:r>
          </w:p>
          <w:p w14:paraId="458AD607" w14:textId="52058C90" w:rsidR="004B0A4B" w:rsidRPr="00835045" w:rsidRDefault="00327148" w:rsidP="004B0A4B">
            <w:pPr>
              <w:rPr>
                <w:rFonts w:ascii="Arial" w:hAnsi="Arial" w:cs="Arial"/>
                <w:sz w:val="16"/>
                <w:szCs w:val="18"/>
              </w:rPr>
            </w:pPr>
            <w:r>
              <w:rPr>
                <w:rFonts w:ascii="Arial" w:hAnsi="Arial" w:cs="Arial"/>
                <w:sz w:val="16"/>
                <w:szCs w:val="18"/>
              </w:rPr>
              <w:t>[5-7</w:t>
            </w:r>
            <w:r w:rsidR="004B0A4B" w:rsidRPr="00835045">
              <w:rPr>
                <w:rFonts w:ascii="Arial" w:hAnsi="Arial" w:cs="Arial"/>
                <w:sz w:val="16"/>
                <w:szCs w:val="18"/>
              </w:rPr>
              <w:t>]</w:t>
            </w:r>
          </w:p>
        </w:tc>
        <w:tc>
          <w:tcPr>
            <w:tcW w:w="1090" w:type="dxa"/>
            <w:tcBorders>
              <w:top w:val="single" w:sz="4" w:space="0" w:color="auto"/>
              <w:left w:val="single" w:sz="4" w:space="0" w:color="auto"/>
              <w:bottom w:val="single" w:sz="4" w:space="0" w:color="auto"/>
              <w:right w:val="single" w:sz="4" w:space="0" w:color="auto"/>
            </w:tcBorders>
            <w:hideMark/>
          </w:tcPr>
          <w:p w14:paraId="7A41B191" w14:textId="07DA57B7" w:rsidR="004B0A4B" w:rsidRPr="00835045" w:rsidRDefault="00327148" w:rsidP="004B0A4B">
            <w:pPr>
              <w:rPr>
                <w:rFonts w:ascii="Arial" w:hAnsi="Arial" w:cs="Arial"/>
                <w:sz w:val="16"/>
                <w:szCs w:val="18"/>
              </w:rPr>
            </w:pPr>
            <w:r>
              <w:rPr>
                <w:rFonts w:ascii="Arial" w:hAnsi="Arial" w:cs="Arial"/>
                <w:sz w:val="16"/>
                <w:szCs w:val="18"/>
              </w:rPr>
              <w:t>23</w:t>
            </w:r>
          </w:p>
          <w:p w14:paraId="4545FE83" w14:textId="65FB0938" w:rsidR="004B0A4B" w:rsidRPr="00835045" w:rsidRDefault="00327148" w:rsidP="004B0A4B">
            <w:pPr>
              <w:rPr>
                <w:rFonts w:ascii="Arial" w:hAnsi="Arial" w:cs="Arial"/>
                <w:sz w:val="16"/>
                <w:szCs w:val="18"/>
              </w:rPr>
            </w:pPr>
            <w:r>
              <w:rPr>
                <w:rFonts w:ascii="Arial" w:hAnsi="Arial" w:cs="Arial"/>
                <w:sz w:val="16"/>
                <w:szCs w:val="18"/>
              </w:rPr>
              <w:t>[20-26</w:t>
            </w:r>
            <w:r w:rsidR="004B0A4B" w:rsidRPr="00835045">
              <w:rPr>
                <w:rFonts w:ascii="Arial" w:hAnsi="Arial" w:cs="Arial"/>
                <w:sz w:val="16"/>
                <w:szCs w:val="18"/>
              </w:rPr>
              <w:t>]</w:t>
            </w:r>
          </w:p>
        </w:tc>
        <w:tc>
          <w:tcPr>
            <w:tcW w:w="1103" w:type="dxa"/>
            <w:tcBorders>
              <w:top w:val="single" w:sz="4" w:space="0" w:color="auto"/>
              <w:left w:val="single" w:sz="4" w:space="0" w:color="auto"/>
              <w:bottom w:val="single" w:sz="4" w:space="0" w:color="auto"/>
              <w:right w:val="single" w:sz="4" w:space="0" w:color="auto"/>
            </w:tcBorders>
            <w:hideMark/>
          </w:tcPr>
          <w:p w14:paraId="2941C4BA" w14:textId="0B226251" w:rsidR="004B0A4B" w:rsidRPr="00835045" w:rsidRDefault="00327148" w:rsidP="004B0A4B">
            <w:pPr>
              <w:rPr>
                <w:rFonts w:ascii="Arial" w:hAnsi="Arial" w:cs="Arial"/>
                <w:sz w:val="16"/>
                <w:szCs w:val="18"/>
              </w:rPr>
            </w:pPr>
            <w:r>
              <w:rPr>
                <w:rFonts w:ascii="Arial" w:hAnsi="Arial" w:cs="Arial"/>
                <w:sz w:val="16"/>
                <w:szCs w:val="18"/>
              </w:rPr>
              <w:t>62</w:t>
            </w:r>
          </w:p>
          <w:p w14:paraId="5B24E4F1" w14:textId="6F99DC9B" w:rsidR="004B0A4B" w:rsidRPr="00835045" w:rsidRDefault="00327148" w:rsidP="004B0A4B">
            <w:pPr>
              <w:rPr>
                <w:rFonts w:ascii="Arial" w:hAnsi="Arial" w:cs="Arial"/>
                <w:sz w:val="16"/>
                <w:szCs w:val="18"/>
              </w:rPr>
            </w:pPr>
            <w:r>
              <w:rPr>
                <w:rFonts w:ascii="Arial" w:hAnsi="Arial" w:cs="Arial"/>
                <w:sz w:val="16"/>
                <w:szCs w:val="18"/>
              </w:rPr>
              <w:t>[55-68</w:t>
            </w:r>
            <w:r w:rsidR="004B0A4B" w:rsidRPr="00835045">
              <w:rPr>
                <w:rFonts w:ascii="Arial" w:hAnsi="Arial" w:cs="Arial"/>
                <w:sz w:val="16"/>
                <w:szCs w:val="18"/>
              </w:rPr>
              <w:t>]</w:t>
            </w:r>
          </w:p>
        </w:tc>
        <w:tc>
          <w:tcPr>
            <w:tcW w:w="1008" w:type="dxa"/>
            <w:tcBorders>
              <w:top w:val="single" w:sz="4" w:space="0" w:color="auto"/>
              <w:left w:val="single" w:sz="4" w:space="0" w:color="auto"/>
              <w:bottom w:val="single" w:sz="4" w:space="0" w:color="auto"/>
              <w:right w:val="single" w:sz="4" w:space="0" w:color="auto"/>
            </w:tcBorders>
            <w:hideMark/>
          </w:tcPr>
          <w:p w14:paraId="316FD56E" w14:textId="7E6BC5E0" w:rsidR="004B0A4B" w:rsidRPr="00835045" w:rsidRDefault="00E02D61" w:rsidP="004B0A4B">
            <w:pPr>
              <w:rPr>
                <w:rFonts w:ascii="Arial" w:hAnsi="Arial" w:cs="Arial"/>
                <w:sz w:val="16"/>
                <w:szCs w:val="18"/>
              </w:rPr>
            </w:pPr>
            <w:r>
              <w:rPr>
                <w:rFonts w:ascii="Arial" w:hAnsi="Arial" w:cs="Arial"/>
                <w:sz w:val="16"/>
                <w:szCs w:val="18"/>
              </w:rPr>
              <w:t>6</w:t>
            </w:r>
          </w:p>
          <w:p w14:paraId="2A5BBBAC" w14:textId="1A8272A1" w:rsidR="004B0A4B" w:rsidRPr="00835045" w:rsidRDefault="00E02D61" w:rsidP="004B0A4B">
            <w:pPr>
              <w:rPr>
                <w:rFonts w:ascii="Arial" w:hAnsi="Arial" w:cs="Arial"/>
                <w:sz w:val="16"/>
                <w:szCs w:val="18"/>
              </w:rPr>
            </w:pPr>
            <w:r>
              <w:rPr>
                <w:rFonts w:ascii="Arial" w:hAnsi="Arial" w:cs="Arial"/>
                <w:sz w:val="16"/>
                <w:szCs w:val="18"/>
              </w:rPr>
              <w:t>[5-6</w:t>
            </w:r>
            <w:r w:rsidR="004B0A4B" w:rsidRPr="00835045">
              <w:rPr>
                <w:rFonts w:ascii="Arial" w:hAnsi="Arial" w:cs="Arial"/>
                <w:sz w:val="16"/>
                <w:szCs w:val="18"/>
              </w:rPr>
              <w:t>]</w:t>
            </w:r>
          </w:p>
        </w:tc>
        <w:tc>
          <w:tcPr>
            <w:tcW w:w="1075" w:type="dxa"/>
            <w:tcBorders>
              <w:top w:val="single" w:sz="4" w:space="0" w:color="auto"/>
              <w:left w:val="single" w:sz="4" w:space="0" w:color="auto"/>
              <w:bottom w:val="single" w:sz="4" w:space="0" w:color="auto"/>
              <w:right w:val="single" w:sz="4" w:space="0" w:color="auto"/>
            </w:tcBorders>
            <w:hideMark/>
          </w:tcPr>
          <w:p w14:paraId="1C3B7FBE" w14:textId="5AFE90B2" w:rsidR="004B0A4B" w:rsidRPr="00835045" w:rsidRDefault="00E02D61" w:rsidP="004B0A4B">
            <w:pPr>
              <w:rPr>
                <w:rFonts w:ascii="Arial" w:hAnsi="Arial" w:cs="Arial"/>
                <w:sz w:val="16"/>
                <w:szCs w:val="18"/>
              </w:rPr>
            </w:pPr>
            <w:r>
              <w:rPr>
                <w:rFonts w:ascii="Arial" w:hAnsi="Arial" w:cs="Arial"/>
                <w:sz w:val="16"/>
                <w:szCs w:val="18"/>
              </w:rPr>
              <w:t>23</w:t>
            </w:r>
          </w:p>
          <w:p w14:paraId="31A04FBA" w14:textId="504B6126" w:rsidR="004B0A4B" w:rsidRPr="00835045" w:rsidRDefault="00E02D61" w:rsidP="004B0A4B">
            <w:pPr>
              <w:rPr>
                <w:rFonts w:ascii="Arial" w:hAnsi="Arial" w:cs="Arial"/>
                <w:sz w:val="16"/>
                <w:szCs w:val="18"/>
              </w:rPr>
            </w:pPr>
            <w:r>
              <w:rPr>
                <w:rFonts w:ascii="Arial" w:hAnsi="Arial" w:cs="Arial"/>
                <w:sz w:val="16"/>
                <w:szCs w:val="18"/>
              </w:rPr>
              <w:t>[20-26</w:t>
            </w:r>
            <w:r w:rsidR="004B0A4B" w:rsidRPr="00835045">
              <w:rPr>
                <w:rFonts w:ascii="Arial" w:hAnsi="Arial" w:cs="Arial"/>
                <w:sz w:val="16"/>
                <w:szCs w:val="18"/>
              </w:rPr>
              <w:t>]</w:t>
            </w:r>
          </w:p>
        </w:tc>
        <w:tc>
          <w:tcPr>
            <w:tcW w:w="1011" w:type="dxa"/>
            <w:tcBorders>
              <w:top w:val="single" w:sz="4" w:space="0" w:color="auto"/>
              <w:left w:val="single" w:sz="4" w:space="0" w:color="auto"/>
              <w:bottom w:val="single" w:sz="4" w:space="0" w:color="auto"/>
              <w:right w:val="single" w:sz="4" w:space="0" w:color="auto"/>
            </w:tcBorders>
            <w:hideMark/>
          </w:tcPr>
          <w:p w14:paraId="6E1F52C8" w14:textId="6E5781C1" w:rsidR="004B0A4B" w:rsidRPr="00835045" w:rsidRDefault="00E02D61" w:rsidP="004B0A4B">
            <w:pPr>
              <w:rPr>
                <w:rFonts w:ascii="Arial" w:hAnsi="Arial" w:cs="Arial"/>
                <w:sz w:val="16"/>
                <w:szCs w:val="18"/>
              </w:rPr>
            </w:pPr>
            <w:r>
              <w:rPr>
                <w:rFonts w:ascii="Arial" w:hAnsi="Arial" w:cs="Arial"/>
                <w:sz w:val="16"/>
                <w:szCs w:val="18"/>
              </w:rPr>
              <w:t>69</w:t>
            </w:r>
          </w:p>
          <w:p w14:paraId="42B7B60C" w14:textId="701B55B2" w:rsidR="004B0A4B" w:rsidRPr="00835045" w:rsidRDefault="00E02D61" w:rsidP="004B0A4B">
            <w:pPr>
              <w:rPr>
                <w:rFonts w:ascii="Arial" w:hAnsi="Arial" w:cs="Arial"/>
                <w:sz w:val="16"/>
                <w:szCs w:val="18"/>
              </w:rPr>
            </w:pPr>
            <w:r>
              <w:rPr>
                <w:rFonts w:ascii="Arial" w:hAnsi="Arial" w:cs="Arial"/>
                <w:sz w:val="16"/>
                <w:szCs w:val="18"/>
              </w:rPr>
              <w:t>[61-76</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1CCFB9B6" w14:textId="794BC0F4" w:rsidR="004B0A4B" w:rsidRPr="00835045" w:rsidRDefault="00E02D61" w:rsidP="004B0A4B">
            <w:pPr>
              <w:rPr>
                <w:rFonts w:ascii="Arial" w:hAnsi="Arial" w:cs="Arial"/>
                <w:sz w:val="16"/>
                <w:szCs w:val="18"/>
              </w:rPr>
            </w:pPr>
            <w:r>
              <w:rPr>
                <w:rFonts w:ascii="Arial" w:hAnsi="Arial" w:cs="Arial"/>
                <w:sz w:val="16"/>
                <w:szCs w:val="18"/>
              </w:rPr>
              <w:t>7</w:t>
            </w:r>
          </w:p>
          <w:p w14:paraId="68143C4D" w14:textId="4DC6FE34" w:rsidR="004B0A4B" w:rsidRPr="00835045" w:rsidRDefault="00E02D61" w:rsidP="004B0A4B">
            <w:pPr>
              <w:rPr>
                <w:rFonts w:ascii="Arial" w:hAnsi="Arial" w:cs="Arial"/>
                <w:sz w:val="16"/>
                <w:szCs w:val="18"/>
              </w:rPr>
            </w:pPr>
            <w:r>
              <w:rPr>
                <w:rFonts w:ascii="Arial" w:hAnsi="Arial" w:cs="Arial"/>
                <w:sz w:val="16"/>
                <w:szCs w:val="18"/>
              </w:rPr>
              <w:t>[7-8</w:t>
            </w:r>
            <w:r w:rsidR="004B0A4B" w:rsidRPr="00835045">
              <w:rPr>
                <w:rFonts w:ascii="Arial" w:hAnsi="Arial" w:cs="Arial"/>
                <w:sz w:val="16"/>
                <w:szCs w:val="18"/>
              </w:rPr>
              <w:t>]</w:t>
            </w:r>
          </w:p>
        </w:tc>
        <w:tc>
          <w:tcPr>
            <w:tcW w:w="1039" w:type="dxa"/>
            <w:tcBorders>
              <w:top w:val="single" w:sz="4" w:space="0" w:color="auto"/>
              <w:left w:val="single" w:sz="4" w:space="0" w:color="auto"/>
              <w:bottom w:val="single" w:sz="4" w:space="0" w:color="auto"/>
              <w:right w:val="single" w:sz="4" w:space="0" w:color="auto"/>
            </w:tcBorders>
            <w:hideMark/>
          </w:tcPr>
          <w:p w14:paraId="6B5A5739" w14:textId="7221CFC8" w:rsidR="004B0A4B" w:rsidRPr="00835045" w:rsidRDefault="00E02D61" w:rsidP="004B0A4B">
            <w:pPr>
              <w:rPr>
                <w:rFonts w:ascii="Arial" w:hAnsi="Arial" w:cs="Arial"/>
                <w:sz w:val="16"/>
                <w:szCs w:val="18"/>
              </w:rPr>
            </w:pPr>
            <w:r>
              <w:rPr>
                <w:rFonts w:ascii="Arial" w:hAnsi="Arial" w:cs="Arial"/>
                <w:sz w:val="16"/>
                <w:szCs w:val="18"/>
              </w:rPr>
              <w:t>32</w:t>
            </w:r>
          </w:p>
          <w:p w14:paraId="03D10C37" w14:textId="0E960517" w:rsidR="004B0A4B" w:rsidRPr="00835045" w:rsidRDefault="00E02D61" w:rsidP="004B0A4B">
            <w:pPr>
              <w:rPr>
                <w:rFonts w:ascii="Arial" w:hAnsi="Arial" w:cs="Arial"/>
                <w:sz w:val="16"/>
                <w:szCs w:val="18"/>
              </w:rPr>
            </w:pPr>
            <w:r>
              <w:rPr>
                <w:rFonts w:ascii="Arial" w:hAnsi="Arial" w:cs="Arial"/>
                <w:sz w:val="16"/>
                <w:szCs w:val="18"/>
              </w:rPr>
              <w:t>[28-3</w:t>
            </w:r>
            <w:r w:rsidR="004B0A4B" w:rsidRPr="00835045">
              <w:rPr>
                <w:rFonts w:ascii="Arial" w:hAnsi="Arial" w:cs="Arial"/>
                <w:sz w:val="16"/>
                <w:szCs w:val="18"/>
              </w:rPr>
              <w:t>6]</w:t>
            </w:r>
          </w:p>
        </w:tc>
        <w:tc>
          <w:tcPr>
            <w:tcW w:w="1048" w:type="dxa"/>
            <w:tcBorders>
              <w:top w:val="single" w:sz="4" w:space="0" w:color="auto"/>
              <w:left w:val="single" w:sz="4" w:space="0" w:color="auto"/>
              <w:bottom w:val="single" w:sz="4" w:space="0" w:color="auto"/>
              <w:right w:val="single" w:sz="4" w:space="0" w:color="auto"/>
            </w:tcBorders>
            <w:hideMark/>
          </w:tcPr>
          <w:p w14:paraId="05CE39AE" w14:textId="41A2259F" w:rsidR="004B0A4B" w:rsidRPr="00835045" w:rsidRDefault="00E02D61" w:rsidP="004B0A4B">
            <w:pPr>
              <w:rPr>
                <w:rFonts w:ascii="Arial" w:hAnsi="Arial" w:cs="Arial"/>
                <w:sz w:val="16"/>
                <w:szCs w:val="18"/>
              </w:rPr>
            </w:pPr>
            <w:r>
              <w:rPr>
                <w:rFonts w:ascii="Arial" w:hAnsi="Arial" w:cs="Arial"/>
                <w:sz w:val="16"/>
                <w:szCs w:val="18"/>
              </w:rPr>
              <w:t>68</w:t>
            </w:r>
          </w:p>
          <w:p w14:paraId="53877551" w14:textId="7CAEAB98" w:rsidR="004B0A4B" w:rsidRPr="00835045" w:rsidRDefault="00E02D61" w:rsidP="004B0A4B">
            <w:pPr>
              <w:rPr>
                <w:rFonts w:ascii="Arial" w:hAnsi="Arial" w:cs="Arial"/>
                <w:sz w:val="16"/>
                <w:szCs w:val="18"/>
              </w:rPr>
            </w:pPr>
            <w:r>
              <w:rPr>
                <w:rFonts w:ascii="Arial" w:hAnsi="Arial" w:cs="Arial"/>
                <w:sz w:val="16"/>
                <w:szCs w:val="18"/>
              </w:rPr>
              <w:t>[61-75</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0EAC8B9B" w14:textId="3EFC4E11" w:rsidR="004B0A4B" w:rsidRPr="00835045" w:rsidRDefault="00E02D61" w:rsidP="004B0A4B">
            <w:pPr>
              <w:rPr>
                <w:rFonts w:ascii="Arial" w:hAnsi="Arial" w:cs="Arial"/>
                <w:sz w:val="16"/>
                <w:szCs w:val="18"/>
              </w:rPr>
            </w:pPr>
            <w:r>
              <w:rPr>
                <w:rFonts w:ascii="Arial" w:hAnsi="Arial" w:cs="Arial"/>
                <w:sz w:val="16"/>
                <w:szCs w:val="18"/>
              </w:rPr>
              <w:t>7</w:t>
            </w:r>
          </w:p>
          <w:p w14:paraId="0C74715C" w14:textId="02E15195" w:rsidR="004B0A4B" w:rsidRPr="00835045" w:rsidRDefault="00E02D61" w:rsidP="004B0A4B">
            <w:pPr>
              <w:rPr>
                <w:rFonts w:ascii="Arial" w:hAnsi="Arial" w:cs="Arial"/>
                <w:sz w:val="16"/>
                <w:szCs w:val="18"/>
              </w:rPr>
            </w:pPr>
            <w:r>
              <w:rPr>
                <w:rFonts w:ascii="Arial" w:hAnsi="Arial" w:cs="Arial"/>
                <w:sz w:val="16"/>
                <w:szCs w:val="18"/>
              </w:rPr>
              <w:t>[6-8</w:t>
            </w:r>
            <w:r w:rsidR="004B0A4B" w:rsidRPr="00835045">
              <w:rPr>
                <w:rFonts w:ascii="Arial" w:hAnsi="Arial" w:cs="Arial"/>
                <w:sz w:val="16"/>
                <w:szCs w:val="18"/>
              </w:rPr>
              <w:t>]</w:t>
            </w:r>
          </w:p>
        </w:tc>
        <w:tc>
          <w:tcPr>
            <w:tcW w:w="1076" w:type="dxa"/>
            <w:tcBorders>
              <w:top w:val="single" w:sz="4" w:space="0" w:color="auto"/>
              <w:left w:val="single" w:sz="4" w:space="0" w:color="auto"/>
              <w:bottom w:val="single" w:sz="4" w:space="0" w:color="auto"/>
              <w:right w:val="single" w:sz="4" w:space="0" w:color="auto"/>
            </w:tcBorders>
            <w:hideMark/>
          </w:tcPr>
          <w:p w14:paraId="6A2D84CD" w14:textId="3490843F" w:rsidR="004B0A4B" w:rsidRPr="00835045" w:rsidRDefault="00E02D61" w:rsidP="004B0A4B">
            <w:pPr>
              <w:rPr>
                <w:rFonts w:ascii="Arial" w:hAnsi="Arial" w:cs="Arial"/>
                <w:sz w:val="16"/>
                <w:szCs w:val="18"/>
              </w:rPr>
            </w:pPr>
            <w:r>
              <w:rPr>
                <w:rFonts w:ascii="Arial" w:hAnsi="Arial" w:cs="Arial"/>
                <w:sz w:val="16"/>
                <w:szCs w:val="18"/>
              </w:rPr>
              <w:t>30</w:t>
            </w:r>
          </w:p>
          <w:p w14:paraId="6F4C9705" w14:textId="45A89779" w:rsidR="004B0A4B" w:rsidRPr="00835045" w:rsidRDefault="00E02D61" w:rsidP="004B0A4B">
            <w:pPr>
              <w:rPr>
                <w:rFonts w:ascii="Arial" w:hAnsi="Arial" w:cs="Arial"/>
                <w:sz w:val="16"/>
                <w:szCs w:val="18"/>
              </w:rPr>
            </w:pPr>
            <w:r>
              <w:rPr>
                <w:rFonts w:ascii="Arial" w:hAnsi="Arial" w:cs="Arial"/>
                <w:sz w:val="16"/>
                <w:szCs w:val="18"/>
              </w:rPr>
              <w:t>[26-34</w:t>
            </w:r>
            <w:r w:rsidR="004B0A4B" w:rsidRPr="00835045">
              <w:rPr>
                <w:rFonts w:ascii="Arial" w:hAnsi="Arial" w:cs="Arial"/>
                <w:sz w:val="16"/>
                <w:szCs w:val="18"/>
              </w:rPr>
              <w:t>]</w:t>
            </w:r>
          </w:p>
        </w:tc>
        <w:tc>
          <w:tcPr>
            <w:tcW w:w="1014" w:type="dxa"/>
            <w:tcBorders>
              <w:top w:val="single" w:sz="4" w:space="0" w:color="auto"/>
              <w:left w:val="single" w:sz="4" w:space="0" w:color="auto"/>
              <w:bottom w:val="single" w:sz="4" w:space="0" w:color="auto"/>
              <w:right w:val="single" w:sz="4" w:space="0" w:color="auto"/>
            </w:tcBorders>
            <w:hideMark/>
          </w:tcPr>
          <w:p w14:paraId="684A7FE4" w14:textId="45FFC804" w:rsidR="004B0A4B" w:rsidRPr="00835045" w:rsidRDefault="00E02D61" w:rsidP="004B0A4B">
            <w:pPr>
              <w:rPr>
                <w:rFonts w:ascii="Arial" w:hAnsi="Arial" w:cs="Arial"/>
                <w:sz w:val="16"/>
                <w:szCs w:val="18"/>
              </w:rPr>
            </w:pPr>
            <w:r>
              <w:rPr>
                <w:rFonts w:ascii="Arial" w:hAnsi="Arial" w:cs="Arial"/>
                <w:sz w:val="16"/>
                <w:szCs w:val="18"/>
              </w:rPr>
              <w:t>67</w:t>
            </w:r>
          </w:p>
          <w:p w14:paraId="0D194F62" w14:textId="40B0FB6B" w:rsidR="004B0A4B" w:rsidRPr="00835045" w:rsidRDefault="00E02D61" w:rsidP="004B0A4B">
            <w:pPr>
              <w:rPr>
                <w:rFonts w:ascii="Arial" w:hAnsi="Arial" w:cs="Arial"/>
                <w:sz w:val="16"/>
                <w:szCs w:val="18"/>
              </w:rPr>
            </w:pPr>
            <w:r>
              <w:rPr>
                <w:rFonts w:ascii="Arial" w:hAnsi="Arial" w:cs="Arial"/>
                <w:sz w:val="16"/>
                <w:szCs w:val="18"/>
              </w:rPr>
              <w:t>[60-75</w:t>
            </w:r>
            <w:r w:rsidR="004B0A4B" w:rsidRPr="00835045">
              <w:rPr>
                <w:rFonts w:ascii="Arial" w:hAnsi="Arial" w:cs="Arial"/>
                <w:sz w:val="16"/>
                <w:szCs w:val="18"/>
              </w:rPr>
              <w:t>]</w:t>
            </w:r>
          </w:p>
        </w:tc>
        <w:tc>
          <w:tcPr>
            <w:tcW w:w="1203" w:type="dxa"/>
            <w:tcBorders>
              <w:top w:val="single" w:sz="4" w:space="0" w:color="auto"/>
              <w:left w:val="single" w:sz="4" w:space="0" w:color="auto"/>
              <w:bottom w:val="single" w:sz="4" w:space="0" w:color="auto"/>
              <w:right w:val="single" w:sz="4" w:space="0" w:color="auto"/>
            </w:tcBorders>
            <w:hideMark/>
          </w:tcPr>
          <w:p w14:paraId="1F071841" w14:textId="26B6CF36" w:rsidR="004B0A4B" w:rsidRPr="00835045" w:rsidRDefault="00E02D61" w:rsidP="004B0A4B">
            <w:pPr>
              <w:rPr>
                <w:rFonts w:ascii="Arial" w:hAnsi="Arial" w:cs="Arial"/>
                <w:sz w:val="16"/>
                <w:szCs w:val="18"/>
              </w:rPr>
            </w:pPr>
            <w:r>
              <w:rPr>
                <w:rFonts w:ascii="Arial" w:hAnsi="Arial" w:cs="Arial"/>
                <w:sz w:val="16"/>
                <w:szCs w:val="18"/>
              </w:rPr>
              <w:t>7</w:t>
            </w:r>
          </w:p>
          <w:p w14:paraId="6E3A2B2F" w14:textId="1CEC7B80" w:rsidR="004B0A4B" w:rsidRPr="00835045" w:rsidRDefault="00E02D61" w:rsidP="004B0A4B">
            <w:pPr>
              <w:rPr>
                <w:rFonts w:ascii="Arial" w:hAnsi="Arial" w:cs="Arial"/>
                <w:sz w:val="16"/>
                <w:szCs w:val="18"/>
              </w:rPr>
            </w:pPr>
            <w:r>
              <w:rPr>
                <w:rFonts w:ascii="Arial" w:hAnsi="Arial" w:cs="Arial"/>
                <w:sz w:val="16"/>
                <w:szCs w:val="18"/>
              </w:rPr>
              <w:t>[6-</w:t>
            </w:r>
            <w:r w:rsidR="004B0A4B" w:rsidRPr="00835045">
              <w:rPr>
                <w:rFonts w:ascii="Arial" w:hAnsi="Arial" w:cs="Arial"/>
                <w:sz w:val="16"/>
                <w:szCs w:val="18"/>
              </w:rPr>
              <w:t>7]</w:t>
            </w:r>
          </w:p>
        </w:tc>
        <w:tc>
          <w:tcPr>
            <w:tcW w:w="1080" w:type="dxa"/>
            <w:tcBorders>
              <w:top w:val="single" w:sz="4" w:space="0" w:color="auto"/>
              <w:left w:val="single" w:sz="4" w:space="0" w:color="auto"/>
              <w:bottom w:val="single" w:sz="4" w:space="0" w:color="auto"/>
              <w:right w:val="single" w:sz="4" w:space="0" w:color="auto"/>
            </w:tcBorders>
            <w:hideMark/>
          </w:tcPr>
          <w:p w14:paraId="4897A568" w14:textId="1AEDC727" w:rsidR="004B0A4B" w:rsidRPr="00835045" w:rsidRDefault="00E02D61" w:rsidP="004B0A4B">
            <w:pPr>
              <w:rPr>
                <w:rFonts w:ascii="Arial" w:hAnsi="Arial" w:cs="Arial"/>
                <w:sz w:val="16"/>
                <w:szCs w:val="18"/>
              </w:rPr>
            </w:pPr>
            <w:r>
              <w:rPr>
                <w:rFonts w:ascii="Arial" w:hAnsi="Arial" w:cs="Arial"/>
                <w:sz w:val="16"/>
                <w:szCs w:val="18"/>
              </w:rPr>
              <w:t>27</w:t>
            </w:r>
          </w:p>
          <w:p w14:paraId="7CB16004" w14:textId="725E5A7C" w:rsidR="004B0A4B" w:rsidRPr="00835045" w:rsidRDefault="00E02D61" w:rsidP="004B0A4B">
            <w:pPr>
              <w:rPr>
                <w:rFonts w:ascii="Arial" w:hAnsi="Arial" w:cs="Arial"/>
                <w:sz w:val="16"/>
                <w:szCs w:val="18"/>
              </w:rPr>
            </w:pPr>
            <w:r>
              <w:rPr>
                <w:rFonts w:ascii="Arial" w:hAnsi="Arial" w:cs="Arial"/>
                <w:sz w:val="16"/>
                <w:szCs w:val="18"/>
              </w:rPr>
              <w:t>[25-29</w:t>
            </w:r>
            <w:r w:rsidR="004B0A4B" w:rsidRPr="00835045">
              <w:rPr>
                <w:rFonts w:ascii="Arial" w:hAnsi="Arial" w:cs="Arial"/>
                <w:sz w:val="16"/>
                <w:szCs w:val="18"/>
              </w:rPr>
              <w:t>]</w:t>
            </w:r>
          </w:p>
        </w:tc>
        <w:tc>
          <w:tcPr>
            <w:tcW w:w="1127" w:type="dxa"/>
            <w:tcBorders>
              <w:top w:val="single" w:sz="4" w:space="0" w:color="auto"/>
              <w:left w:val="single" w:sz="4" w:space="0" w:color="auto"/>
              <w:bottom w:val="single" w:sz="4" w:space="0" w:color="auto"/>
              <w:right w:val="single" w:sz="4" w:space="0" w:color="auto"/>
            </w:tcBorders>
            <w:hideMark/>
          </w:tcPr>
          <w:p w14:paraId="3BBD8678" w14:textId="3B0F942A" w:rsidR="004B0A4B" w:rsidRPr="00835045" w:rsidRDefault="00E02D61" w:rsidP="004B0A4B">
            <w:pPr>
              <w:rPr>
                <w:rFonts w:ascii="Arial" w:hAnsi="Arial" w:cs="Arial"/>
                <w:sz w:val="16"/>
                <w:szCs w:val="18"/>
              </w:rPr>
            </w:pPr>
            <w:r>
              <w:rPr>
                <w:rFonts w:ascii="Arial" w:hAnsi="Arial" w:cs="Arial"/>
                <w:sz w:val="16"/>
                <w:szCs w:val="18"/>
              </w:rPr>
              <w:t>67</w:t>
            </w:r>
          </w:p>
          <w:p w14:paraId="70DC7DBC" w14:textId="76DCFB4C" w:rsidR="004B0A4B" w:rsidRPr="00835045" w:rsidRDefault="00E02D61" w:rsidP="004B0A4B">
            <w:pPr>
              <w:rPr>
                <w:rFonts w:ascii="Arial" w:hAnsi="Arial" w:cs="Arial"/>
                <w:sz w:val="16"/>
                <w:szCs w:val="18"/>
              </w:rPr>
            </w:pPr>
            <w:r>
              <w:rPr>
                <w:rFonts w:ascii="Arial" w:hAnsi="Arial" w:cs="Arial"/>
                <w:sz w:val="16"/>
                <w:szCs w:val="18"/>
              </w:rPr>
              <w:t>[63-70</w:t>
            </w:r>
            <w:r w:rsidR="004B0A4B" w:rsidRPr="00835045">
              <w:rPr>
                <w:rFonts w:ascii="Arial" w:hAnsi="Arial" w:cs="Arial"/>
                <w:sz w:val="16"/>
                <w:szCs w:val="18"/>
              </w:rPr>
              <w:t>]</w:t>
            </w:r>
          </w:p>
        </w:tc>
      </w:tr>
      <w:tr w:rsidR="00D75D8F" w:rsidRPr="00AA3DD8" w14:paraId="2F030223" w14:textId="77777777" w:rsidTr="00D75D8F">
        <w:trPr>
          <w:gridAfter w:val="1"/>
          <w:wAfter w:w="9" w:type="dxa"/>
          <w:trHeight w:val="522"/>
        </w:trPr>
        <w:tc>
          <w:tcPr>
            <w:tcW w:w="2127" w:type="dxa"/>
            <w:tcBorders>
              <w:top w:val="single" w:sz="4" w:space="0" w:color="auto"/>
              <w:left w:val="single" w:sz="4" w:space="0" w:color="auto"/>
              <w:bottom w:val="single" w:sz="4" w:space="0" w:color="auto"/>
              <w:right w:val="single" w:sz="4" w:space="0" w:color="auto"/>
            </w:tcBorders>
            <w:hideMark/>
          </w:tcPr>
          <w:p w14:paraId="3DEA427C" w14:textId="77777777" w:rsidR="004B0A4B" w:rsidRPr="00835045" w:rsidRDefault="004B0A4B" w:rsidP="004B0A4B">
            <w:pPr>
              <w:rPr>
                <w:rFonts w:ascii="Arial" w:hAnsi="Arial" w:cs="Arial"/>
                <w:sz w:val="18"/>
                <w:szCs w:val="18"/>
              </w:rPr>
            </w:pPr>
            <w:r w:rsidRPr="00835045">
              <w:rPr>
                <w:rFonts w:ascii="Arial" w:hAnsi="Arial" w:cs="Arial"/>
                <w:b/>
                <w:bCs/>
                <w:sz w:val="18"/>
                <w:szCs w:val="18"/>
              </w:rPr>
              <w:t>Non agency days Mean</w:t>
            </w:r>
          </w:p>
        </w:tc>
        <w:tc>
          <w:tcPr>
            <w:tcW w:w="1113" w:type="dxa"/>
            <w:tcBorders>
              <w:top w:val="single" w:sz="4" w:space="0" w:color="auto"/>
              <w:left w:val="single" w:sz="4" w:space="0" w:color="auto"/>
              <w:bottom w:val="single" w:sz="4" w:space="0" w:color="auto"/>
              <w:right w:val="single" w:sz="4" w:space="0" w:color="auto"/>
            </w:tcBorders>
            <w:hideMark/>
          </w:tcPr>
          <w:p w14:paraId="5F057519" w14:textId="60A3B8CA" w:rsidR="004B0A4B" w:rsidRPr="00835045" w:rsidRDefault="00E02D61" w:rsidP="004B0A4B">
            <w:pPr>
              <w:rPr>
                <w:rFonts w:ascii="Arial" w:hAnsi="Arial" w:cs="Arial"/>
                <w:sz w:val="16"/>
                <w:szCs w:val="18"/>
              </w:rPr>
            </w:pPr>
            <w:r>
              <w:rPr>
                <w:rFonts w:ascii="Arial" w:hAnsi="Arial" w:cs="Arial"/>
                <w:sz w:val="16"/>
                <w:szCs w:val="18"/>
              </w:rPr>
              <w:t>0.6</w:t>
            </w:r>
          </w:p>
          <w:p w14:paraId="6F6A290E" w14:textId="1B9EFE97" w:rsidR="004B0A4B" w:rsidRPr="00835045" w:rsidRDefault="00E02D61" w:rsidP="004B0A4B">
            <w:pPr>
              <w:rPr>
                <w:rFonts w:ascii="Arial" w:hAnsi="Arial" w:cs="Arial"/>
                <w:sz w:val="16"/>
                <w:szCs w:val="18"/>
              </w:rPr>
            </w:pPr>
            <w:r>
              <w:rPr>
                <w:rFonts w:ascii="Arial" w:hAnsi="Arial" w:cs="Arial"/>
                <w:sz w:val="16"/>
                <w:szCs w:val="18"/>
              </w:rPr>
              <w:t>[0.4-0.8</w:t>
            </w:r>
            <w:r w:rsidR="004B0A4B" w:rsidRPr="00835045">
              <w:rPr>
                <w:rFonts w:ascii="Arial" w:hAnsi="Arial" w:cs="Arial"/>
                <w:sz w:val="16"/>
                <w:szCs w:val="18"/>
              </w:rPr>
              <w:t>]</w:t>
            </w:r>
          </w:p>
        </w:tc>
        <w:tc>
          <w:tcPr>
            <w:tcW w:w="1090" w:type="dxa"/>
            <w:tcBorders>
              <w:top w:val="single" w:sz="4" w:space="0" w:color="auto"/>
              <w:left w:val="single" w:sz="4" w:space="0" w:color="auto"/>
              <w:bottom w:val="single" w:sz="4" w:space="0" w:color="auto"/>
              <w:right w:val="single" w:sz="4" w:space="0" w:color="auto"/>
            </w:tcBorders>
            <w:hideMark/>
          </w:tcPr>
          <w:p w14:paraId="56B5EA48" w14:textId="7997BF9F" w:rsidR="004B0A4B" w:rsidRPr="00835045" w:rsidRDefault="00E02D61" w:rsidP="004B0A4B">
            <w:pPr>
              <w:rPr>
                <w:rFonts w:ascii="Arial" w:hAnsi="Arial" w:cs="Arial"/>
                <w:sz w:val="16"/>
                <w:szCs w:val="18"/>
              </w:rPr>
            </w:pPr>
            <w:r>
              <w:rPr>
                <w:rFonts w:ascii="Arial" w:hAnsi="Arial" w:cs="Arial"/>
                <w:sz w:val="16"/>
                <w:szCs w:val="18"/>
              </w:rPr>
              <w:t>3</w:t>
            </w:r>
          </w:p>
          <w:p w14:paraId="1BE9B116" w14:textId="7C27FE47" w:rsidR="004B0A4B" w:rsidRPr="00835045" w:rsidRDefault="00E02D61" w:rsidP="004B0A4B">
            <w:pPr>
              <w:rPr>
                <w:rFonts w:ascii="Arial" w:hAnsi="Arial" w:cs="Arial"/>
                <w:sz w:val="16"/>
                <w:szCs w:val="18"/>
              </w:rPr>
            </w:pPr>
            <w:r>
              <w:rPr>
                <w:rFonts w:ascii="Arial" w:hAnsi="Arial" w:cs="Arial"/>
                <w:sz w:val="16"/>
                <w:szCs w:val="18"/>
              </w:rPr>
              <w:t>[2-4</w:t>
            </w:r>
            <w:r w:rsidR="004B0A4B" w:rsidRPr="00835045">
              <w:rPr>
                <w:rFonts w:ascii="Arial" w:hAnsi="Arial" w:cs="Arial"/>
                <w:sz w:val="16"/>
                <w:szCs w:val="18"/>
              </w:rPr>
              <w:t>]</w:t>
            </w:r>
          </w:p>
        </w:tc>
        <w:tc>
          <w:tcPr>
            <w:tcW w:w="1103" w:type="dxa"/>
            <w:tcBorders>
              <w:top w:val="single" w:sz="4" w:space="0" w:color="auto"/>
              <w:left w:val="single" w:sz="4" w:space="0" w:color="auto"/>
              <w:bottom w:val="single" w:sz="4" w:space="0" w:color="auto"/>
              <w:right w:val="single" w:sz="4" w:space="0" w:color="auto"/>
            </w:tcBorders>
            <w:hideMark/>
          </w:tcPr>
          <w:p w14:paraId="6F3B662A" w14:textId="69442CC9" w:rsidR="004B0A4B" w:rsidRPr="00835045" w:rsidRDefault="004B0A4B" w:rsidP="004B0A4B">
            <w:pPr>
              <w:rPr>
                <w:rFonts w:ascii="Arial" w:hAnsi="Arial" w:cs="Arial"/>
                <w:sz w:val="16"/>
                <w:szCs w:val="18"/>
              </w:rPr>
            </w:pPr>
            <w:r w:rsidRPr="00835045">
              <w:rPr>
                <w:rFonts w:ascii="Arial" w:hAnsi="Arial" w:cs="Arial"/>
                <w:sz w:val="16"/>
                <w:szCs w:val="18"/>
              </w:rPr>
              <w:t>6</w:t>
            </w:r>
          </w:p>
          <w:p w14:paraId="54CB5CE8" w14:textId="6DD5190B" w:rsidR="004B0A4B" w:rsidRPr="00835045" w:rsidRDefault="00E02D61" w:rsidP="004B0A4B">
            <w:pPr>
              <w:rPr>
                <w:rFonts w:ascii="Arial" w:hAnsi="Arial" w:cs="Arial"/>
                <w:sz w:val="16"/>
                <w:szCs w:val="18"/>
              </w:rPr>
            </w:pPr>
            <w:r>
              <w:rPr>
                <w:rFonts w:ascii="Arial" w:hAnsi="Arial" w:cs="Arial"/>
                <w:sz w:val="16"/>
                <w:szCs w:val="18"/>
              </w:rPr>
              <w:t>[4-8</w:t>
            </w:r>
            <w:r w:rsidR="004B0A4B" w:rsidRPr="00835045">
              <w:rPr>
                <w:rFonts w:ascii="Arial" w:hAnsi="Arial" w:cs="Arial"/>
                <w:sz w:val="16"/>
                <w:szCs w:val="18"/>
              </w:rPr>
              <w:t>]</w:t>
            </w:r>
          </w:p>
        </w:tc>
        <w:tc>
          <w:tcPr>
            <w:tcW w:w="1008" w:type="dxa"/>
            <w:tcBorders>
              <w:top w:val="single" w:sz="4" w:space="0" w:color="auto"/>
              <w:left w:val="single" w:sz="4" w:space="0" w:color="auto"/>
              <w:bottom w:val="single" w:sz="4" w:space="0" w:color="auto"/>
              <w:right w:val="single" w:sz="4" w:space="0" w:color="auto"/>
            </w:tcBorders>
            <w:hideMark/>
          </w:tcPr>
          <w:p w14:paraId="18B80FAB" w14:textId="387504E1" w:rsidR="004B0A4B" w:rsidRPr="00835045" w:rsidRDefault="00E02D61" w:rsidP="004B0A4B">
            <w:pPr>
              <w:rPr>
                <w:rFonts w:ascii="Arial" w:hAnsi="Arial" w:cs="Arial"/>
                <w:sz w:val="16"/>
                <w:szCs w:val="18"/>
              </w:rPr>
            </w:pPr>
            <w:r>
              <w:rPr>
                <w:rFonts w:ascii="Arial" w:hAnsi="Arial" w:cs="Arial"/>
                <w:sz w:val="16"/>
                <w:szCs w:val="18"/>
              </w:rPr>
              <w:t>0.1</w:t>
            </w:r>
          </w:p>
          <w:p w14:paraId="683DCF5C" w14:textId="2A8431B8" w:rsidR="004B0A4B" w:rsidRPr="00835045" w:rsidRDefault="00E02D61" w:rsidP="004B0A4B">
            <w:pPr>
              <w:rPr>
                <w:rFonts w:ascii="Arial" w:hAnsi="Arial" w:cs="Arial"/>
                <w:sz w:val="16"/>
                <w:szCs w:val="18"/>
              </w:rPr>
            </w:pPr>
            <w:r>
              <w:rPr>
                <w:rFonts w:ascii="Arial" w:hAnsi="Arial" w:cs="Arial"/>
                <w:sz w:val="16"/>
                <w:szCs w:val="18"/>
              </w:rPr>
              <w:t>[0.1-0.1</w:t>
            </w:r>
            <w:r w:rsidR="004B0A4B" w:rsidRPr="00835045">
              <w:rPr>
                <w:rFonts w:ascii="Arial" w:hAnsi="Arial" w:cs="Arial"/>
                <w:sz w:val="16"/>
                <w:szCs w:val="18"/>
              </w:rPr>
              <w:t>]</w:t>
            </w:r>
          </w:p>
        </w:tc>
        <w:tc>
          <w:tcPr>
            <w:tcW w:w="1075" w:type="dxa"/>
            <w:tcBorders>
              <w:top w:val="single" w:sz="4" w:space="0" w:color="auto"/>
              <w:left w:val="single" w:sz="4" w:space="0" w:color="auto"/>
              <w:bottom w:val="single" w:sz="4" w:space="0" w:color="auto"/>
              <w:right w:val="single" w:sz="4" w:space="0" w:color="auto"/>
            </w:tcBorders>
            <w:hideMark/>
          </w:tcPr>
          <w:p w14:paraId="2648FE20" w14:textId="61C76E5D" w:rsidR="004B0A4B" w:rsidRPr="00835045" w:rsidRDefault="00E02D61" w:rsidP="004B0A4B">
            <w:pPr>
              <w:rPr>
                <w:rFonts w:ascii="Arial" w:hAnsi="Arial" w:cs="Arial"/>
                <w:sz w:val="16"/>
                <w:szCs w:val="18"/>
              </w:rPr>
            </w:pPr>
            <w:r>
              <w:rPr>
                <w:rFonts w:ascii="Arial" w:hAnsi="Arial" w:cs="Arial"/>
                <w:sz w:val="16"/>
                <w:szCs w:val="18"/>
              </w:rPr>
              <w:t>0.3</w:t>
            </w:r>
          </w:p>
          <w:p w14:paraId="5949D536" w14:textId="5EFA8A4A" w:rsidR="004B0A4B" w:rsidRPr="00835045" w:rsidRDefault="00E02D61" w:rsidP="004B0A4B">
            <w:pPr>
              <w:rPr>
                <w:rFonts w:ascii="Arial" w:hAnsi="Arial" w:cs="Arial"/>
                <w:sz w:val="16"/>
                <w:szCs w:val="18"/>
              </w:rPr>
            </w:pPr>
            <w:r>
              <w:rPr>
                <w:rFonts w:ascii="Arial" w:hAnsi="Arial" w:cs="Arial"/>
                <w:sz w:val="16"/>
                <w:szCs w:val="18"/>
              </w:rPr>
              <w:t>[0.2-0.4</w:t>
            </w:r>
            <w:r w:rsidR="004B0A4B" w:rsidRPr="00835045">
              <w:rPr>
                <w:rFonts w:ascii="Arial" w:hAnsi="Arial" w:cs="Arial"/>
                <w:sz w:val="16"/>
                <w:szCs w:val="18"/>
              </w:rPr>
              <w:t>]</w:t>
            </w:r>
          </w:p>
        </w:tc>
        <w:tc>
          <w:tcPr>
            <w:tcW w:w="1011" w:type="dxa"/>
            <w:tcBorders>
              <w:top w:val="single" w:sz="4" w:space="0" w:color="auto"/>
              <w:left w:val="single" w:sz="4" w:space="0" w:color="auto"/>
              <w:bottom w:val="single" w:sz="4" w:space="0" w:color="auto"/>
              <w:right w:val="single" w:sz="4" w:space="0" w:color="auto"/>
            </w:tcBorders>
            <w:hideMark/>
          </w:tcPr>
          <w:p w14:paraId="00854C51" w14:textId="375BCC9E" w:rsidR="004B0A4B" w:rsidRPr="00835045" w:rsidRDefault="00E02D61" w:rsidP="004B0A4B">
            <w:pPr>
              <w:rPr>
                <w:rFonts w:ascii="Arial" w:hAnsi="Arial" w:cs="Arial"/>
                <w:sz w:val="16"/>
                <w:szCs w:val="18"/>
              </w:rPr>
            </w:pPr>
            <w:r>
              <w:rPr>
                <w:rFonts w:ascii="Arial" w:hAnsi="Arial" w:cs="Arial"/>
                <w:sz w:val="16"/>
                <w:szCs w:val="18"/>
              </w:rPr>
              <w:t>1</w:t>
            </w:r>
          </w:p>
          <w:p w14:paraId="14CD6EC9" w14:textId="59DA98D3" w:rsidR="004B0A4B" w:rsidRPr="00835045" w:rsidRDefault="00E02D61" w:rsidP="004B0A4B">
            <w:pPr>
              <w:rPr>
                <w:rFonts w:ascii="Arial" w:hAnsi="Arial" w:cs="Arial"/>
                <w:sz w:val="16"/>
                <w:szCs w:val="18"/>
              </w:rPr>
            </w:pPr>
            <w:r>
              <w:rPr>
                <w:rFonts w:ascii="Arial" w:hAnsi="Arial" w:cs="Arial"/>
                <w:sz w:val="16"/>
                <w:szCs w:val="18"/>
              </w:rPr>
              <w:t>[0.6-2</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281FC0B5" w14:textId="4B0B3E06" w:rsidR="004B0A4B" w:rsidRPr="00835045" w:rsidRDefault="00E02D61" w:rsidP="004B0A4B">
            <w:pPr>
              <w:rPr>
                <w:rFonts w:ascii="Arial" w:hAnsi="Arial" w:cs="Arial"/>
                <w:sz w:val="16"/>
                <w:szCs w:val="18"/>
              </w:rPr>
            </w:pPr>
            <w:r>
              <w:rPr>
                <w:rFonts w:ascii="Arial" w:hAnsi="Arial" w:cs="Arial"/>
                <w:sz w:val="16"/>
                <w:szCs w:val="18"/>
              </w:rPr>
              <w:t>0.4</w:t>
            </w:r>
          </w:p>
          <w:p w14:paraId="65309AC2" w14:textId="2F9EC6CC" w:rsidR="004B0A4B" w:rsidRPr="00835045" w:rsidRDefault="00E02D61" w:rsidP="004B0A4B">
            <w:pPr>
              <w:rPr>
                <w:rFonts w:ascii="Arial" w:hAnsi="Arial" w:cs="Arial"/>
                <w:sz w:val="16"/>
                <w:szCs w:val="18"/>
              </w:rPr>
            </w:pPr>
            <w:r>
              <w:rPr>
                <w:rFonts w:ascii="Arial" w:hAnsi="Arial" w:cs="Arial"/>
                <w:sz w:val="16"/>
                <w:szCs w:val="18"/>
              </w:rPr>
              <w:t>[0.2-0.5</w:t>
            </w:r>
            <w:r w:rsidR="004B0A4B" w:rsidRPr="00835045">
              <w:rPr>
                <w:rFonts w:ascii="Arial" w:hAnsi="Arial" w:cs="Arial"/>
                <w:sz w:val="16"/>
                <w:szCs w:val="18"/>
              </w:rPr>
              <w:t>]</w:t>
            </w:r>
          </w:p>
        </w:tc>
        <w:tc>
          <w:tcPr>
            <w:tcW w:w="1039" w:type="dxa"/>
            <w:tcBorders>
              <w:top w:val="single" w:sz="4" w:space="0" w:color="auto"/>
              <w:left w:val="single" w:sz="4" w:space="0" w:color="auto"/>
              <w:bottom w:val="single" w:sz="4" w:space="0" w:color="auto"/>
              <w:right w:val="single" w:sz="4" w:space="0" w:color="auto"/>
            </w:tcBorders>
            <w:hideMark/>
          </w:tcPr>
          <w:p w14:paraId="14ADF31C" w14:textId="37E062A1" w:rsidR="004B0A4B" w:rsidRPr="00835045" w:rsidRDefault="00E02D61" w:rsidP="004B0A4B">
            <w:pPr>
              <w:rPr>
                <w:rFonts w:ascii="Arial" w:hAnsi="Arial" w:cs="Arial"/>
                <w:sz w:val="16"/>
                <w:szCs w:val="18"/>
              </w:rPr>
            </w:pPr>
            <w:r>
              <w:rPr>
                <w:rFonts w:ascii="Arial" w:hAnsi="Arial" w:cs="Arial"/>
                <w:sz w:val="16"/>
                <w:szCs w:val="18"/>
              </w:rPr>
              <w:t>2</w:t>
            </w:r>
          </w:p>
          <w:p w14:paraId="7054473F" w14:textId="1706AA0E" w:rsidR="004B0A4B" w:rsidRPr="00835045" w:rsidRDefault="00E02D61" w:rsidP="004B0A4B">
            <w:pPr>
              <w:rPr>
                <w:rFonts w:ascii="Arial" w:hAnsi="Arial" w:cs="Arial"/>
                <w:sz w:val="16"/>
                <w:szCs w:val="18"/>
              </w:rPr>
            </w:pPr>
            <w:r>
              <w:rPr>
                <w:rFonts w:ascii="Arial" w:hAnsi="Arial" w:cs="Arial"/>
                <w:sz w:val="16"/>
                <w:szCs w:val="18"/>
              </w:rPr>
              <w:t>[1-2</w:t>
            </w:r>
            <w:r w:rsidR="004B0A4B" w:rsidRPr="00835045">
              <w:rPr>
                <w:rFonts w:ascii="Arial" w:hAnsi="Arial" w:cs="Arial"/>
                <w:sz w:val="16"/>
                <w:szCs w:val="18"/>
              </w:rPr>
              <w:t>]</w:t>
            </w:r>
          </w:p>
        </w:tc>
        <w:tc>
          <w:tcPr>
            <w:tcW w:w="1048" w:type="dxa"/>
            <w:tcBorders>
              <w:top w:val="single" w:sz="4" w:space="0" w:color="auto"/>
              <w:left w:val="single" w:sz="4" w:space="0" w:color="auto"/>
              <w:bottom w:val="single" w:sz="4" w:space="0" w:color="auto"/>
              <w:right w:val="single" w:sz="4" w:space="0" w:color="auto"/>
            </w:tcBorders>
            <w:hideMark/>
          </w:tcPr>
          <w:p w14:paraId="6C3E2010" w14:textId="3EF47439" w:rsidR="004B0A4B" w:rsidRPr="00835045" w:rsidRDefault="00E02D61" w:rsidP="004B0A4B">
            <w:pPr>
              <w:rPr>
                <w:rFonts w:ascii="Arial" w:hAnsi="Arial" w:cs="Arial"/>
                <w:sz w:val="16"/>
                <w:szCs w:val="18"/>
              </w:rPr>
            </w:pPr>
            <w:r>
              <w:rPr>
                <w:rFonts w:ascii="Arial" w:hAnsi="Arial" w:cs="Arial"/>
                <w:sz w:val="16"/>
                <w:szCs w:val="18"/>
              </w:rPr>
              <w:t>4</w:t>
            </w:r>
          </w:p>
          <w:p w14:paraId="26610079" w14:textId="1C8FBC6B" w:rsidR="004B0A4B" w:rsidRPr="00835045" w:rsidRDefault="00E02D61" w:rsidP="004B0A4B">
            <w:pPr>
              <w:rPr>
                <w:rFonts w:ascii="Arial" w:hAnsi="Arial" w:cs="Arial"/>
                <w:sz w:val="16"/>
                <w:szCs w:val="18"/>
              </w:rPr>
            </w:pPr>
            <w:r>
              <w:rPr>
                <w:rFonts w:ascii="Arial" w:hAnsi="Arial" w:cs="Arial"/>
                <w:sz w:val="16"/>
                <w:szCs w:val="18"/>
              </w:rPr>
              <w:t>[2-5</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725BE2C4" w14:textId="3C42A682" w:rsidR="004B0A4B" w:rsidRPr="00835045" w:rsidRDefault="00E02D61" w:rsidP="004B0A4B">
            <w:pPr>
              <w:rPr>
                <w:rFonts w:ascii="Arial" w:hAnsi="Arial" w:cs="Arial"/>
                <w:sz w:val="16"/>
                <w:szCs w:val="18"/>
              </w:rPr>
            </w:pPr>
            <w:r>
              <w:rPr>
                <w:rFonts w:ascii="Arial" w:hAnsi="Arial" w:cs="Arial"/>
                <w:sz w:val="16"/>
                <w:szCs w:val="18"/>
              </w:rPr>
              <w:t>0.9</w:t>
            </w:r>
          </w:p>
          <w:p w14:paraId="4A177DFA" w14:textId="4267F27D" w:rsidR="004B0A4B" w:rsidRPr="00835045" w:rsidRDefault="00E02D61" w:rsidP="004B0A4B">
            <w:pPr>
              <w:rPr>
                <w:rFonts w:ascii="Arial" w:hAnsi="Arial" w:cs="Arial"/>
                <w:sz w:val="16"/>
                <w:szCs w:val="18"/>
              </w:rPr>
            </w:pPr>
            <w:r>
              <w:rPr>
                <w:rFonts w:ascii="Arial" w:hAnsi="Arial" w:cs="Arial"/>
                <w:sz w:val="16"/>
                <w:szCs w:val="18"/>
              </w:rPr>
              <w:t>[0.6-1</w:t>
            </w:r>
            <w:r w:rsidR="004B0A4B" w:rsidRPr="00835045">
              <w:rPr>
                <w:rFonts w:ascii="Arial" w:hAnsi="Arial" w:cs="Arial"/>
                <w:sz w:val="16"/>
                <w:szCs w:val="18"/>
              </w:rPr>
              <w:t>]</w:t>
            </w:r>
          </w:p>
        </w:tc>
        <w:tc>
          <w:tcPr>
            <w:tcW w:w="1076" w:type="dxa"/>
            <w:tcBorders>
              <w:top w:val="single" w:sz="4" w:space="0" w:color="auto"/>
              <w:left w:val="single" w:sz="4" w:space="0" w:color="auto"/>
              <w:bottom w:val="single" w:sz="4" w:space="0" w:color="auto"/>
              <w:right w:val="single" w:sz="4" w:space="0" w:color="auto"/>
            </w:tcBorders>
            <w:hideMark/>
          </w:tcPr>
          <w:p w14:paraId="0248B491" w14:textId="53CC78B0" w:rsidR="004B0A4B" w:rsidRPr="00835045" w:rsidRDefault="00E02D61" w:rsidP="004B0A4B">
            <w:pPr>
              <w:rPr>
                <w:rFonts w:ascii="Arial" w:hAnsi="Arial" w:cs="Arial"/>
                <w:sz w:val="16"/>
                <w:szCs w:val="18"/>
              </w:rPr>
            </w:pPr>
            <w:r>
              <w:rPr>
                <w:rFonts w:ascii="Arial" w:hAnsi="Arial" w:cs="Arial"/>
                <w:sz w:val="16"/>
                <w:szCs w:val="18"/>
              </w:rPr>
              <w:t>4</w:t>
            </w:r>
          </w:p>
          <w:p w14:paraId="3A43E2DC" w14:textId="2F781121" w:rsidR="004B0A4B" w:rsidRPr="00835045" w:rsidRDefault="00E02D61" w:rsidP="004B0A4B">
            <w:pPr>
              <w:rPr>
                <w:rFonts w:ascii="Arial" w:hAnsi="Arial" w:cs="Arial"/>
                <w:sz w:val="16"/>
                <w:szCs w:val="18"/>
              </w:rPr>
            </w:pPr>
            <w:r>
              <w:rPr>
                <w:rFonts w:ascii="Arial" w:hAnsi="Arial" w:cs="Arial"/>
                <w:sz w:val="16"/>
                <w:szCs w:val="18"/>
              </w:rPr>
              <w:t>[3-5</w:t>
            </w:r>
            <w:r w:rsidR="004B0A4B" w:rsidRPr="00835045">
              <w:rPr>
                <w:rFonts w:ascii="Arial" w:hAnsi="Arial" w:cs="Arial"/>
                <w:sz w:val="16"/>
                <w:szCs w:val="18"/>
              </w:rPr>
              <w:t>]</w:t>
            </w:r>
          </w:p>
        </w:tc>
        <w:tc>
          <w:tcPr>
            <w:tcW w:w="1014" w:type="dxa"/>
            <w:tcBorders>
              <w:top w:val="single" w:sz="4" w:space="0" w:color="auto"/>
              <w:left w:val="single" w:sz="4" w:space="0" w:color="auto"/>
              <w:bottom w:val="single" w:sz="4" w:space="0" w:color="auto"/>
              <w:right w:val="single" w:sz="4" w:space="0" w:color="auto"/>
            </w:tcBorders>
            <w:hideMark/>
          </w:tcPr>
          <w:p w14:paraId="5962F700" w14:textId="70026E10" w:rsidR="004B0A4B" w:rsidRPr="00835045" w:rsidRDefault="00E02D61" w:rsidP="004B0A4B">
            <w:pPr>
              <w:rPr>
                <w:rFonts w:ascii="Arial" w:hAnsi="Arial" w:cs="Arial"/>
                <w:sz w:val="16"/>
                <w:szCs w:val="18"/>
              </w:rPr>
            </w:pPr>
            <w:r>
              <w:rPr>
                <w:rFonts w:ascii="Arial" w:hAnsi="Arial" w:cs="Arial"/>
                <w:sz w:val="16"/>
                <w:szCs w:val="18"/>
              </w:rPr>
              <w:t>8</w:t>
            </w:r>
          </w:p>
          <w:p w14:paraId="44AAAD1E" w14:textId="4DAFFFBF" w:rsidR="004B0A4B" w:rsidRPr="00835045" w:rsidRDefault="00E02D61" w:rsidP="004B0A4B">
            <w:pPr>
              <w:rPr>
                <w:rFonts w:ascii="Arial" w:hAnsi="Arial" w:cs="Arial"/>
                <w:sz w:val="16"/>
                <w:szCs w:val="18"/>
              </w:rPr>
            </w:pPr>
            <w:r>
              <w:rPr>
                <w:rFonts w:ascii="Arial" w:hAnsi="Arial" w:cs="Arial"/>
                <w:sz w:val="16"/>
                <w:szCs w:val="18"/>
              </w:rPr>
              <w:t>[6-11</w:t>
            </w:r>
            <w:r w:rsidR="004B0A4B" w:rsidRPr="00835045">
              <w:rPr>
                <w:rFonts w:ascii="Arial" w:hAnsi="Arial" w:cs="Arial"/>
                <w:sz w:val="16"/>
                <w:szCs w:val="18"/>
              </w:rPr>
              <w:t>]</w:t>
            </w:r>
          </w:p>
        </w:tc>
        <w:tc>
          <w:tcPr>
            <w:tcW w:w="1203" w:type="dxa"/>
            <w:tcBorders>
              <w:top w:val="single" w:sz="4" w:space="0" w:color="auto"/>
              <w:left w:val="single" w:sz="4" w:space="0" w:color="auto"/>
              <w:bottom w:val="single" w:sz="4" w:space="0" w:color="auto"/>
              <w:right w:val="single" w:sz="4" w:space="0" w:color="auto"/>
            </w:tcBorders>
            <w:hideMark/>
          </w:tcPr>
          <w:p w14:paraId="62C023E0" w14:textId="2D6B448E" w:rsidR="004B0A4B" w:rsidRPr="00835045" w:rsidRDefault="00E02D61" w:rsidP="004B0A4B">
            <w:pPr>
              <w:rPr>
                <w:rFonts w:ascii="Arial" w:hAnsi="Arial" w:cs="Arial"/>
                <w:sz w:val="16"/>
                <w:szCs w:val="18"/>
              </w:rPr>
            </w:pPr>
            <w:r>
              <w:rPr>
                <w:rFonts w:ascii="Arial" w:hAnsi="Arial" w:cs="Arial"/>
                <w:sz w:val="16"/>
                <w:szCs w:val="18"/>
              </w:rPr>
              <w:t>0.5</w:t>
            </w:r>
          </w:p>
          <w:p w14:paraId="002D2943" w14:textId="27EDEA0C" w:rsidR="004B0A4B" w:rsidRPr="00835045" w:rsidRDefault="00E02D61" w:rsidP="004B0A4B">
            <w:pPr>
              <w:rPr>
                <w:rFonts w:ascii="Arial" w:hAnsi="Arial" w:cs="Arial"/>
                <w:sz w:val="16"/>
                <w:szCs w:val="18"/>
              </w:rPr>
            </w:pPr>
            <w:r>
              <w:rPr>
                <w:rFonts w:ascii="Arial" w:hAnsi="Arial" w:cs="Arial"/>
                <w:sz w:val="16"/>
                <w:szCs w:val="18"/>
              </w:rPr>
              <w:t>[0.4-0.6</w:t>
            </w:r>
            <w:r w:rsidR="004B0A4B" w:rsidRPr="00835045">
              <w:rPr>
                <w:rFonts w:ascii="Arial" w:hAnsi="Arial" w:cs="Arial"/>
                <w:sz w:val="16"/>
                <w:szCs w:val="18"/>
              </w:rPr>
              <w:t>]</w:t>
            </w:r>
          </w:p>
        </w:tc>
        <w:tc>
          <w:tcPr>
            <w:tcW w:w="1080" w:type="dxa"/>
            <w:tcBorders>
              <w:top w:val="single" w:sz="4" w:space="0" w:color="auto"/>
              <w:left w:val="single" w:sz="4" w:space="0" w:color="auto"/>
              <w:bottom w:val="single" w:sz="4" w:space="0" w:color="auto"/>
              <w:right w:val="single" w:sz="4" w:space="0" w:color="auto"/>
            </w:tcBorders>
            <w:hideMark/>
          </w:tcPr>
          <w:p w14:paraId="5F949D7E" w14:textId="0D23EBD5" w:rsidR="004B0A4B" w:rsidRPr="00835045" w:rsidRDefault="00E02D61" w:rsidP="004B0A4B">
            <w:pPr>
              <w:rPr>
                <w:rFonts w:ascii="Arial" w:hAnsi="Arial" w:cs="Arial"/>
                <w:sz w:val="16"/>
                <w:szCs w:val="18"/>
              </w:rPr>
            </w:pPr>
            <w:r>
              <w:rPr>
                <w:rFonts w:ascii="Arial" w:hAnsi="Arial" w:cs="Arial"/>
                <w:sz w:val="16"/>
                <w:szCs w:val="18"/>
              </w:rPr>
              <w:t>2</w:t>
            </w:r>
          </w:p>
          <w:p w14:paraId="636AE6C8" w14:textId="39ADD5BC" w:rsidR="004B0A4B" w:rsidRPr="00835045" w:rsidRDefault="004B0A4B" w:rsidP="00E02D61">
            <w:pPr>
              <w:rPr>
                <w:rFonts w:ascii="Arial" w:hAnsi="Arial" w:cs="Arial"/>
                <w:sz w:val="16"/>
                <w:szCs w:val="18"/>
              </w:rPr>
            </w:pPr>
            <w:r w:rsidRPr="00835045">
              <w:rPr>
                <w:rFonts w:ascii="Arial" w:hAnsi="Arial" w:cs="Arial"/>
                <w:sz w:val="16"/>
                <w:szCs w:val="18"/>
              </w:rPr>
              <w:t>[</w:t>
            </w:r>
            <w:r w:rsidR="00E02D61">
              <w:rPr>
                <w:rFonts w:ascii="Arial" w:hAnsi="Arial" w:cs="Arial"/>
                <w:sz w:val="16"/>
                <w:szCs w:val="18"/>
              </w:rPr>
              <w:t>2-3</w:t>
            </w:r>
            <w:r w:rsidRPr="00835045">
              <w:rPr>
                <w:rFonts w:ascii="Arial" w:hAnsi="Arial" w:cs="Arial"/>
                <w:sz w:val="16"/>
                <w:szCs w:val="18"/>
              </w:rPr>
              <w:t>]</w:t>
            </w:r>
          </w:p>
        </w:tc>
        <w:tc>
          <w:tcPr>
            <w:tcW w:w="1127" w:type="dxa"/>
            <w:tcBorders>
              <w:top w:val="single" w:sz="4" w:space="0" w:color="auto"/>
              <w:left w:val="single" w:sz="4" w:space="0" w:color="auto"/>
              <w:bottom w:val="single" w:sz="4" w:space="0" w:color="auto"/>
              <w:right w:val="single" w:sz="4" w:space="0" w:color="auto"/>
            </w:tcBorders>
            <w:hideMark/>
          </w:tcPr>
          <w:p w14:paraId="17246020" w14:textId="00A6F6A7" w:rsidR="004B0A4B" w:rsidRPr="00835045" w:rsidRDefault="004B0A4B" w:rsidP="004B0A4B">
            <w:pPr>
              <w:rPr>
                <w:rFonts w:ascii="Arial" w:hAnsi="Arial" w:cs="Arial"/>
                <w:sz w:val="16"/>
                <w:szCs w:val="18"/>
              </w:rPr>
            </w:pPr>
            <w:r w:rsidRPr="00835045">
              <w:rPr>
                <w:rFonts w:ascii="Arial" w:hAnsi="Arial" w:cs="Arial"/>
                <w:sz w:val="16"/>
                <w:szCs w:val="18"/>
              </w:rPr>
              <w:t>5</w:t>
            </w:r>
          </w:p>
          <w:p w14:paraId="69885A74" w14:textId="513872B8" w:rsidR="004B0A4B" w:rsidRPr="00835045" w:rsidRDefault="00E02D61" w:rsidP="004B0A4B">
            <w:pPr>
              <w:rPr>
                <w:rFonts w:ascii="Arial" w:hAnsi="Arial" w:cs="Arial"/>
                <w:sz w:val="16"/>
                <w:szCs w:val="18"/>
              </w:rPr>
            </w:pPr>
            <w:r>
              <w:rPr>
                <w:rFonts w:ascii="Arial" w:hAnsi="Arial" w:cs="Arial"/>
                <w:sz w:val="16"/>
                <w:szCs w:val="18"/>
              </w:rPr>
              <w:t>[4-6</w:t>
            </w:r>
            <w:r w:rsidR="004B0A4B" w:rsidRPr="00835045">
              <w:rPr>
                <w:rFonts w:ascii="Arial" w:hAnsi="Arial" w:cs="Arial"/>
                <w:sz w:val="16"/>
                <w:szCs w:val="18"/>
              </w:rPr>
              <w:t>]</w:t>
            </w:r>
          </w:p>
        </w:tc>
      </w:tr>
      <w:tr w:rsidR="00D75D8F" w:rsidRPr="00AA3DD8" w14:paraId="50F1FDFB" w14:textId="77777777" w:rsidTr="00D75D8F">
        <w:trPr>
          <w:gridAfter w:val="1"/>
          <w:wAfter w:w="9" w:type="dxa"/>
          <w:trHeight w:val="495"/>
        </w:trPr>
        <w:tc>
          <w:tcPr>
            <w:tcW w:w="2127" w:type="dxa"/>
            <w:tcBorders>
              <w:top w:val="single" w:sz="4" w:space="0" w:color="auto"/>
              <w:left w:val="single" w:sz="4" w:space="0" w:color="auto"/>
              <w:bottom w:val="single" w:sz="4" w:space="0" w:color="auto"/>
              <w:right w:val="single" w:sz="4" w:space="0" w:color="auto"/>
            </w:tcBorders>
            <w:hideMark/>
          </w:tcPr>
          <w:p w14:paraId="2175C512" w14:textId="77777777" w:rsidR="004B0A4B" w:rsidRPr="00835045" w:rsidRDefault="004B0A4B" w:rsidP="004B0A4B">
            <w:pPr>
              <w:rPr>
                <w:rFonts w:ascii="Arial" w:hAnsi="Arial" w:cs="Arial"/>
                <w:sz w:val="18"/>
                <w:szCs w:val="18"/>
              </w:rPr>
            </w:pPr>
            <w:r w:rsidRPr="00835045">
              <w:rPr>
                <w:rFonts w:ascii="Arial" w:hAnsi="Arial" w:cs="Arial"/>
                <w:b/>
                <w:bCs/>
                <w:sz w:val="18"/>
                <w:szCs w:val="18"/>
              </w:rPr>
              <w:t xml:space="preserve">Informal home health days </w:t>
            </w:r>
          </w:p>
        </w:tc>
        <w:tc>
          <w:tcPr>
            <w:tcW w:w="1113" w:type="dxa"/>
            <w:tcBorders>
              <w:top w:val="single" w:sz="4" w:space="0" w:color="auto"/>
              <w:left w:val="single" w:sz="4" w:space="0" w:color="auto"/>
              <w:bottom w:val="single" w:sz="4" w:space="0" w:color="auto"/>
              <w:right w:val="single" w:sz="4" w:space="0" w:color="auto"/>
            </w:tcBorders>
            <w:hideMark/>
          </w:tcPr>
          <w:p w14:paraId="3E15FA89" w14:textId="0A53AF2A" w:rsidR="004B0A4B" w:rsidRPr="00835045" w:rsidRDefault="00E02D61" w:rsidP="004B0A4B">
            <w:pPr>
              <w:rPr>
                <w:rFonts w:ascii="Arial" w:hAnsi="Arial" w:cs="Arial"/>
                <w:sz w:val="16"/>
                <w:szCs w:val="18"/>
              </w:rPr>
            </w:pPr>
            <w:r>
              <w:rPr>
                <w:rFonts w:ascii="Arial" w:hAnsi="Arial" w:cs="Arial"/>
                <w:sz w:val="16"/>
                <w:szCs w:val="18"/>
              </w:rPr>
              <w:t>0.9</w:t>
            </w:r>
          </w:p>
          <w:p w14:paraId="6C39400B" w14:textId="77A15347" w:rsidR="004B0A4B" w:rsidRPr="00835045" w:rsidRDefault="00E02D61" w:rsidP="004B0A4B">
            <w:pPr>
              <w:rPr>
                <w:rFonts w:ascii="Arial" w:hAnsi="Arial" w:cs="Arial"/>
                <w:sz w:val="16"/>
                <w:szCs w:val="18"/>
              </w:rPr>
            </w:pPr>
            <w:r>
              <w:rPr>
                <w:rFonts w:ascii="Arial" w:hAnsi="Arial" w:cs="Arial"/>
                <w:sz w:val="16"/>
                <w:szCs w:val="18"/>
              </w:rPr>
              <w:t>[0.6-1</w:t>
            </w:r>
            <w:r w:rsidR="004B0A4B" w:rsidRPr="00835045">
              <w:rPr>
                <w:rFonts w:ascii="Arial" w:hAnsi="Arial" w:cs="Arial"/>
                <w:sz w:val="16"/>
                <w:szCs w:val="18"/>
              </w:rPr>
              <w:t>]</w:t>
            </w:r>
          </w:p>
        </w:tc>
        <w:tc>
          <w:tcPr>
            <w:tcW w:w="1090" w:type="dxa"/>
            <w:tcBorders>
              <w:top w:val="single" w:sz="4" w:space="0" w:color="auto"/>
              <w:left w:val="single" w:sz="4" w:space="0" w:color="auto"/>
              <w:bottom w:val="single" w:sz="4" w:space="0" w:color="auto"/>
              <w:right w:val="single" w:sz="4" w:space="0" w:color="auto"/>
            </w:tcBorders>
            <w:hideMark/>
          </w:tcPr>
          <w:p w14:paraId="6B5AE3E0" w14:textId="63E5A6EC" w:rsidR="004B0A4B" w:rsidRPr="00835045" w:rsidRDefault="00E02D61" w:rsidP="004B0A4B">
            <w:pPr>
              <w:rPr>
                <w:rFonts w:ascii="Arial" w:hAnsi="Arial" w:cs="Arial"/>
                <w:sz w:val="16"/>
                <w:szCs w:val="18"/>
              </w:rPr>
            </w:pPr>
            <w:r>
              <w:rPr>
                <w:rFonts w:ascii="Arial" w:hAnsi="Arial" w:cs="Arial"/>
                <w:sz w:val="16"/>
                <w:szCs w:val="18"/>
              </w:rPr>
              <w:t>4</w:t>
            </w:r>
          </w:p>
          <w:p w14:paraId="18E4E836" w14:textId="6EF105D5" w:rsidR="004B0A4B" w:rsidRPr="00835045" w:rsidRDefault="00E02D61" w:rsidP="004B0A4B">
            <w:pPr>
              <w:rPr>
                <w:rFonts w:ascii="Arial" w:hAnsi="Arial" w:cs="Arial"/>
                <w:sz w:val="16"/>
                <w:szCs w:val="18"/>
              </w:rPr>
            </w:pPr>
            <w:r>
              <w:rPr>
                <w:rFonts w:ascii="Arial" w:hAnsi="Arial" w:cs="Arial"/>
                <w:sz w:val="16"/>
                <w:szCs w:val="18"/>
              </w:rPr>
              <w:t>[2-5</w:t>
            </w:r>
            <w:r w:rsidR="004B0A4B" w:rsidRPr="00835045">
              <w:rPr>
                <w:rFonts w:ascii="Arial" w:hAnsi="Arial" w:cs="Arial"/>
                <w:sz w:val="16"/>
                <w:szCs w:val="18"/>
              </w:rPr>
              <w:t>]</w:t>
            </w:r>
          </w:p>
        </w:tc>
        <w:tc>
          <w:tcPr>
            <w:tcW w:w="1103" w:type="dxa"/>
            <w:tcBorders>
              <w:top w:val="single" w:sz="4" w:space="0" w:color="auto"/>
              <w:left w:val="single" w:sz="4" w:space="0" w:color="auto"/>
              <w:bottom w:val="single" w:sz="4" w:space="0" w:color="auto"/>
              <w:right w:val="single" w:sz="4" w:space="0" w:color="auto"/>
            </w:tcBorders>
            <w:hideMark/>
          </w:tcPr>
          <w:p w14:paraId="20AD1F62" w14:textId="687D8A14" w:rsidR="004B0A4B" w:rsidRPr="00835045" w:rsidRDefault="00E02D61" w:rsidP="004B0A4B">
            <w:pPr>
              <w:rPr>
                <w:rFonts w:ascii="Arial" w:hAnsi="Arial" w:cs="Arial"/>
                <w:sz w:val="16"/>
                <w:szCs w:val="18"/>
              </w:rPr>
            </w:pPr>
            <w:r>
              <w:rPr>
                <w:rFonts w:ascii="Arial" w:hAnsi="Arial" w:cs="Arial"/>
                <w:sz w:val="16"/>
                <w:szCs w:val="18"/>
              </w:rPr>
              <w:t>10</w:t>
            </w:r>
          </w:p>
          <w:p w14:paraId="2C99BC2F" w14:textId="71563458" w:rsidR="004B0A4B" w:rsidRPr="00835045" w:rsidRDefault="00E02D61" w:rsidP="004B0A4B">
            <w:pPr>
              <w:rPr>
                <w:rFonts w:ascii="Arial" w:hAnsi="Arial" w:cs="Arial"/>
                <w:sz w:val="16"/>
                <w:szCs w:val="18"/>
              </w:rPr>
            </w:pPr>
            <w:r>
              <w:rPr>
                <w:rFonts w:ascii="Arial" w:hAnsi="Arial" w:cs="Arial"/>
                <w:sz w:val="16"/>
                <w:szCs w:val="18"/>
              </w:rPr>
              <w:t>[7-13</w:t>
            </w:r>
            <w:r w:rsidR="004B0A4B" w:rsidRPr="00835045">
              <w:rPr>
                <w:rFonts w:ascii="Arial" w:hAnsi="Arial" w:cs="Arial"/>
                <w:sz w:val="16"/>
                <w:szCs w:val="18"/>
              </w:rPr>
              <w:t>]</w:t>
            </w:r>
          </w:p>
        </w:tc>
        <w:tc>
          <w:tcPr>
            <w:tcW w:w="1008" w:type="dxa"/>
            <w:tcBorders>
              <w:top w:val="single" w:sz="4" w:space="0" w:color="auto"/>
              <w:left w:val="single" w:sz="4" w:space="0" w:color="auto"/>
              <w:bottom w:val="single" w:sz="4" w:space="0" w:color="auto"/>
              <w:right w:val="single" w:sz="4" w:space="0" w:color="auto"/>
            </w:tcBorders>
            <w:hideMark/>
          </w:tcPr>
          <w:p w14:paraId="20D518CA" w14:textId="01F23434" w:rsidR="004B0A4B" w:rsidRPr="00835045" w:rsidRDefault="00E02D61" w:rsidP="004B0A4B">
            <w:pPr>
              <w:rPr>
                <w:rFonts w:ascii="Arial" w:hAnsi="Arial" w:cs="Arial"/>
                <w:sz w:val="16"/>
                <w:szCs w:val="18"/>
              </w:rPr>
            </w:pPr>
            <w:r>
              <w:rPr>
                <w:rFonts w:ascii="Arial" w:hAnsi="Arial" w:cs="Arial"/>
                <w:sz w:val="16"/>
                <w:szCs w:val="18"/>
              </w:rPr>
              <w:t>0.8</w:t>
            </w:r>
          </w:p>
          <w:p w14:paraId="2A24BC53" w14:textId="4E94954E" w:rsidR="004B0A4B" w:rsidRPr="00835045" w:rsidRDefault="00E02D61" w:rsidP="004B0A4B">
            <w:pPr>
              <w:rPr>
                <w:rFonts w:ascii="Arial" w:hAnsi="Arial" w:cs="Arial"/>
                <w:sz w:val="16"/>
                <w:szCs w:val="18"/>
              </w:rPr>
            </w:pPr>
            <w:r>
              <w:rPr>
                <w:rFonts w:ascii="Arial" w:hAnsi="Arial" w:cs="Arial"/>
                <w:sz w:val="16"/>
                <w:szCs w:val="18"/>
              </w:rPr>
              <w:t>[0.5-1</w:t>
            </w:r>
            <w:r w:rsidR="004B0A4B" w:rsidRPr="00835045">
              <w:rPr>
                <w:rFonts w:ascii="Arial" w:hAnsi="Arial" w:cs="Arial"/>
                <w:sz w:val="16"/>
                <w:szCs w:val="18"/>
              </w:rPr>
              <w:t>]</w:t>
            </w:r>
          </w:p>
        </w:tc>
        <w:tc>
          <w:tcPr>
            <w:tcW w:w="1075" w:type="dxa"/>
            <w:tcBorders>
              <w:top w:val="single" w:sz="4" w:space="0" w:color="auto"/>
              <w:left w:val="single" w:sz="4" w:space="0" w:color="auto"/>
              <w:bottom w:val="single" w:sz="4" w:space="0" w:color="auto"/>
              <w:right w:val="single" w:sz="4" w:space="0" w:color="auto"/>
            </w:tcBorders>
            <w:hideMark/>
          </w:tcPr>
          <w:p w14:paraId="5E5985CE" w14:textId="5A793EEA" w:rsidR="004B0A4B" w:rsidRPr="00835045" w:rsidRDefault="00E02D61" w:rsidP="004B0A4B">
            <w:pPr>
              <w:rPr>
                <w:rFonts w:ascii="Arial" w:hAnsi="Arial" w:cs="Arial"/>
                <w:sz w:val="16"/>
                <w:szCs w:val="18"/>
              </w:rPr>
            </w:pPr>
            <w:r>
              <w:rPr>
                <w:rFonts w:ascii="Arial" w:hAnsi="Arial" w:cs="Arial"/>
                <w:sz w:val="16"/>
                <w:szCs w:val="18"/>
              </w:rPr>
              <w:t>3</w:t>
            </w:r>
          </w:p>
          <w:p w14:paraId="2B6F1EE2" w14:textId="42AC7460" w:rsidR="004B0A4B" w:rsidRPr="00835045" w:rsidRDefault="00E02D61" w:rsidP="004B0A4B">
            <w:pPr>
              <w:rPr>
                <w:rFonts w:ascii="Arial" w:hAnsi="Arial" w:cs="Arial"/>
                <w:sz w:val="16"/>
                <w:szCs w:val="18"/>
              </w:rPr>
            </w:pPr>
            <w:r>
              <w:rPr>
                <w:rFonts w:ascii="Arial" w:hAnsi="Arial" w:cs="Arial"/>
                <w:sz w:val="16"/>
                <w:szCs w:val="18"/>
              </w:rPr>
              <w:t>[2-4</w:t>
            </w:r>
            <w:r w:rsidR="004B0A4B" w:rsidRPr="00835045">
              <w:rPr>
                <w:rFonts w:ascii="Arial" w:hAnsi="Arial" w:cs="Arial"/>
                <w:sz w:val="16"/>
                <w:szCs w:val="18"/>
              </w:rPr>
              <w:t>]</w:t>
            </w:r>
          </w:p>
        </w:tc>
        <w:tc>
          <w:tcPr>
            <w:tcW w:w="1011" w:type="dxa"/>
            <w:tcBorders>
              <w:top w:val="single" w:sz="4" w:space="0" w:color="auto"/>
              <w:left w:val="single" w:sz="4" w:space="0" w:color="auto"/>
              <w:bottom w:val="single" w:sz="4" w:space="0" w:color="auto"/>
              <w:right w:val="single" w:sz="4" w:space="0" w:color="auto"/>
            </w:tcBorders>
            <w:hideMark/>
          </w:tcPr>
          <w:p w14:paraId="61007EEB" w14:textId="7074FA62" w:rsidR="004B0A4B" w:rsidRPr="00835045" w:rsidRDefault="00E02D61" w:rsidP="004B0A4B">
            <w:pPr>
              <w:rPr>
                <w:rFonts w:ascii="Arial" w:hAnsi="Arial" w:cs="Arial"/>
                <w:sz w:val="16"/>
                <w:szCs w:val="18"/>
              </w:rPr>
            </w:pPr>
            <w:r>
              <w:rPr>
                <w:rFonts w:ascii="Arial" w:hAnsi="Arial" w:cs="Arial"/>
                <w:sz w:val="16"/>
                <w:szCs w:val="18"/>
              </w:rPr>
              <w:t>9</w:t>
            </w:r>
          </w:p>
          <w:p w14:paraId="6B11EDC3" w14:textId="05A3898D" w:rsidR="004B0A4B" w:rsidRPr="00835045" w:rsidRDefault="00E02D61" w:rsidP="004B0A4B">
            <w:pPr>
              <w:rPr>
                <w:rFonts w:ascii="Arial" w:hAnsi="Arial" w:cs="Arial"/>
                <w:sz w:val="16"/>
                <w:szCs w:val="18"/>
              </w:rPr>
            </w:pPr>
            <w:r>
              <w:rPr>
                <w:rFonts w:ascii="Arial" w:hAnsi="Arial" w:cs="Arial"/>
                <w:sz w:val="16"/>
                <w:szCs w:val="18"/>
              </w:rPr>
              <w:t>[7-12</w:t>
            </w:r>
            <w:r w:rsidR="004B0A4B" w:rsidRPr="00835045">
              <w:rPr>
                <w:rFonts w:ascii="Arial" w:hAnsi="Arial" w:cs="Arial"/>
                <w:sz w:val="16"/>
                <w:szCs w:val="18"/>
              </w:rPr>
              <w:t>]</w:t>
            </w:r>
          </w:p>
        </w:tc>
        <w:tc>
          <w:tcPr>
            <w:tcW w:w="1009" w:type="dxa"/>
            <w:tcBorders>
              <w:top w:val="single" w:sz="4" w:space="0" w:color="auto"/>
              <w:left w:val="single" w:sz="4" w:space="0" w:color="auto"/>
              <w:bottom w:val="single" w:sz="4" w:space="0" w:color="auto"/>
              <w:right w:val="single" w:sz="4" w:space="0" w:color="auto"/>
            </w:tcBorders>
            <w:hideMark/>
          </w:tcPr>
          <w:p w14:paraId="29DB3D5D" w14:textId="19DE5661" w:rsidR="004B0A4B" w:rsidRPr="00835045" w:rsidRDefault="00E02D61" w:rsidP="004B0A4B">
            <w:pPr>
              <w:rPr>
                <w:rFonts w:ascii="Arial" w:hAnsi="Arial" w:cs="Arial"/>
                <w:sz w:val="16"/>
                <w:szCs w:val="18"/>
              </w:rPr>
            </w:pPr>
            <w:r>
              <w:rPr>
                <w:rFonts w:ascii="Arial" w:hAnsi="Arial" w:cs="Arial"/>
                <w:sz w:val="16"/>
                <w:szCs w:val="18"/>
              </w:rPr>
              <w:t>2</w:t>
            </w:r>
          </w:p>
          <w:p w14:paraId="5ACDE56F" w14:textId="1054EEDC" w:rsidR="004B0A4B" w:rsidRPr="00835045" w:rsidRDefault="00E02D61" w:rsidP="004B0A4B">
            <w:pPr>
              <w:rPr>
                <w:rFonts w:ascii="Arial" w:hAnsi="Arial" w:cs="Arial"/>
                <w:sz w:val="16"/>
                <w:szCs w:val="18"/>
              </w:rPr>
            </w:pPr>
            <w:r>
              <w:rPr>
                <w:rFonts w:ascii="Arial" w:hAnsi="Arial" w:cs="Arial"/>
                <w:sz w:val="16"/>
                <w:szCs w:val="18"/>
              </w:rPr>
              <w:t>[2-2</w:t>
            </w:r>
            <w:r w:rsidR="004B0A4B" w:rsidRPr="00835045">
              <w:rPr>
                <w:rFonts w:ascii="Arial" w:hAnsi="Arial" w:cs="Arial"/>
                <w:sz w:val="16"/>
                <w:szCs w:val="18"/>
              </w:rPr>
              <w:t>]</w:t>
            </w:r>
          </w:p>
        </w:tc>
        <w:tc>
          <w:tcPr>
            <w:tcW w:w="1039" w:type="dxa"/>
            <w:tcBorders>
              <w:top w:val="single" w:sz="4" w:space="0" w:color="auto"/>
              <w:left w:val="single" w:sz="4" w:space="0" w:color="auto"/>
              <w:bottom w:val="single" w:sz="4" w:space="0" w:color="auto"/>
              <w:right w:val="single" w:sz="4" w:space="0" w:color="auto"/>
            </w:tcBorders>
            <w:hideMark/>
          </w:tcPr>
          <w:p w14:paraId="27E7CC8F" w14:textId="6554088F" w:rsidR="004B0A4B" w:rsidRPr="00835045" w:rsidRDefault="00E02D61" w:rsidP="004B0A4B">
            <w:pPr>
              <w:rPr>
                <w:rFonts w:ascii="Arial" w:hAnsi="Arial" w:cs="Arial"/>
                <w:sz w:val="16"/>
                <w:szCs w:val="18"/>
              </w:rPr>
            </w:pPr>
            <w:r>
              <w:rPr>
                <w:rFonts w:ascii="Arial" w:hAnsi="Arial" w:cs="Arial"/>
                <w:sz w:val="16"/>
                <w:szCs w:val="18"/>
              </w:rPr>
              <w:t>8</w:t>
            </w:r>
          </w:p>
          <w:p w14:paraId="029F5FBF" w14:textId="35C3955F" w:rsidR="004B0A4B" w:rsidRPr="00835045" w:rsidRDefault="00E02D61" w:rsidP="004B0A4B">
            <w:pPr>
              <w:rPr>
                <w:rFonts w:ascii="Arial" w:hAnsi="Arial" w:cs="Arial"/>
                <w:sz w:val="16"/>
                <w:szCs w:val="18"/>
              </w:rPr>
            </w:pPr>
            <w:r>
              <w:rPr>
                <w:rFonts w:ascii="Arial" w:hAnsi="Arial" w:cs="Arial"/>
                <w:sz w:val="16"/>
                <w:szCs w:val="18"/>
              </w:rPr>
              <w:t>[6-</w:t>
            </w:r>
            <w:r w:rsidR="004B0A4B" w:rsidRPr="00835045">
              <w:rPr>
                <w:rFonts w:ascii="Arial" w:hAnsi="Arial" w:cs="Arial"/>
                <w:sz w:val="16"/>
                <w:szCs w:val="18"/>
              </w:rPr>
              <w:t>1</w:t>
            </w:r>
            <w:r>
              <w:rPr>
                <w:rFonts w:ascii="Arial" w:hAnsi="Arial" w:cs="Arial"/>
                <w:sz w:val="16"/>
                <w:szCs w:val="18"/>
              </w:rPr>
              <w:t>0</w:t>
            </w:r>
            <w:r w:rsidR="004B0A4B" w:rsidRPr="00835045">
              <w:rPr>
                <w:rFonts w:ascii="Arial" w:hAnsi="Arial" w:cs="Arial"/>
                <w:sz w:val="16"/>
                <w:szCs w:val="18"/>
              </w:rPr>
              <w:t>]</w:t>
            </w:r>
          </w:p>
        </w:tc>
        <w:tc>
          <w:tcPr>
            <w:tcW w:w="1048" w:type="dxa"/>
            <w:tcBorders>
              <w:top w:val="single" w:sz="4" w:space="0" w:color="auto"/>
              <w:left w:val="single" w:sz="4" w:space="0" w:color="auto"/>
              <w:bottom w:val="single" w:sz="4" w:space="0" w:color="auto"/>
              <w:right w:val="single" w:sz="4" w:space="0" w:color="auto"/>
            </w:tcBorders>
            <w:hideMark/>
          </w:tcPr>
          <w:p w14:paraId="3728D50A" w14:textId="286999F1" w:rsidR="004B0A4B" w:rsidRPr="00835045" w:rsidRDefault="00E02D61" w:rsidP="004B0A4B">
            <w:pPr>
              <w:rPr>
                <w:rFonts w:ascii="Arial" w:hAnsi="Arial" w:cs="Arial"/>
                <w:sz w:val="16"/>
                <w:szCs w:val="18"/>
              </w:rPr>
            </w:pPr>
            <w:r>
              <w:rPr>
                <w:rFonts w:ascii="Arial" w:hAnsi="Arial" w:cs="Arial"/>
                <w:sz w:val="16"/>
                <w:szCs w:val="18"/>
              </w:rPr>
              <w:t>18</w:t>
            </w:r>
          </w:p>
          <w:p w14:paraId="3481B262" w14:textId="64029931" w:rsidR="004B0A4B" w:rsidRPr="00835045" w:rsidRDefault="00E02D61" w:rsidP="004B0A4B">
            <w:pPr>
              <w:rPr>
                <w:rFonts w:ascii="Arial" w:hAnsi="Arial" w:cs="Arial"/>
                <w:sz w:val="16"/>
                <w:szCs w:val="18"/>
              </w:rPr>
            </w:pPr>
            <w:r>
              <w:rPr>
                <w:rFonts w:ascii="Arial" w:hAnsi="Arial" w:cs="Arial"/>
                <w:sz w:val="16"/>
                <w:szCs w:val="18"/>
              </w:rPr>
              <w:t>[14-2</w:t>
            </w:r>
            <w:r w:rsidR="004B0A4B" w:rsidRPr="00835045">
              <w:rPr>
                <w:rFonts w:ascii="Arial" w:hAnsi="Arial" w:cs="Arial"/>
                <w:sz w:val="16"/>
                <w:szCs w:val="18"/>
              </w:rPr>
              <w:t>2]</w:t>
            </w:r>
          </w:p>
        </w:tc>
        <w:tc>
          <w:tcPr>
            <w:tcW w:w="1009" w:type="dxa"/>
            <w:tcBorders>
              <w:top w:val="single" w:sz="4" w:space="0" w:color="auto"/>
              <w:left w:val="single" w:sz="4" w:space="0" w:color="auto"/>
              <w:bottom w:val="single" w:sz="4" w:space="0" w:color="auto"/>
              <w:right w:val="single" w:sz="4" w:space="0" w:color="auto"/>
            </w:tcBorders>
            <w:hideMark/>
          </w:tcPr>
          <w:p w14:paraId="6EA52A99" w14:textId="3490AFA7" w:rsidR="004B0A4B" w:rsidRPr="00835045" w:rsidRDefault="00E02D61" w:rsidP="004B0A4B">
            <w:pPr>
              <w:rPr>
                <w:rFonts w:ascii="Arial" w:hAnsi="Arial" w:cs="Arial"/>
                <w:sz w:val="16"/>
                <w:szCs w:val="18"/>
              </w:rPr>
            </w:pPr>
            <w:r>
              <w:rPr>
                <w:rFonts w:ascii="Arial" w:hAnsi="Arial" w:cs="Arial"/>
                <w:sz w:val="16"/>
                <w:szCs w:val="18"/>
              </w:rPr>
              <w:t>2</w:t>
            </w:r>
          </w:p>
          <w:p w14:paraId="516016FB" w14:textId="18EF7AA2" w:rsidR="004B0A4B" w:rsidRPr="00835045" w:rsidRDefault="00E02D61" w:rsidP="004B0A4B">
            <w:pPr>
              <w:rPr>
                <w:rFonts w:ascii="Arial" w:hAnsi="Arial" w:cs="Arial"/>
                <w:sz w:val="16"/>
                <w:szCs w:val="18"/>
              </w:rPr>
            </w:pPr>
            <w:r>
              <w:rPr>
                <w:rFonts w:ascii="Arial" w:hAnsi="Arial" w:cs="Arial"/>
                <w:sz w:val="16"/>
                <w:szCs w:val="18"/>
              </w:rPr>
              <w:t>[1-2</w:t>
            </w:r>
            <w:r w:rsidR="004B0A4B" w:rsidRPr="00835045">
              <w:rPr>
                <w:rFonts w:ascii="Arial" w:hAnsi="Arial" w:cs="Arial"/>
                <w:sz w:val="16"/>
                <w:szCs w:val="18"/>
              </w:rPr>
              <w:t>]</w:t>
            </w:r>
          </w:p>
        </w:tc>
        <w:tc>
          <w:tcPr>
            <w:tcW w:w="1076" w:type="dxa"/>
            <w:tcBorders>
              <w:top w:val="single" w:sz="4" w:space="0" w:color="auto"/>
              <w:left w:val="single" w:sz="4" w:space="0" w:color="auto"/>
              <w:bottom w:val="single" w:sz="4" w:space="0" w:color="auto"/>
              <w:right w:val="single" w:sz="4" w:space="0" w:color="auto"/>
            </w:tcBorders>
            <w:hideMark/>
          </w:tcPr>
          <w:p w14:paraId="6E5E8E7F" w14:textId="39BADA06" w:rsidR="004B0A4B" w:rsidRPr="00835045" w:rsidRDefault="00E02D61" w:rsidP="004B0A4B">
            <w:pPr>
              <w:rPr>
                <w:rFonts w:ascii="Arial" w:hAnsi="Arial" w:cs="Arial"/>
                <w:sz w:val="16"/>
                <w:szCs w:val="18"/>
              </w:rPr>
            </w:pPr>
            <w:r>
              <w:rPr>
                <w:rFonts w:ascii="Arial" w:hAnsi="Arial" w:cs="Arial"/>
                <w:sz w:val="16"/>
                <w:szCs w:val="18"/>
              </w:rPr>
              <w:t>8</w:t>
            </w:r>
          </w:p>
          <w:p w14:paraId="3C8D8CE2" w14:textId="1341C86F" w:rsidR="004B0A4B" w:rsidRPr="00835045" w:rsidRDefault="00E02D61" w:rsidP="004B0A4B">
            <w:pPr>
              <w:rPr>
                <w:rFonts w:ascii="Arial" w:hAnsi="Arial" w:cs="Arial"/>
                <w:sz w:val="16"/>
                <w:szCs w:val="18"/>
              </w:rPr>
            </w:pPr>
            <w:r>
              <w:rPr>
                <w:rFonts w:ascii="Arial" w:hAnsi="Arial" w:cs="Arial"/>
                <w:sz w:val="16"/>
                <w:szCs w:val="18"/>
              </w:rPr>
              <w:t>[6-10</w:t>
            </w:r>
            <w:r w:rsidR="004B0A4B" w:rsidRPr="00835045">
              <w:rPr>
                <w:rFonts w:ascii="Arial" w:hAnsi="Arial" w:cs="Arial"/>
                <w:sz w:val="16"/>
                <w:szCs w:val="18"/>
              </w:rPr>
              <w:t>]</w:t>
            </w:r>
          </w:p>
        </w:tc>
        <w:tc>
          <w:tcPr>
            <w:tcW w:w="1014" w:type="dxa"/>
            <w:tcBorders>
              <w:top w:val="single" w:sz="4" w:space="0" w:color="auto"/>
              <w:left w:val="single" w:sz="4" w:space="0" w:color="auto"/>
              <w:bottom w:val="single" w:sz="4" w:space="0" w:color="auto"/>
              <w:right w:val="single" w:sz="4" w:space="0" w:color="auto"/>
            </w:tcBorders>
            <w:hideMark/>
          </w:tcPr>
          <w:p w14:paraId="1D627F90" w14:textId="6B750644" w:rsidR="004B0A4B" w:rsidRPr="00835045" w:rsidRDefault="00E02D61" w:rsidP="004B0A4B">
            <w:pPr>
              <w:rPr>
                <w:rFonts w:ascii="Arial" w:hAnsi="Arial" w:cs="Arial"/>
                <w:sz w:val="16"/>
                <w:szCs w:val="18"/>
              </w:rPr>
            </w:pPr>
            <w:r>
              <w:rPr>
                <w:rFonts w:ascii="Arial" w:hAnsi="Arial" w:cs="Arial"/>
                <w:sz w:val="16"/>
                <w:szCs w:val="18"/>
              </w:rPr>
              <w:t>17</w:t>
            </w:r>
          </w:p>
          <w:p w14:paraId="66C47966" w14:textId="78BA83BE" w:rsidR="004B0A4B" w:rsidRPr="00835045" w:rsidRDefault="00E02D61" w:rsidP="004B0A4B">
            <w:pPr>
              <w:rPr>
                <w:rFonts w:ascii="Arial" w:hAnsi="Arial" w:cs="Arial"/>
                <w:sz w:val="16"/>
                <w:szCs w:val="18"/>
              </w:rPr>
            </w:pPr>
            <w:r>
              <w:rPr>
                <w:rFonts w:ascii="Arial" w:hAnsi="Arial" w:cs="Arial"/>
                <w:sz w:val="16"/>
                <w:szCs w:val="18"/>
              </w:rPr>
              <w:t>[13-21</w:t>
            </w:r>
            <w:r w:rsidR="004B0A4B" w:rsidRPr="00835045">
              <w:rPr>
                <w:rFonts w:ascii="Arial" w:hAnsi="Arial" w:cs="Arial"/>
                <w:sz w:val="16"/>
                <w:szCs w:val="18"/>
              </w:rPr>
              <w:t>]</w:t>
            </w:r>
          </w:p>
        </w:tc>
        <w:tc>
          <w:tcPr>
            <w:tcW w:w="1203" w:type="dxa"/>
            <w:tcBorders>
              <w:top w:val="single" w:sz="4" w:space="0" w:color="auto"/>
              <w:left w:val="single" w:sz="4" w:space="0" w:color="auto"/>
              <w:bottom w:val="single" w:sz="4" w:space="0" w:color="auto"/>
              <w:right w:val="single" w:sz="4" w:space="0" w:color="auto"/>
            </w:tcBorders>
            <w:hideMark/>
          </w:tcPr>
          <w:p w14:paraId="1A721FD7" w14:textId="5E21AF9C" w:rsidR="004B0A4B" w:rsidRPr="00835045" w:rsidRDefault="00E02D61" w:rsidP="004B0A4B">
            <w:pPr>
              <w:rPr>
                <w:rFonts w:ascii="Arial" w:hAnsi="Arial" w:cs="Arial"/>
                <w:sz w:val="16"/>
                <w:szCs w:val="18"/>
              </w:rPr>
            </w:pPr>
            <w:r>
              <w:rPr>
                <w:rFonts w:ascii="Arial" w:hAnsi="Arial" w:cs="Arial"/>
                <w:sz w:val="16"/>
                <w:szCs w:val="18"/>
              </w:rPr>
              <w:t>1</w:t>
            </w:r>
          </w:p>
          <w:p w14:paraId="273C3028" w14:textId="456F4D73" w:rsidR="004B0A4B" w:rsidRPr="00835045" w:rsidRDefault="00E02D61" w:rsidP="004B0A4B">
            <w:pPr>
              <w:rPr>
                <w:rFonts w:ascii="Arial" w:hAnsi="Arial" w:cs="Arial"/>
                <w:sz w:val="16"/>
                <w:szCs w:val="18"/>
              </w:rPr>
            </w:pPr>
            <w:r>
              <w:rPr>
                <w:rFonts w:ascii="Arial" w:hAnsi="Arial" w:cs="Arial"/>
                <w:sz w:val="16"/>
                <w:szCs w:val="18"/>
              </w:rPr>
              <w:t>[1-2</w:t>
            </w:r>
            <w:r w:rsidR="004B0A4B" w:rsidRPr="00835045">
              <w:rPr>
                <w:rFonts w:ascii="Arial" w:hAnsi="Arial" w:cs="Arial"/>
                <w:sz w:val="16"/>
                <w:szCs w:val="18"/>
              </w:rPr>
              <w:t>]</w:t>
            </w:r>
          </w:p>
        </w:tc>
        <w:tc>
          <w:tcPr>
            <w:tcW w:w="1080" w:type="dxa"/>
            <w:tcBorders>
              <w:top w:val="single" w:sz="4" w:space="0" w:color="auto"/>
              <w:left w:val="single" w:sz="4" w:space="0" w:color="auto"/>
              <w:bottom w:val="single" w:sz="4" w:space="0" w:color="auto"/>
              <w:right w:val="single" w:sz="4" w:space="0" w:color="auto"/>
            </w:tcBorders>
            <w:hideMark/>
          </w:tcPr>
          <w:p w14:paraId="4B103916" w14:textId="13CA915E" w:rsidR="004B0A4B" w:rsidRPr="00835045" w:rsidRDefault="00E02D61" w:rsidP="004B0A4B">
            <w:pPr>
              <w:rPr>
                <w:rFonts w:ascii="Arial" w:hAnsi="Arial" w:cs="Arial"/>
                <w:sz w:val="16"/>
                <w:szCs w:val="18"/>
              </w:rPr>
            </w:pPr>
            <w:r>
              <w:rPr>
                <w:rFonts w:ascii="Arial" w:hAnsi="Arial" w:cs="Arial"/>
                <w:sz w:val="16"/>
                <w:szCs w:val="18"/>
              </w:rPr>
              <w:t>6</w:t>
            </w:r>
          </w:p>
          <w:p w14:paraId="486AD091" w14:textId="56B5AE10" w:rsidR="004B0A4B" w:rsidRPr="00835045" w:rsidRDefault="00E02D61" w:rsidP="004B0A4B">
            <w:pPr>
              <w:rPr>
                <w:rFonts w:ascii="Arial" w:hAnsi="Arial" w:cs="Arial"/>
                <w:sz w:val="16"/>
                <w:szCs w:val="18"/>
              </w:rPr>
            </w:pPr>
            <w:r>
              <w:rPr>
                <w:rFonts w:ascii="Arial" w:hAnsi="Arial" w:cs="Arial"/>
                <w:sz w:val="16"/>
                <w:szCs w:val="18"/>
              </w:rPr>
              <w:t>[5-6</w:t>
            </w:r>
            <w:r w:rsidR="004B0A4B" w:rsidRPr="00835045">
              <w:rPr>
                <w:rFonts w:ascii="Arial" w:hAnsi="Arial" w:cs="Arial"/>
                <w:sz w:val="16"/>
                <w:szCs w:val="18"/>
              </w:rPr>
              <w:t>]</w:t>
            </w:r>
          </w:p>
        </w:tc>
        <w:tc>
          <w:tcPr>
            <w:tcW w:w="1127" w:type="dxa"/>
            <w:tcBorders>
              <w:top w:val="single" w:sz="4" w:space="0" w:color="auto"/>
              <w:left w:val="single" w:sz="4" w:space="0" w:color="auto"/>
              <w:bottom w:val="single" w:sz="4" w:space="0" w:color="auto"/>
              <w:right w:val="single" w:sz="4" w:space="0" w:color="auto"/>
            </w:tcBorders>
            <w:hideMark/>
          </w:tcPr>
          <w:p w14:paraId="44D020C5" w14:textId="21DF490B" w:rsidR="004B0A4B" w:rsidRPr="00835045" w:rsidRDefault="00E02D61" w:rsidP="004B0A4B">
            <w:pPr>
              <w:rPr>
                <w:rFonts w:ascii="Arial" w:hAnsi="Arial" w:cs="Arial"/>
                <w:sz w:val="16"/>
                <w:szCs w:val="18"/>
              </w:rPr>
            </w:pPr>
            <w:r>
              <w:rPr>
                <w:rFonts w:ascii="Arial" w:hAnsi="Arial" w:cs="Arial"/>
                <w:sz w:val="16"/>
                <w:szCs w:val="18"/>
              </w:rPr>
              <w:t>14</w:t>
            </w:r>
          </w:p>
          <w:p w14:paraId="7F85F416" w14:textId="4E135AC6" w:rsidR="004B0A4B" w:rsidRPr="00835045" w:rsidRDefault="00E02D61" w:rsidP="004B0A4B">
            <w:pPr>
              <w:rPr>
                <w:rFonts w:ascii="Arial" w:hAnsi="Arial" w:cs="Arial"/>
                <w:sz w:val="16"/>
                <w:szCs w:val="18"/>
              </w:rPr>
            </w:pPr>
            <w:r>
              <w:rPr>
                <w:rFonts w:ascii="Arial" w:hAnsi="Arial" w:cs="Arial"/>
                <w:sz w:val="16"/>
                <w:szCs w:val="18"/>
              </w:rPr>
              <w:t>[12-16</w:t>
            </w:r>
            <w:r w:rsidR="004B0A4B" w:rsidRPr="00835045">
              <w:rPr>
                <w:rFonts w:ascii="Arial" w:hAnsi="Arial" w:cs="Arial"/>
                <w:sz w:val="16"/>
                <w:szCs w:val="18"/>
              </w:rPr>
              <w:t>]</w:t>
            </w:r>
          </w:p>
        </w:tc>
      </w:tr>
    </w:tbl>
    <w:p w14:paraId="3400C619" w14:textId="77777777" w:rsidR="008C72D4" w:rsidRPr="00AA3DD8" w:rsidRDefault="008C72D4" w:rsidP="008C72D4">
      <w:pPr>
        <w:rPr>
          <w:rFonts w:ascii="Arial" w:hAnsi="Arial" w:cs="Arial"/>
          <w:kern w:val="2"/>
          <w14:ligatures w14:val="standardContextual"/>
        </w:rPr>
      </w:pPr>
    </w:p>
    <w:p w14:paraId="1CBC6DF9" w14:textId="77777777" w:rsidR="008C72D4" w:rsidRPr="00AA3DD8" w:rsidRDefault="008C72D4" w:rsidP="008C72D4">
      <w:pPr>
        <w:rPr>
          <w:rFonts w:ascii="Arial" w:hAnsi="Arial" w:cs="Arial"/>
        </w:rPr>
      </w:pPr>
      <w:r w:rsidRPr="00AA3DD8">
        <w:rPr>
          <w:rFonts w:ascii="Arial" w:hAnsi="Arial" w:cs="Arial"/>
        </w:rPr>
        <w:t xml:space="preserve"> </w:t>
      </w:r>
    </w:p>
    <w:p w14:paraId="682FB255" w14:textId="77777777" w:rsidR="004B0A4B" w:rsidRDefault="004B0A4B">
      <w:pPr>
        <w:rPr>
          <w:rFonts w:ascii="Arial" w:hAnsi="Arial" w:cs="Arial"/>
          <w:b/>
        </w:rPr>
      </w:pPr>
      <w:r>
        <w:rPr>
          <w:rFonts w:ascii="Arial" w:hAnsi="Arial" w:cs="Arial"/>
          <w:b/>
        </w:rPr>
        <w:br w:type="page"/>
      </w:r>
    </w:p>
    <w:p w14:paraId="03D3A87A" w14:textId="26431794" w:rsidR="008C72D4" w:rsidRPr="004B0A4B" w:rsidRDefault="008C72D4" w:rsidP="008C72D4">
      <w:pPr>
        <w:rPr>
          <w:rFonts w:ascii="Arial" w:hAnsi="Arial" w:cs="Arial"/>
          <w:b/>
        </w:rPr>
      </w:pPr>
      <w:r w:rsidRPr="004B0A4B">
        <w:rPr>
          <w:rFonts w:ascii="Arial" w:hAnsi="Arial" w:cs="Arial"/>
          <w:b/>
        </w:rPr>
        <w:lastRenderedPageBreak/>
        <w:t>Supplemental Table 2</w:t>
      </w:r>
      <w:r w:rsidR="00CF347B">
        <w:rPr>
          <w:rFonts w:ascii="Arial" w:hAnsi="Arial" w:cs="Arial"/>
          <w:b/>
        </w:rPr>
        <w:t xml:space="preserve">. Baseline </w:t>
      </w:r>
      <w:r w:rsidR="00CF347B" w:rsidRPr="00CF347B">
        <w:rPr>
          <w:rFonts w:ascii="Arial" w:hAnsi="Arial" w:cs="Arial"/>
          <w:b/>
        </w:rPr>
        <w:t>characteristics</w:t>
      </w:r>
      <w:r w:rsidR="00CF347B">
        <w:rPr>
          <w:rFonts w:ascii="Arial" w:hAnsi="Arial" w:cs="Arial"/>
          <w:b/>
        </w:rPr>
        <w:t xml:space="preserve"> of cancer s</w:t>
      </w:r>
      <w:r w:rsidR="00CF347B" w:rsidRPr="00CF347B">
        <w:rPr>
          <w:rFonts w:ascii="Arial" w:hAnsi="Arial" w:cs="Arial"/>
          <w:b/>
        </w:rPr>
        <w:t>urvivors who received home</w:t>
      </w:r>
      <w:r w:rsidR="00CF347B">
        <w:rPr>
          <w:rFonts w:ascii="Arial" w:hAnsi="Arial" w:cs="Arial"/>
          <w:b/>
        </w:rPr>
        <w:t xml:space="preserve"> health</w:t>
      </w:r>
      <w:r w:rsidR="00CF347B" w:rsidRPr="00CF347B">
        <w:rPr>
          <w:rFonts w:ascii="Arial" w:hAnsi="Arial" w:cs="Arial"/>
          <w:b/>
        </w:rPr>
        <w:t xml:space="preserve"> care</w:t>
      </w:r>
    </w:p>
    <w:tbl>
      <w:tblPr>
        <w:tblStyle w:val="TableGrid"/>
        <w:tblW w:w="15127" w:type="dxa"/>
        <w:tblInd w:w="0" w:type="dxa"/>
        <w:tblLayout w:type="fixed"/>
        <w:tblLook w:val="04A0" w:firstRow="1" w:lastRow="0" w:firstColumn="1" w:lastColumn="0" w:noHBand="0" w:noVBand="1"/>
        <w:tblPrChange w:id="1816" w:author="Naveen Premnath [2]" w:date="2024-09-28T12:22:00Z">
          <w:tblPr>
            <w:tblStyle w:val="TableGrid"/>
            <w:tblW w:w="11155" w:type="dxa"/>
            <w:tblInd w:w="0" w:type="dxa"/>
            <w:tblLayout w:type="fixed"/>
            <w:tblLook w:val="04A0" w:firstRow="1" w:lastRow="0" w:firstColumn="1" w:lastColumn="0" w:noHBand="0" w:noVBand="1"/>
          </w:tblPr>
        </w:tblPrChange>
      </w:tblPr>
      <w:tblGrid>
        <w:gridCol w:w="2434"/>
        <w:gridCol w:w="1220"/>
        <w:gridCol w:w="1221"/>
        <w:gridCol w:w="1342"/>
        <w:gridCol w:w="1343"/>
        <w:gridCol w:w="1345"/>
        <w:gridCol w:w="1218"/>
        <w:gridCol w:w="1220"/>
        <w:gridCol w:w="1221"/>
        <w:gridCol w:w="1220"/>
        <w:gridCol w:w="1343"/>
        <w:tblGridChange w:id="1817">
          <w:tblGrid>
            <w:gridCol w:w="1795"/>
            <w:gridCol w:w="639"/>
            <w:gridCol w:w="261"/>
            <w:gridCol w:w="900"/>
            <w:gridCol w:w="59"/>
            <w:gridCol w:w="931"/>
            <w:gridCol w:w="290"/>
            <w:gridCol w:w="700"/>
            <w:gridCol w:w="642"/>
            <w:gridCol w:w="438"/>
            <w:gridCol w:w="810"/>
            <w:gridCol w:w="95"/>
            <w:gridCol w:w="805"/>
            <w:gridCol w:w="659"/>
            <w:gridCol w:w="241"/>
            <w:gridCol w:w="858"/>
            <w:gridCol w:w="42"/>
            <w:gridCol w:w="990"/>
            <w:gridCol w:w="188"/>
            <w:gridCol w:w="1221"/>
            <w:gridCol w:w="1220"/>
            <w:gridCol w:w="1343"/>
          </w:tblGrid>
        </w:tblGridChange>
      </w:tblGrid>
      <w:tr w:rsidR="008C72D4" w:rsidRPr="00AA3DD8" w14:paraId="5DA7D42B" w14:textId="77777777" w:rsidTr="00DC7C45">
        <w:trPr>
          <w:trHeight w:val="498"/>
          <w:trPrChange w:id="1818" w:author="Naveen Premnath [2]" w:date="2024-09-28T12:22:00Z">
            <w:trPr>
              <w:gridAfter w:val="0"/>
              <w:trHeight w:val="492"/>
            </w:trPr>
          </w:trPrChange>
        </w:trPr>
        <w:tc>
          <w:tcPr>
            <w:tcW w:w="2434" w:type="dxa"/>
            <w:tcBorders>
              <w:top w:val="single" w:sz="4" w:space="0" w:color="auto"/>
              <w:left w:val="single" w:sz="4" w:space="0" w:color="auto"/>
              <w:bottom w:val="single" w:sz="4" w:space="0" w:color="auto"/>
              <w:right w:val="single" w:sz="4" w:space="0" w:color="auto"/>
            </w:tcBorders>
            <w:tcPrChange w:id="1819" w:author="Naveen Premnath [2]" w:date="2024-09-28T12:22:00Z">
              <w:tcPr>
                <w:tcW w:w="1795" w:type="dxa"/>
                <w:tcBorders>
                  <w:top w:val="single" w:sz="4" w:space="0" w:color="auto"/>
                  <w:left w:val="single" w:sz="4" w:space="0" w:color="auto"/>
                  <w:bottom w:val="single" w:sz="4" w:space="0" w:color="auto"/>
                  <w:right w:val="single" w:sz="4" w:space="0" w:color="auto"/>
                </w:tcBorders>
              </w:tcPr>
            </w:tcPrChange>
          </w:tcPr>
          <w:p w14:paraId="69F2FA94" w14:textId="77777777" w:rsidR="008C72D4" w:rsidRPr="004B0A4B" w:rsidRDefault="008C72D4">
            <w:pPr>
              <w:rPr>
                <w:rFonts w:ascii="Arial" w:hAnsi="Arial" w:cs="Arial"/>
                <w:sz w:val="20"/>
                <w:szCs w:val="20"/>
              </w:rPr>
            </w:pPr>
          </w:p>
        </w:tc>
        <w:tc>
          <w:tcPr>
            <w:tcW w:w="2441" w:type="dxa"/>
            <w:gridSpan w:val="2"/>
            <w:tcBorders>
              <w:top w:val="single" w:sz="4" w:space="0" w:color="auto"/>
              <w:left w:val="single" w:sz="4" w:space="0" w:color="auto"/>
              <w:bottom w:val="single" w:sz="4" w:space="0" w:color="auto"/>
              <w:right w:val="single" w:sz="4" w:space="0" w:color="auto"/>
            </w:tcBorders>
            <w:hideMark/>
            <w:tcPrChange w:id="1820" w:author="Naveen Premnath [2]" w:date="2024-09-28T12:22:00Z">
              <w:tcPr>
                <w:tcW w:w="1800" w:type="dxa"/>
                <w:gridSpan w:val="3"/>
                <w:tcBorders>
                  <w:top w:val="single" w:sz="4" w:space="0" w:color="auto"/>
                  <w:left w:val="single" w:sz="4" w:space="0" w:color="auto"/>
                  <w:bottom w:val="single" w:sz="4" w:space="0" w:color="auto"/>
                  <w:right w:val="single" w:sz="4" w:space="0" w:color="auto"/>
                </w:tcBorders>
                <w:hideMark/>
              </w:tcPr>
            </w:tcPrChange>
          </w:tcPr>
          <w:p w14:paraId="2983EAB1" w14:textId="77777777" w:rsidR="008C72D4" w:rsidRPr="004B0A4B" w:rsidRDefault="008C72D4">
            <w:pPr>
              <w:rPr>
                <w:rFonts w:ascii="Arial" w:hAnsi="Arial" w:cs="Arial"/>
                <w:b/>
                <w:sz w:val="20"/>
                <w:szCs w:val="20"/>
              </w:rPr>
            </w:pPr>
            <w:r w:rsidRPr="004B0A4B">
              <w:rPr>
                <w:rFonts w:ascii="Arial" w:hAnsi="Arial" w:cs="Arial"/>
                <w:b/>
                <w:sz w:val="20"/>
                <w:szCs w:val="20"/>
              </w:rPr>
              <w:t>2016</w:t>
            </w:r>
          </w:p>
        </w:tc>
        <w:tc>
          <w:tcPr>
            <w:tcW w:w="2685" w:type="dxa"/>
            <w:gridSpan w:val="2"/>
            <w:tcBorders>
              <w:top w:val="single" w:sz="4" w:space="0" w:color="auto"/>
              <w:left w:val="single" w:sz="4" w:space="0" w:color="auto"/>
              <w:bottom w:val="single" w:sz="4" w:space="0" w:color="auto"/>
              <w:right w:val="single" w:sz="4" w:space="0" w:color="auto"/>
            </w:tcBorders>
            <w:hideMark/>
            <w:tcPrChange w:id="1821" w:author="Naveen Premnath [2]" w:date="2024-09-28T12:22:00Z">
              <w:tcPr>
                <w:tcW w:w="1980" w:type="dxa"/>
                <w:gridSpan w:val="4"/>
                <w:tcBorders>
                  <w:top w:val="single" w:sz="4" w:space="0" w:color="auto"/>
                  <w:left w:val="single" w:sz="4" w:space="0" w:color="auto"/>
                  <w:bottom w:val="single" w:sz="4" w:space="0" w:color="auto"/>
                  <w:right w:val="single" w:sz="4" w:space="0" w:color="auto"/>
                </w:tcBorders>
                <w:hideMark/>
              </w:tcPr>
            </w:tcPrChange>
          </w:tcPr>
          <w:p w14:paraId="44CF437F" w14:textId="77777777" w:rsidR="008C72D4" w:rsidRPr="004B0A4B" w:rsidRDefault="008C72D4">
            <w:pPr>
              <w:rPr>
                <w:rFonts w:ascii="Arial" w:hAnsi="Arial" w:cs="Arial"/>
                <w:b/>
                <w:sz w:val="20"/>
                <w:szCs w:val="20"/>
              </w:rPr>
            </w:pPr>
            <w:r w:rsidRPr="004B0A4B">
              <w:rPr>
                <w:rFonts w:ascii="Arial" w:hAnsi="Arial" w:cs="Arial"/>
                <w:b/>
                <w:sz w:val="20"/>
                <w:szCs w:val="20"/>
              </w:rPr>
              <w:t>2017</w:t>
            </w:r>
          </w:p>
        </w:tc>
        <w:tc>
          <w:tcPr>
            <w:tcW w:w="2563" w:type="dxa"/>
            <w:gridSpan w:val="2"/>
            <w:tcBorders>
              <w:top w:val="single" w:sz="4" w:space="0" w:color="auto"/>
              <w:left w:val="single" w:sz="4" w:space="0" w:color="auto"/>
              <w:bottom w:val="single" w:sz="4" w:space="0" w:color="auto"/>
              <w:right w:val="single" w:sz="4" w:space="0" w:color="auto"/>
            </w:tcBorders>
            <w:hideMark/>
            <w:tcPrChange w:id="1822" w:author="Naveen Premnath [2]" w:date="2024-09-28T12:22:00Z">
              <w:tcPr>
                <w:tcW w:w="1890" w:type="dxa"/>
                <w:gridSpan w:val="3"/>
                <w:tcBorders>
                  <w:top w:val="single" w:sz="4" w:space="0" w:color="auto"/>
                  <w:left w:val="single" w:sz="4" w:space="0" w:color="auto"/>
                  <w:bottom w:val="single" w:sz="4" w:space="0" w:color="auto"/>
                  <w:right w:val="single" w:sz="4" w:space="0" w:color="auto"/>
                </w:tcBorders>
                <w:hideMark/>
              </w:tcPr>
            </w:tcPrChange>
          </w:tcPr>
          <w:p w14:paraId="5E5D25A5" w14:textId="77777777" w:rsidR="008C72D4" w:rsidRPr="004B0A4B" w:rsidRDefault="008C72D4">
            <w:pPr>
              <w:rPr>
                <w:rFonts w:ascii="Arial" w:hAnsi="Arial" w:cs="Arial"/>
                <w:b/>
                <w:sz w:val="20"/>
                <w:szCs w:val="20"/>
              </w:rPr>
            </w:pPr>
            <w:r w:rsidRPr="004B0A4B">
              <w:rPr>
                <w:rFonts w:ascii="Arial" w:hAnsi="Arial" w:cs="Arial"/>
                <w:b/>
                <w:sz w:val="20"/>
                <w:szCs w:val="20"/>
              </w:rPr>
              <w:t>2018</w:t>
            </w:r>
          </w:p>
        </w:tc>
        <w:tc>
          <w:tcPr>
            <w:tcW w:w="2441" w:type="dxa"/>
            <w:gridSpan w:val="2"/>
            <w:tcBorders>
              <w:top w:val="single" w:sz="4" w:space="0" w:color="auto"/>
              <w:left w:val="single" w:sz="4" w:space="0" w:color="auto"/>
              <w:bottom w:val="single" w:sz="4" w:space="0" w:color="auto"/>
              <w:right w:val="single" w:sz="4" w:space="0" w:color="auto"/>
            </w:tcBorders>
            <w:hideMark/>
            <w:tcPrChange w:id="1823" w:author="Naveen Premnath [2]" w:date="2024-09-28T12:22:00Z">
              <w:tcPr>
                <w:tcW w:w="1800" w:type="dxa"/>
                <w:gridSpan w:val="4"/>
                <w:tcBorders>
                  <w:top w:val="single" w:sz="4" w:space="0" w:color="auto"/>
                  <w:left w:val="single" w:sz="4" w:space="0" w:color="auto"/>
                  <w:bottom w:val="single" w:sz="4" w:space="0" w:color="auto"/>
                  <w:right w:val="single" w:sz="4" w:space="0" w:color="auto"/>
                </w:tcBorders>
                <w:hideMark/>
              </w:tcPr>
            </w:tcPrChange>
          </w:tcPr>
          <w:p w14:paraId="367A01DC" w14:textId="77777777" w:rsidR="008C72D4" w:rsidRPr="004B0A4B" w:rsidRDefault="008C72D4">
            <w:pPr>
              <w:rPr>
                <w:rFonts w:ascii="Arial" w:hAnsi="Arial" w:cs="Arial"/>
                <w:b/>
                <w:sz w:val="20"/>
                <w:szCs w:val="20"/>
              </w:rPr>
            </w:pPr>
            <w:r w:rsidRPr="004B0A4B">
              <w:rPr>
                <w:rFonts w:ascii="Arial" w:hAnsi="Arial" w:cs="Arial"/>
                <w:b/>
                <w:sz w:val="20"/>
                <w:szCs w:val="20"/>
              </w:rPr>
              <w:t>2019</w:t>
            </w:r>
          </w:p>
        </w:tc>
        <w:tc>
          <w:tcPr>
            <w:tcW w:w="2563" w:type="dxa"/>
            <w:gridSpan w:val="2"/>
            <w:tcBorders>
              <w:top w:val="single" w:sz="4" w:space="0" w:color="auto"/>
              <w:left w:val="single" w:sz="4" w:space="0" w:color="auto"/>
              <w:bottom w:val="single" w:sz="4" w:space="0" w:color="auto"/>
              <w:right w:val="single" w:sz="4" w:space="0" w:color="auto"/>
            </w:tcBorders>
            <w:hideMark/>
            <w:tcPrChange w:id="1824" w:author="Naveen Premnath [2]" w:date="2024-09-28T12:22:00Z">
              <w:tcPr>
                <w:tcW w:w="1890" w:type="dxa"/>
                <w:gridSpan w:val="3"/>
                <w:tcBorders>
                  <w:top w:val="single" w:sz="4" w:space="0" w:color="auto"/>
                  <w:left w:val="single" w:sz="4" w:space="0" w:color="auto"/>
                  <w:bottom w:val="single" w:sz="4" w:space="0" w:color="auto"/>
                  <w:right w:val="single" w:sz="4" w:space="0" w:color="auto"/>
                </w:tcBorders>
                <w:hideMark/>
              </w:tcPr>
            </w:tcPrChange>
          </w:tcPr>
          <w:p w14:paraId="01A62360" w14:textId="77777777" w:rsidR="008C72D4" w:rsidRPr="004B0A4B" w:rsidRDefault="008C72D4">
            <w:pPr>
              <w:rPr>
                <w:rFonts w:ascii="Arial" w:hAnsi="Arial" w:cs="Arial"/>
                <w:b/>
                <w:sz w:val="20"/>
                <w:szCs w:val="20"/>
              </w:rPr>
            </w:pPr>
            <w:r w:rsidRPr="004B0A4B">
              <w:rPr>
                <w:rFonts w:ascii="Arial" w:hAnsi="Arial" w:cs="Arial"/>
                <w:b/>
                <w:sz w:val="20"/>
                <w:szCs w:val="20"/>
              </w:rPr>
              <w:t>Total (2016 -2019)</w:t>
            </w:r>
          </w:p>
        </w:tc>
      </w:tr>
      <w:tr w:rsidR="008C72D4" w:rsidRPr="00AA3DD8" w14:paraId="3B056569" w14:textId="77777777" w:rsidTr="00DC7C45">
        <w:trPr>
          <w:trHeight w:val="498"/>
          <w:trPrChange w:id="1825" w:author="Naveen Premnath [2]" w:date="2024-09-28T12:22:00Z">
            <w:trPr>
              <w:gridAfter w:val="0"/>
              <w:trHeight w:val="492"/>
            </w:trPr>
          </w:trPrChange>
        </w:trPr>
        <w:tc>
          <w:tcPr>
            <w:tcW w:w="2434" w:type="dxa"/>
            <w:tcBorders>
              <w:top w:val="single" w:sz="4" w:space="0" w:color="auto"/>
              <w:left w:val="single" w:sz="4" w:space="0" w:color="auto"/>
              <w:bottom w:val="single" w:sz="4" w:space="0" w:color="auto"/>
              <w:right w:val="single" w:sz="4" w:space="0" w:color="auto"/>
            </w:tcBorders>
            <w:hideMark/>
            <w:tcPrChange w:id="1826" w:author="Naveen Premnath [2]" w:date="2024-09-28T12:22:00Z">
              <w:tcPr>
                <w:tcW w:w="1795" w:type="dxa"/>
                <w:tcBorders>
                  <w:top w:val="single" w:sz="4" w:space="0" w:color="auto"/>
                  <w:left w:val="single" w:sz="4" w:space="0" w:color="auto"/>
                  <w:bottom w:val="single" w:sz="4" w:space="0" w:color="auto"/>
                  <w:right w:val="single" w:sz="4" w:space="0" w:color="auto"/>
                </w:tcBorders>
                <w:hideMark/>
              </w:tcPr>
            </w:tcPrChange>
          </w:tcPr>
          <w:p w14:paraId="0A835B9A" w14:textId="77777777" w:rsidR="008C72D4" w:rsidRPr="004B0A4B" w:rsidRDefault="008C72D4">
            <w:pPr>
              <w:rPr>
                <w:rFonts w:ascii="Arial" w:hAnsi="Arial" w:cs="Arial"/>
                <w:b/>
                <w:sz w:val="20"/>
                <w:szCs w:val="20"/>
              </w:rPr>
            </w:pPr>
          </w:p>
        </w:tc>
        <w:tc>
          <w:tcPr>
            <w:tcW w:w="2441" w:type="dxa"/>
            <w:gridSpan w:val="2"/>
            <w:tcBorders>
              <w:top w:val="single" w:sz="4" w:space="0" w:color="auto"/>
              <w:left w:val="single" w:sz="4" w:space="0" w:color="auto"/>
              <w:bottom w:val="single" w:sz="4" w:space="0" w:color="auto"/>
              <w:right w:val="single" w:sz="4" w:space="0" w:color="auto"/>
            </w:tcBorders>
            <w:hideMark/>
            <w:tcPrChange w:id="1827" w:author="Naveen Premnath [2]" w:date="2024-09-28T12:22:00Z">
              <w:tcPr>
                <w:tcW w:w="1800" w:type="dxa"/>
                <w:gridSpan w:val="3"/>
                <w:tcBorders>
                  <w:top w:val="single" w:sz="4" w:space="0" w:color="auto"/>
                  <w:left w:val="single" w:sz="4" w:space="0" w:color="auto"/>
                  <w:bottom w:val="single" w:sz="4" w:space="0" w:color="auto"/>
                  <w:right w:val="single" w:sz="4" w:space="0" w:color="auto"/>
                </w:tcBorders>
                <w:hideMark/>
              </w:tcPr>
            </w:tcPrChange>
          </w:tcPr>
          <w:p w14:paraId="7EFB2472" w14:textId="77777777" w:rsidR="008C72D4" w:rsidRDefault="008C72D4">
            <w:pPr>
              <w:rPr>
                <w:ins w:id="1828" w:author="Naveen Premnath [2]" w:date="2024-09-16T21:29:00Z"/>
                <w:rFonts w:ascii="Arial" w:hAnsi="Arial" w:cs="Arial"/>
                <w:sz w:val="20"/>
                <w:szCs w:val="20"/>
              </w:rPr>
            </w:pPr>
            <w:r w:rsidRPr="004B0A4B">
              <w:rPr>
                <w:rFonts w:ascii="Arial" w:hAnsi="Arial" w:cs="Arial"/>
                <w:sz w:val="20"/>
                <w:szCs w:val="20"/>
              </w:rPr>
              <w:t>N = 212</w:t>
            </w:r>
          </w:p>
          <w:p w14:paraId="69E8DD05" w14:textId="28770689" w:rsidR="00AE2525" w:rsidRPr="004B0A4B" w:rsidRDefault="00AE2525">
            <w:pPr>
              <w:rPr>
                <w:rFonts w:ascii="Arial" w:hAnsi="Arial" w:cs="Arial"/>
                <w:sz w:val="20"/>
                <w:szCs w:val="20"/>
              </w:rPr>
            </w:pPr>
            <w:ins w:id="1829" w:author="Naveen Premnath [2]" w:date="2024-09-16T21:29:00Z">
              <w:r w:rsidRPr="00AE2525">
                <w:rPr>
                  <w:rFonts w:ascii="Arial" w:hAnsi="Arial" w:cs="Arial"/>
                  <w:sz w:val="20"/>
                  <w:szCs w:val="20"/>
                </w:rPr>
                <w:t>(2409797)</w:t>
              </w:r>
            </w:ins>
          </w:p>
        </w:tc>
        <w:tc>
          <w:tcPr>
            <w:tcW w:w="2685" w:type="dxa"/>
            <w:gridSpan w:val="2"/>
            <w:tcBorders>
              <w:top w:val="single" w:sz="4" w:space="0" w:color="auto"/>
              <w:left w:val="single" w:sz="4" w:space="0" w:color="auto"/>
              <w:bottom w:val="single" w:sz="4" w:space="0" w:color="auto"/>
              <w:right w:val="single" w:sz="4" w:space="0" w:color="auto"/>
            </w:tcBorders>
            <w:hideMark/>
            <w:tcPrChange w:id="1830" w:author="Naveen Premnath [2]" w:date="2024-09-28T12:22:00Z">
              <w:tcPr>
                <w:tcW w:w="1980" w:type="dxa"/>
                <w:gridSpan w:val="4"/>
                <w:tcBorders>
                  <w:top w:val="single" w:sz="4" w:space="0" w:color="auto"/>
                  <w:left w:val="single" w:sz="4" w:space="0" w:color="auto"/>
                  <w:bottom w:val="single" w:sz="4" w:space="0" w:color="auto"/>
                  <w:right w:val="single" w:sz="4" w:space="0" w:color="auto"/>
                </w:tcBorders>
                <w:hideMark/>
              </w:tcPr>
            </w:tcPrChange>
          </w:tcPr>
          <w:p w14:paraId="3FE2692A" w14:textId="77777777" w:rsidR="008C72D4" w:rsidRDefault="00CF347B">
            <w:pPr>
              <w:rPr>
                <w:ins w:id="1831" w:author="Naveen Premnath [2]" w:date="2024-09-16T21:47:00Z"/>
                <w:rFonts w:ascii="Arial" w:hAnsi="Arial" w:cs="Arial"/>
                <w:sz w:val="20"/>
                <w:szCs w:val="20"/>
              </w:rPr>
            </w:pPr>
            <w:r>
              <w:rPr>
                <w:rFonts w:ascii="Arial" w:hAnsi="Arial" w:cs="Arial"/>
                <w:sz w:val="20"/>
                <w:szCs w:val="20"/>
              </w:rPr>
              <w:t>N = 179</w:t>
            </w:r>
          </w:p>
          <w:p w14:paraId="6EA4E0D5" w14:textId="24BCF742" w:rsidR="001568F3" w:rsidRPr="004B0A4B" w:rsidRDefault="001568F3">
            <w:pPr>
              <w:rPr>
                <w:rFonts w:ascii="Arial" w:hAnsi="Arial" w:cs="Arial"/>
                <w:sz w:val="20"/>
                <w:szCs w:val="20"/>
              </w:rPr>
            </w:pPr>
            <w:ins w:id="1832" w:author="Naveen Premnath [2]" w:date="2024-09-16T21:47:00Z">
              <w:r w:rsidRPr="001568F3">
                <w:rPr>
                  <w:rFonts w:ascii="Arial" w:hAnsi="Arial" w:cs="Arial"/>
                  <w:sz w:val="20"/>
                  <w:szCs w:val="20"/>
                </w:rPr>
                <w:t>(1957101)</w:t>
              </w:r>
            </w:ins>
          </w:p>
        </w:tc>
        <w:tc>
          <w:tcPr>
            <w:tcW w:w="2563" w:type="dxa"/>
            <w:gridSpan w:val="2"/>
            <w:tcBorders>
              <w:top w:val="single" w:sz="4" w:space="0" w:color="auto"/>
              <w:left w:val="single" w:sz="4" w:space="0" w:color="auto"/>
              <w:bottom w:val="single" w:sz="4" w:space="0" w:color="auto"/>
              <w:right w:val="single" w:sz="4" w:space="0" w:color="auto"/>
            </w:tcBorders>
            <w:hideMark/>
            <w:tcPrChange w:id="1833" w:author="Naveen Premnath [2]" w:date="2024-09-28T12:22:00Z">
              <w:tcPr>
                <w:tcW w:w="1890" w:type="dxa"/>
                <w:gridSpan w:val="3"/>
                <w:tcBorders>
                  <w:top w:val="single" w:sz="4" w:space="0" w:color="auto"/>
                  <w:left w:val="single" w:sz="4" w:space="0" w:color="auto"/>
                  <w:bottom w:val="single" w:sz="4" w:space="0" w:color="auto"/>
                  <w:right w:val="single" w:sz="4" w:space="0" w:color="auto"/>
                </w:tcBorders>
                <w:hideMark/>
              </w:tcPr>
            </w:tcPrChange>
          </w:tcPr>
          <w:p w14:paraId="19DB9B03" w14:textId="77777777" w:rsidR="008C72D4" w:rsidRDefault="008C72D4">
            <w:pPr>
              <w:rPr>
                <w:ins w:id="1834" w:author="Naveen Premnath [2]" w:date="2024-09-16T21:47:00Z"/>
                <w:rFonts w:ascii="Arial" w:hAnsi="Arial" w:cs="Arial"/>
                <w:sz w:val="20"/>
                <w:szCs w:val="20"/>
              </w:rPr>
            </w:pPr>
            <w:r w:rsidRPr="004B0A4B">
              <w:rPr>
                <w:rFonts w:ascii="Arial" w:hAnsi="Arial" w:cs="Arial"/>
                <w:sz w:val="20"/>
                <w:szCs w:val="20"/>
              </w:rPr>
              <w:t>N= 267</w:t>
            </w:r>
          </w:p>
          <w:p w14:paraId="5BC3408D" w14:textId="77EF3824" w:rsidR="001568F3" w:rsidRPr="004B0A4B" w:rsidRDefault="001568F3">
            <w:pPr>
              <w:rPr>
                <w:rFonts w:ascii="Arial" w:hAnsi="Arial" w:cs="Arial"/>
                <w:sz w:val="20"/>
                <w:szCs w:val="20"/>
              </w:rPr>
            </w:pPr>
            <w:ins w:id="1835" w:author="Naveen Premnath [2]" w:date="2024-09-16T21:47:00Z">
              <w:r w:rsidRPr="001568F3">
                <w:rPr>
                  <w:rFonts w:ascii="Arial" w:hAnsi="Arial" w:cs="Arial"/>
                  <w:sz w:val="20"/>
                  <w:szCs w:val="20"/>
                </w:rPr>
                <w:t>(2544594)</w:t>
              </w:r>
            </w:ins>
          </w:p>
        </w:tc>
        <w:tc>
          <w:tcPr>
            <w:tcW w:w="2441" w:type="dxa"/>
            <w:gridSpan w:val="2"/>
            <w:tcBorders>
              <w:top w:val="single" w:sz="4" w:space="0" w:color="auto"/>
              <w:left w:val="single" w:sz="4" w:space="0" w:color="auto"/>
              <w:bottom w:val="single" w:sz="4" w:space="0" w:color="auto"/>
              <w:right w:val="single" w:sz="4" w:space="0" w:color="auto"/>
            </w:tcBorders>
            <w:hideMark/>
            <w:tcPrChange w:id="1836" w:author="Naveen Premnath [2]" w:date="2024-09-28T12:22:00Z">
              <w:tcPr>
                <w:tcW w:w="1800" w:type="dxa"/>
                <w:gridSpan w:val="4"/>
                <w:tcBorders>
                  <w:top w:val="single" w:sz="4" w:space="0" w:color="auto"/>
                  <w:left w:val="single" w:sz="4" w:space="0" w:color="auto"/>
                  <w:bottom w:val="single" w:sz="4" w:space="0" w:color="auto"/>
                  <w:right w:val="single" w:sz="4" w:space="0" w:color="auto"/>
                </w:tcBorders>
                <w:hideMark/>
              </w:tcPr>
            </w:tcPrChange>
          </w:tcPr>
          <w:p w14:paraId="0B2CB1EC" w14:textId="77777777" w:rsidR="008C72D4" w:rsidRDefault="008C72D4">
            <w:pPr>
              <w:rPr>
                <w:ins w:id="1837" w:author="Naveen Premnath [2]" w:date="2024-09-16T21:47:00Z"/>
                <w:rFonts w:ascii="Arial" w:hAnsi="Arial" w:cs="Arial"/>
                <w:sz w:val="20"/>
                <w:szCs w:val="20"/>
              </w:rPr>
            </w:pPr>
            <w:r w:rsidRPr="004B0A4B">
              <w:rPr>
                <w:rFonts w:ascii="Arial" w:hAnsi="Arial" w:cs="Arial"/>
                <w:sz w:val="20"/>
                <w:szCs w:val="20"/>
              </w:rPr>
              <w:t>N = 270</w:t>
            </w:r>
          </w:p>
          <w:p w14:paraId="751F7C02" w14:textId="199EB365" w:rsidR="001568F3" w:rsidRPr="004B0A4B" w:rsidRDefault="001568F3">
            <w:pPr>
              <w:rPr>
                <w:rFonts w:ascii="Arial" w:hAnsi="Arial" w:cs="Arial"/>
                <w:sz w:val="20"/>
                <w:szCs w:val="20"/>
              </w:rPr>
            </w:pPr>
            <w:ins w:id="1838" w:author="Naveen Premnath [2]" w:date="2024-09-16T21:47:00Z">
              <w:r w:rsidRPr="001568F3">
                <w:rPr>
                  <w:rFonts w:ascii="Arial" w:hAnsi="Arial" w:cs="Arial"/>
                  <w:sz w:val="20"/>
                  <w:szCs w:val="20"/>
                </w:rPr>
                <w:t>(2676437)</w:t>
              </w:r>
            </w:ins>
          </w:p>
        </w:tc>
        <w:tc>
          <w:tcPr>
            <w:tcW w:w="2563" w:type="dxa"/>
            <w:gridSpan w:val="2"/>
            <w:tcBorders>
              <w:top w:val="single" w:sz="4" w:space="0" w:color="auto"/>
              <w:left w:val="single" w:sz="4" w:space="0" w:color="auto"/>
              <w:bottom w:val="single" w:sz="4" w:space="0" w:color="auto"/>
              <w:right w:val="single" w:sz="4" w:space="0" w:color="auto"/>
            </w:tcBorders>
            <w:hideMark/>
            <w:tcPrChange w:id="1839" w:author="Naveen Premnath [2]" w:date="2024-09-28T12:22:00Z">
              <w:tcPr>
                <w:tcW w:w="1890" w:type="dxa"/>
                <w:gridSpan w:val="3"/>
                <w:tcBorders>
                  <w:top w:val="single" w:sz="4" w:space="0" w:color="auto"/>
                  <w:left w:val="single" w:sz="4" w:space="0" w:color="auto"/>
                  <w:bottom w:val="single" w:sz="4" w:space="0" w:color="auto"/>
                  <w:right w:val="single" w:sz="4" w:space="0" w:color="auto"/>
                </w:tcBorders>
                <w:hideMark/>
              </w:tcPr>
            </w:tcPrChange>
          </w:tcPr>
          <w:p w14:paraId="1C7B2349" w14:textId="4E114E0B" w:rsidR="008C72D4" w:rsidRPr="004B0A4B" w:rsidRDefault="008C72D4">
            <w:pPr>
              <w:rPr>
                <w:rFonts w:ascii="Arial" w:hAnsi="Arial" w:cs="Arial"/>
                <w:sz w:val="20"/>
                <w:szCs w:val="20"/>
              </w:rPr>
            </w:pPr>
            <w:r w:rsidRPr="004B0A4B">
              <w:rPr>
                <w:rFonts w:ascii="Arial" w:hAnsi="Arial" w:cs="Arial"/>
                <w:sz w:val="20"/>
                <w:szCs w:val="20"/>
              </w:rPr>
              <w:t>N = 928</w:t>
            </w:r>
          </w:p>
        </w:tc>
      </w:tr>
      <w:tr w:rsidR="008C72D4" w:rsidRPr="00AA3DD8" w14:paraId="097C4534" w14:textId="77777777" w:rsidTr="009A6774">
        <w:trPr>
          <w:trHeight w:val="1920"/>
          <w:trPrChange w:id="1840" w:author="Naveen Premnath [2]" w:date="2024-09-28T16:53:00Z">
            <w:trPr>
              <w:gridAfter w:val="0"/>
              <w:trHeight w:val="1896"/>
            </w:trPr>
          </w:trPrChange>
        </w:trPr>
        <w:tc>
          <w:tcPr>
            <w:tcW w:w="2434" w:type="dxa"/>
            <w:tcBorders>
              <w:top w:val="single" w:sz="4" w:space="0" w:color="auto"/>
              <w:left w:val="single" w:sz="4" w:space="0" w:color="auto"/>
              <w:bottom w:val="single" w:sz="4" w:space="0" w:color="auto"/>
              <w:right w:val="single" w:sz="4" w:space="0" w:color="auto"/>
            </w:tcBorders>
            <w:hideMark/>
            <w:tcPrChange w:id="1841"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59104855" w14:textId="77777777" w:rsidR="008C72D4" w:rsidRPr="004B0A4B" w:rsidRDefault="008C72D4">
            <w:pPr>
              <w:rPr>
                <w:rFonts w:ascii="Arial" w:hAnsi="Arial" w:cs="Arial"/>
                <w:sz w:val="20"/>
                <w:szCs w:val="20"/>
              </w:rPr>
            </w:pPr>
            <w:r w:rsidRPr="004B0A4B">
              <w:rPr>
                <w:rFonts w:ascii="Arial" w:hAnsi="Arial" w:cs="Arial"/>
                <w:b/>
                <w:bCs/>
                <w:sz w:val="20"/>
                <w:szCs w:val="20"/>
              </w:rPr>
              <w:t>Baseline characteristics</w:t>
            </w:r>
          </w:p>
        </w:tc>
        <w:tc>
          <w:tcPr>
            <w:tcW w:w="1220" w:type="dxa"/>
            <w:tcBorders>
              <w:top w:val="single" w:sz="4" w:space="0" w:color="auto"/>
              <w:left w:val="single" w:sz="4" w:space="0" w:color="auto"/>
              <w:bottom w:val="single" w:sz="4" w:space="0" w:color="auto"/>
              <w:right w:val="single" w:sz="4" w:space="0" w:color="auto"/>
            </w:tcBorders>
            <w:hideMark/>
            <w:tcPrChange w:id="184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0B3C0E4" w14:textId="08EBED84" w:rsidR="008C72D4" w:rsidRPr="004B0A4B" w:rsidRDefault="008C72D4" w:rsidP="00CF347B">
            <w:pPr>
              <w:jc w:val="center"/>
              <w:rPr>
                <w:rFonts w:ascii="Arial" w:hAnsi="Arial" w:cs="Arial"/>
                <w:sz w:val="20"/>
                <w:szCs w:val="20"/>
              </w:rPr>
            </w:pPr>
            <w:r w:rsidRPr="004B0A4B">
              <w:rPr>
                <w:rFonts w:ascii="Arial" w:hAnsi="Arial" w:cs="Arial"/>
                <w:sz w:val="20"/>
                <w:szCs w:val="20"/>
              </w:rPr>
              <w:t>Male</w:t>
            </w:r>
          </w:p>
        </w:tc>
        <w:tc>
          <w:tcPr>
            <w:tcW w:w="1221" w:type="dxa"/>
            <w:tcBorders>
              <w:top w:val="single" w:sz="4" w:space="0" w:color="auto"/>
              <w:left w:val="single" w:sz="4" w:space="0" w:color="auto"/>
              <w:bottom w:val="single" w:sz="4" w:space="0" w:color="auto"/>
              <w:right w:val="single" w:sz="4" w:space="0" w:color="auto"/>
            </w:tcBorders>
            <w:hideMark/>
            <w:tcPrChange w:id="1843"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6AFBC6C3"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F</w:t>
            </w:r>
          </w:p>
        </w:tc>
        <w:tc>
          <w:tcPr>
            <w:tcW w:w="1342" w:type="dxa"/>
            <w:tcBorders>
              <w:top w:val="single" w:sz="4" w:space="0" w:color="auto"/>
              <w:left w:val="single" w:sz="4" w:space="0" w:color="auto"/>
              <w:bottom w:val="single" w:sz="4" w:space="0" w:color="auto"/>
              <w:right w:val="single" w:sz="4" w:space="0" w:color="auto"/>
            </w:tcBorders>
            <w:hideMark/>
            <w:tcPrChange w:id="1844"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805222C" w14:textId="5E039B8C" w:rsidR="008C72D4" w:rsidRPr="004B0A4B" w:rsidRDefault="008C72D4" w:rsidP="00CF347B">
            <w:pPr>
              <w:jc w:val="center"/>
              <w:rPr>
                <w:rFonts w:ascii="Arial" w:hAnsi="Arial" w:cs="Arial"/>
                <w:sz w:val="20"/>
                <w:szCs w:val="20"/>
              </w:rPr>
            </w:pPr>
            <w:r w:rsidRPr="004B0A4B">
              <w:rPr>
                <w:rFonts w:ascii="Arial" w:hAnsi="Arial" w:cs="Arial"/>
                <w:sz w:val="20"/>
                <w:szCs w:val="20"/>
              </w:rPr>
              <w:t>Male</w:t>
            </w:r>
          </w:p>
        </w:tc>
        <w:tc>
          <w:tcPr>
            <w:tcW w:w="1343" w:type="dxa"/>
            <w:tcBorders>
              <w:top w:val="single" w:sz="4" w:space="0" w:color="auto"/>
              <w:left w:val="single" w:sz="4" w:space="0" w:color="auto"/>
              <w:bottom w:val="single" w:sz="4" w:space="0" w:color="auto"/>
              <w:right w:val="single" w:sz="4" w:space="0" w:color="auto"/>
            </w:tcBorders>
            <w:hideMark/>
            <w:tcPrChange w:id="1845"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7FCCB39"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F</w:t>
            </w:r>
          </w:p>
        </w:tc>
        <w:tc>
          <w:tcPr>
            <w:tcW w:w="1345" w:type="dxa"/>
            <w:tcBorders>
              <w:top w:val="single" w:sz="4" w:space="0" w:color="auto"/>
              <w:left w:val="single" w:sz="4" w:space="0" w:color="auto"/>
              <w:bottom w:val="single" w:sz="4" w:space="0" w:color="auto"/>
              <w:right w:val="single" w:sz="4" w:space="0" w:color="auto"/>
            </w:tcBorders>
            <w:hideMark/>
            <w:tcPrChange w:id="1846"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180D305D" w14:textId="4B732559" w:rsidR="008C72D4" w:rsidRPr="004B0A4B" w:rsidRDefault="008C72D4" w:rsidP="00CF347B">
            <w:pPr>
              <w:jc w:val="center"/>
              <w:rPr>
                <w:rFonts w:ascii="Arial" w:hAnsi="Arial" w:cs="Arial"/>
                <w:sz w:val="20"/>
                <w:szCs w:val="20"/>
              </w:rPr>
            </w:pPr>
            <w:r w:rsidRPr="004B0A4B">
              <w:rPr>
                <w:rFonts w:ascii="Arial" w:hAnsi="Arial" w:cs="Arial"/>
                <w:sz w:val="20"/>
                <w:szCs w:val="20"/>
              </w:rPr>
              <w:t>Male</w:t>
            </w:r>
          </w:p>
        </w:tc>
        <w:tc>
          <w:tcPr>
            <w:tcW w:w="1218" w:type="dxa"/>
            <w:tcBorders>
              <w:top w:val="single" w:sz="4" w:space="0" w:color="auto"/>
              <w:left w:val="single" w:sz="4" w:space="0" w:color="auto"/>
              <w:bottom w:val="single" w:sz="4" w:space="0" w:color="auto"/>
              <w:right w:val="single" w:sz="4" w:space="0" w:color="auto"/>
            </w:tcBorders>
            <w:hideMark/>
            <w:tcPrChange w:id="1847"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4D050D6B"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F</w:t>
            </w:r>
          </w:p>
        </w:tc>
        <w:tc>
          <w:tcPr>
            <w:tcW w:w="1220" w:type="dxa"/>
            <w:tcBorders>
              <w:top w:val="single" w:sz="4" w:space="0" w:color="auto"/>
              <w:left w:val="single" w:sz="4" w:space="0" w:color="auto"/>
              <w:bottom w:val="single" w:sz="4" w:space="0" w:color="auto"/>
              <w:right w:val="single" w:sz="4" w:space="0" w:color="auto"/>
            </w:tcBorders>
            <w:hideMark/>
            <w:tcPrChange w:id="184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5E08D19" w14:textId="1B6C98DB" w:rsidR="008C72D4" w:rsidRPr="004B0A4B" w:rsidRDefault="008C72D4" w:rsidP="00CF347B">
            <w:pPr>
              <w:jc w:val="center"/>
              <w:rPr>
                <w:rFonts w:ascii="Arial" w:hAnsi="Arial" w:cs="Arial"/>
                <w:sz w:val="20"/>
                <w:szCs w:val="20"/>
              </w:rPr>
            </w:pPr>
            <w:r w:rsidRPr="004B0A4B">
              <w:rPr>
                <w:rFonts w:ascii="Arial" w:hAnsi="Arial" w:cs="Arial"/>
                <w:sz w:val="20"/>
                <w:szCs w:val="20"/>
              </w:rPr>
              <w:t>Male</w:t>
            </w:r>
          </w:p>
        </w:tc>
        <w:tc>
          <w:tcPr>
            <w:tcW w:w="1221" w:type="dxa"/>
            <w:tcBorders>
              <w:top w:val="single" w:sz="4" w:space="0" w:color="auto"/>
              <w:left w:val="single" w:sz="4" w:space="0" w:color="auto"/>
              <w:bottom w:val="single" w:sz="4" w:space="0" w:color="auto"/>
              <w:right w:val="single" w:sz="4" w:space="0" w:color="auto"/>
            </w:tcBorders>
            <w:hideMark/>
            <w:tcPrChange w:id="184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291E002"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F</w:t>
            </w:r>
          </w:p>
        </w:tc>
        <w:tc>
          <w:tcPr>
            <w:tcW w:w="1220" w:type="dxa"/>
            <w:tcBorders>
              <w:top w:val="single" w:sz="4" w:space="0" w:color="auto"/>
              <w:left w:val="single" w:sz="4" w:space="0" w:color="auto"/>
              <w:bottom w:val="single" w:sz="4" w:space="0" w:color="auto"/>
              <w:right w:val="single" w:sz="4" w:space="0" w:color="auto"/>
            </w:tcBorders>
            <w:hideMark/>
            <w:tcPrChange w:id="185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14B8418" w14:textId="3030D503" w:rsidR="008C72D4" w:rsidRPr="004B0A4B" w:rsidRDefault="008C72D4" w:rsidP="00CF347B">
            <w:pPr>
              <w:jc w:val="center"/>
              <w:rPr>
                <w:rFonts w:ascii="Arial" w:hAnsi="Arial" w:cs="Arial"/>
                <w:sz w:val="20"/>
                <w:szCs w:val="20"/>
              </w:rPr>
            </w:pPr>
            <w:r w:rsidRPr="004B0A4B">
              <w:rPr>
                <w:rFonts w:ascii="Arial" w:hAnsi="Arial" w:cs="Arial"/>
                <w:sz w:val="20"/>
                <w:szCs w:val="20"/>
              </w:rPr>
              <w:t>Male</w:t>
            </w:r>
          </w:p>
          <w:p w14:paraId="59175E9D" w14:textId="5C68AA8E"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hideMark/>
            <w:tcPrChange w:id="1851"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70959B54"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F</w:t>
            </w:r>
          </w:p>
          <w:p w14:paraId="3674CDBE" w14:textId="3663FAF4" w:rsidR="008C72D4" w:rsidRPr="004B0A4B" w:rsidRDefault="008C72D4" w:rsidP="00CF347B">
            <w:pPr>
              <w:jc w:val="center"/>
              <w:rPr>
                <w:rFonts w:ascii="Arial" w:hAnsi="Arial" w:cs="Arial"/>
                <w:sz w:val="20"/>
                <w:szCs w:val="20"/>
              </w:rPr>
            </w:pPr>
          </w:p>
          <w:p w14:paraId="3A05BEFA" w14:textId="349F35AA" w:rsidR="008C72D4" w:rsidRPr="004B0A4B" w:rsidRDefault="008C72D4" w:rsidP="00CF347B">
            <w:pPr>
              <w:jc w:val="center"/>
              <w:rPr>
                <w:rFonts w:ascii="Arial" w:hAnsi="Arial" w:cs="Arial"/>
                <w:sz w:val="20"/>
                <w:szCs w:val="20"/>
              </w:rPr>
            </w:pPr>
          </w:p>
        </w:tc>
      </w:tr>
      <w:tr w:rsidR="008C72D4" w:rsidRPr="00AA3DD8" w14:paraId="65AC2EDD" w14:textId="77777777" w:rsidTr="009A6774">
        <w:trPr>
          <w:trHeight w:val="348"/>
          <w:trPrChange w:id="1852" w:author="Naveen Premnath [2]" w:date="2024-09-28T16:53:00Z">
            <w:trPr>
              <w:gridAfter w:val="0"/>
              <w:trHeight w:val="344"/>
            </w:trPr>
          </w:trPrChange>
        </w:trPr>
        <w:tc>
          <w:tcPr>
            <w:tcW w:w="2434" w:type="dxa"/>
            <w:tcBorders>
              <w:top w:val="single" w:sz="4" w:space="0" w:color="auto"/>
              <w:left w:val="single" w:sz="4" w:space="0" w:color="auto"/>
              <w:bottom w:val="single" w:sz="4" w:space="0" w:color="auto"/>
              <w:right w:val="single" w:sz="4" w:space="0" w:color="auto"/>
            </w:tcBorders>
            <w:hideMark/>
            <w:tcPrChange w:id="1853"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0329C6A" w14:textId="52068243" w:rsidR="008C72D4" w:rsidRDefault="008C72D4">
            <w:pPr>
              <w:rPr>
                <w:ins w:id="1854" w:author="Naveen Premnath [2]" w:date="2024-09-28T15:34:00Z"/>
                <w:rFonts w:ascii="Arial" w:hAnsi="Arial" w:cs="Arial"/>
                <w:b/>
                <w:bCs/>
                <w:sz w:val="20"/>
                <w:szCs w:val="20"/>
              </w:rPr>
            </w:pPr>
            <w:r w:rsidRPr="004B0A4B">
              <w:rPr>
                <w:rFonts w:ascii="Arial" w:hAnsi="Arial" w:cs="Arial"/>
                <w:b/>
                <w:bCs/>
                <w:sz w:val="20"/>
                <w:szCs w:val="20"/>
              </w:rPr>
              <w:t xml:space="preserve">N </w:t>
            </w:r>
            <w:ins w:id="1855" w:author="Naveen Premnath [2]" w:date="2024-09-28T15:35:00Z">
              <w:r w:rsidR="00AB7F52">
                <w:rPr>
                  <w:rFonts w:ascii="Arial" w:hAnsi="Arial" w:cs="Arial"/>
                  <w:b/>
                  <w:bCs/>
                  <w:sz w:val="20"/>
                  <w:szCs w:val="20"/>
                </w:rPr>
                <w:t>(%)</w:t>
              </w:r>
            </w:ins>
          </w:p>
          <w:p w14:paraId="7F77A132" w14:textId="46A78236" w:rsidR="00AB7F52" w:rsidRPr="004B0A4B" w:rsidRDefault="00AB7F52">
            <w:pPr>
              <w:rPr>
                <w:rFonts w:ascii="Arial" w:hAnsi="Arial" w:cs="Arial"/>
                <w:sz w:val="20"/>
                <w:szCs w:val="20"/>
              </w:rPr>
            </w:pPr>
            <w:ins w:id="1856"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185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A8D8CB7" w14:textId="53793E13" w:rsidR="008C72D4" w:rsidRDefault="008C72D4" w:rsidP="00CF347B">
            <w:pPr>
              <w:jc w:val="center"/>
              <w:rPr>
                <w:ins w:id="1858" w:author="Naveen Premnath [2]" w:date="2024-09-28T12:21:00Z"/>
                <w:rFonts w:ascii="Arial" w:hAnsi="Arial" w:cs="Arial"/>
                <w:sz w:val="20"/>
                <w:szCs w:val="20"/>
              </w:rPr>
            </w:pPr>
            <w:r w:rsidRPr="004B0A4B">
              <w:rPr>
                <w:rFonts w:ascii="Arial" w:hAnsi="Arial" w:cs="Arial"/>
                <w:sz w:val="20"/>
                <w:szCs w:val="20"/>
              </w:rPr>
              <w:t>79</w:t>
            </w:r>
            <w:ins w:id="1859" w:author="Naveen Premnath [2]" w:date="2024-09-28T15:35:00Z">
              <w:r w:rsidR="00AB7F52">
                <w:rPr>
                  <w:rFonts w:ascii="Arial" w:hAnsi="Arial" w:cs="Arial"/>
                  <w:sz w:val="20"/>
                  <w:szCs w:val="20"/>
                </w:rPr>
                <w:t xml:space="preserve"> (37)</w:t>
              </w:r>
            </w:ins>
          </w:p>
          <w:p w14:paraId="2B6FFC0B" w14:textId="79CE197E" w:rsidR="00AE2525" w:rsidRPr="004B0A4B" w:rsidRDefault="00DC7C45" w:rsidP="00052099">
            <w:pPr>
              <w:jc w:val="center"/>
              <w:rPr>
                <w:rFonts w:ascii="Arial" w:hAnsi="Arial" w:cs="Arial"/>
                <w:sz w:val="20"/>
                <w:szCs w:val="20"/>
              </w:rPr>
            </w:pPr>
            <w:ins w:id="1860" w:author="Naveen Premnath [2]" w:date="2024-09-28T12:21:00Z">
              <w:r>
                <w:rPr>
                  <w:rFonts w:ascii="Arial" w:hAnsi="Arial" w:cs="Arial"/>
                  <w:sz w:val="20"/>
                  <w:szCs w:val="20"/>
                </w:rPr>
                <w:t>(</w:t>
              </w:r>
              <w:r w:rsidRPr="00DC7C45">
                <w:rPr>
                  <w:rFonts w:ascii="Arial" w:hAnsi="Arial" w:cs="Arial"/>
                  <w:sz w:val="20"/>
                  <w:szCs w:val="20"/>
                </w:rPr>
                <w:t>918091</w:t>
              </w:r>
            </w:ins>
            <w:ins w:id="1861" w:author="Naveen Premnath [2]" w:date="2024-09-28T12:22:00Z">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862"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269D20F1" w14:textId="5F2EA6E5" w:rsidR="002B0B5D" w:rsidRDefault="008C72D4" w:rsidP="002B0B5D">
            <w:pPr>
              <w:jc w:val="center"/>
              <w:rPr>
                <w:ins w:id="1863" w:author="Naveen Premnath [2]" w:date="2024-09-28T15:35:00Z"/>
                <w:rFonts w:ascii="Arial" w:hAnsi="Arial" w:cs="Arial"/>
                <w:sz w:val="20"/>
                <w:szCs w:val="20"/>
              </w:rPr>
            </w:pPr>
            <w:r w:rsidRPr="004B0A4B">
              <w:rPr>
                <w:rFonts w:ascii="Arial" w:hAnsi="Arial" w:cs="Arial"/>
                <w:sz w:val="20"/>
                <w:szCs w:val="20"/>
              </w:rPr>
              <w:t>133</w:t>
            </w:r>
            <w:ins w:id="1864" w:author="Naveen Premnath [2]" w:date="2024-09-28T15:35:00Z">
              <w:r w:rsidR="00AB7F52">
                <w:rPr>
                  <w:rFonts w:ascii="Arial" w:hAnsi="Arial" w:cs="Arial"/>
                  <w:sz w:val="20"/>
                  <w:szCs w:val="20"/>
                </w:rPr>
                <w:t>(63)</w:t>
              </w:r>
            </w:ins>
          </w:p>
          <w:p w14:paraId="0224F5A9" w14:textId="711A17C2" w:rsidR="00AB7F52" w:rsidRPr="004B0A4B" w:rsidRDefault="002B0B5D" w:rsidP="00CF347B">
            <w:pPr>
              <w:jc w:val="center"/>
              <w:rPr>
                <w:rFonts w:ascii="Arial" w:hAnsi="Arial" w:cs="Arial"/>
                <w:sz w:val="20"/>
                <w:szCs w:val="20"/>
              </w:rPr>
            </w:pPr>
            <w:ins w:id="1865" w:author="Naveen Premnath [2]" w:date="2024-09-28T15:40:00Z">
              <w:r>
                <w:rPr>
                  <w:rFonts w:ascii="Arial" w:hAnsi="Arial" w:cs="Arial"/>
                  <w:sz w:val="20"/>
                  <w:szCs w:val="20"/>
                </w:rPr>
                <w:t>(</w:t>
              </w:r>
              <w:r w:rsidRPr="002B0B5D">
                <w:rPr>
                  <w:rFonts w:ascii="Arial" w:hAnsi="Arial" w:cs="Arial"/>
                  <w:sz w:val="20"/>
                  <w:szCs w:val="20"/>
                </w:rPr>
                <w:t>1491706</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186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62110866" w14:textId="77777777" w:rsidR="008C72D4" w:rsidRDefault="008C72D4" w:rsidP="00CF347B">
            <w:pPr>
              <w:jc w:val="center"/>
              <w:rPr>
                <w:ins w:id="1867" w:author="Naveen Premnath [2]" w:date="2024-09-28T16:17:00Z"/>
                <w:rFonts w:ascii="Arial" w:hAnsi="Arial" w:cs="Arial"/>
                <w:sz w:val="20"/>
                <w:szCs w:val="20"/>
              </w:rPr>
            </w:pPr>
            <w:r w:rsidRPr="004B0A4B">
              <w:rPr>
                <w:rFonts w:ascii="Arial" w:hAnsi="Arial" w:cs="Arial"/>
                <w:sz w:val="20"/>
                <w:szCs w:val="20"/>
              </w:rPr>
              <w:t>80</w:t>
            </w:r>
            <w:ins w:id="1868" w:author="Naveen Premnath [2]" w:date="2024-09-28T16:17:00Z">
              <w:r w:rsidR="00052099">
                <w:rPr>
                  <w:rFonts w:ascii="Arial" w:hAnsi="Arial" w:cs="Arial"/>
                  <w:sz w:val="20"/>
                  <w:szCs w:val="20"/>
                </w:rPr>
                <w:t>(45)</w:t>
              </w:r>
            </w:ins>
          </w:p>
          <w:p w14:paraId="5EF108B1" w14:textId="423419A6" w:rsidR="00052099" w:rsidRPr="004B0A4B" w:rsidRDefault="00052099" w:rsidP="00CF347B">
            <w:pPr>
              <w:jc w:val="center"/>
              <w:rPr>
                <w:rFonts w:ascii="Arial" w:hAnsi="Arial" w:cs="Arial"/>
                <w:sz w:val="20"/>
                <w:szCs w:val="20"/>
              </w:rPr>
            </w:pPr>
            <w:ins w:id="1869" w:author="Naveen Premnath [2]" w:date="2024-09-28T16:17:00Z">
              <w:r>
                <w:rPr>
                  <w:rFonts w:ascii="Arial" w:hAnsi="Arial" w:cs="Arial"/>
                  <w:sz w:val="20"/>
                  <w:szCs w:val="20"/>
                </w:rPr>
                <w:t>(</w:t>
              </w:r>
              <w:r w:rsidRPr="00052099">
                <w:rPr>
                  <w:rFonts w:ascii="Arial" w:hAnsi="Arial" w:cs="Arial"/>
                  <w:sz w:val="20"/>
                  <w:szCs w:val="20"/>
                </w:rPr>
                <w:t>869965</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187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7204EC50" w14:textId="77777777" w:rsidR="008C72D4" w:rsidRDefault="008C72D4" w:rsidP="00CF347B">
            <w:pPr>
              <w:jc w:val="center"/>
              <w:rPr>
                <w:ins w:id="1871" w:author="Naveen Premnath [2]" w:date="2024-09-28T16:18:00Z"/>
                <w:rFonts w:ascii="Arial" w:hAnsi="Arial" w:cs="Arial"/>
                <w:sz w:val="20"/>
                <w:szCs w:val="20"/>
              </w:rPr>
            </w:pPr>
            <w:r w:rsidRPr="004B0A4B">
              <w:rPr>
                <w:rFonts w:ascii="Arial" w:hAnsi="Arial" w:cs="Arial"/>
                <w:sz w:val="20"/>
                <w:szCs w:val="20"/>
              </w:rPr>
              <w:t>99</w:t>
            </w:r>
            <w:ins w:id="1872" w:author="Naveen Premnath [2]" w:date="2024-09-28T16:18:00Z">
              <w:r w:rsidR="00052099">
                <w:rPr>
                  <w:rFonts w:ascii="Arial" w:hAnsi="Arial" w:cs="Arial"/>
                  <w:sz w:val="20"/>
                  <w:szCs w:val="20"/>
                </w:rPr>
                <w:t xml:space="preserve"> (55)</w:t>
              </w:r>
            </w:ins>
          </w:p>
          <w:p w14:paraId="5FE76643" w14:textId="313AF054" w:rsidR="00052099" w:rsidRPr="004B0A4B" w:rsidRDefault="00052099" w:rsidP="00CF347B">
            <w:pPr>
              <w:jc w:val="center"/>
              <w:rPr>
                <w:rFonts w:ascii="Arial" w:hAnsi="Arial" w:cs="Arial"/>
                <w:sz w:val="20"/>
                <w:szCs w:val="20"/>
              </w:rPr>
            </w:pPr>
            <w:ins w:id="1873" w:author="Naveen Premnath [2]" w:date="2024-09-28T16:18:00Z">
              <w:r>
                <w:rPr>
                  <w:rFonts w:ascii="Arial" w:hAnsi="Arial" w:cs="Arial"/>
                  <w:sz w:val="20"/>
                  <w:szCs w:val="20"/>
                </w:rPr>
                <w:t>(</w:t>
              </w:r>
            </w:ins>
            <w:ins w:id="1874" w:author="Naveen Premnath [2]" w:date="2024-09-28T16:32:00Z">
              <w:r w:rsidR="008E517A" w:rsidRPr="008E517A">
                <w:rPr>
                  <w:rFonts w:ascii="Arial" w:hAnsi="Arial" w:cs="Arial"/>
                  <w:sz w:val="20"/>
                  <w:szCs w:val="20"/>
                </w:rPr>
                <w:t>1087135</w:t>
              </w:r>
              <w:r w:rsidR="008E517A">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1875"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72D69360" w14:textId="77777777" w:rsidR="008C72D4" w:rsidRDefault="008C72D4" w:rsidP="00CF347B">
            <w:pPr>
              <w:jc w:val="center"/>
              <w:rPr>
                <w:ins w:id="1876" w:author="Naveen Premnath [2]" w:date="2024-09-28T16:41:00Z"/>
                <w:rFonts w:ascii="Arial" w:hAnsi="Arial" w:cs="Arial"/>
                <w:sz w:val="20"/>
                <w:szCs w:val="20"/>
              </w:rPr>
            </w:pPr>
            <w:r w:rsidRPr="004B0A4B">
              <w:rPr>
                <w:rFonts w:ascii="Arial" w:hAnsi="Arial" w:cs="Arial"/>
                <w:sz w:val="20"/>
                <w:szCs w:val="20"/>
              </w:rPr>
              <w:t>114</w:t>
            </w:r>
            <w:ins w:id="1877" w:author="Naveen Premnath [2]" w:date="2024-09-28T16:41:00Z">
              <w:r w:rsidR="00BF2618">
                <w:rPr>
                  <w:rFonts w:ascii="Arial" w:hAnsi="Arial" w:cs="Arial"/>
                  <w:sz w:val="20"/>
                  <w:szCs w:val="20"/>
                </w:rPr>
                <w:t>(43)</w:t>
              </w:r>
            </w:ins>
          </w:p>
          <w:p w14:paraId="4B4B01C3" w14:textId="1327448E" w:rsidR="00BF2618" w:rsidRPr="004B0A4B" w:rsidRDefault="00BF2618" w:rsidP="00CF347B">
            <w:pPr>
              <w:jc w:val="center"/>
              <w:rPr>
                <w:rFonts w:ascii="Arial" w:hAnsi="Arial" w:cs="Arial"/>
                <w:sz w:val="20"/>
                <w:szCs w:val="20"/>
              </w:rPr>
            </w:pPr>
            <w:ins w:id="1878" w:author="Naveen Premnath [2]" w:date="2024-09-28T16:42:00Z">
              <w:r>
                <w:rPr>
                  <w:rFonts w:ascii="Arial" w:hAnsi="Arial" w:cs="Arial"/>
                  <w:sz w:val="20"/>
                  <w:szCs w:val="20"/>
                </w:rPr>
                <w:t>(</w:t>
              </w:r>
            </w:ins>
            <w:ins w:id="1879" w:author="Naveen Premnath [2]" w:date="2024-09-28T16:44:00Z">
              <w:r w:rsidRPr="00BF2618">
                <w:rPr>
                  <w:rFonts w:ascii="Arial" w:hAnsi="Arial" w:cs="Arial"/>
                  <w:sz w:val="20"/>
                  <w:szCs w:val="20"/>
                </w:rPr>
                <w:t>1073540</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1880"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39735D55" w14:textId="77777777" w:rsidR="008C72D4" w:rsidRDefault="008C72D4" w:rsidP="00CF347B">
            <w:pPr>
              <w:jc w:val="center"/>
              <w:rPr>
                <w:ins w:id="1881" w:author="Naveen Premnath [2]" w:date="2024-09-28T16:42:00Z"/>
                <w:rFonts w:ascii="Arial" w:hAnsi="Arial" w:cs="Arial"/>
                <w:sz w:val="20"/>
                <w:szCs w:val="20"/>
              </w:rPr>
            </w:pPr>
            <w:r w:rsidRPr="004B0A4B">
              <w:rPr>
                <w:rFonts w:ascii="Arial" w:hAnsi="Arial" w:cs="Arial"/>
                <w:sz w:val="20"/>
                <w:szCs w:val="20"/>
              </w:rPr>
              <w:t>153</w:t>
            </w:r>
            <w:ins w:id="1882" w:author="Naveen Premnath [2]" w:date="2024-09-28T16:42:00Z">
              <w:r w:rsidR="00BF2618">
                <w:rPr>
                  <w:rFonts w:ascii="Arial" w:hAnsi="Arial" w:cs="Arial"/>
                  <w:sz w:val="20"/>
                  <w:szCs w:val="20"/>
                </w:rPr>
                <w:t>(57)</w:t>
              </w:r>
            </w:ins>
          </w:p>
          <w:p w14:paraId="178F857C" w14:textId="6EF3E787" w:rsidR="00BF2618" w:rsidRPr="004B0A4B" w:rsidRDefault="00BF2618" w:rsidP="00CF347B">
            <w:pPr>
              <w:jc w:val="center"/>
              <w:rPr>
                <w:rFonts w:ascii="Arial" w:hAnsi="Arial" w:cs="Arial"/>
                <w:sz w:val="20"/>
                <w:szCs w:val="20"/>
              </w:rPr>
            </w:pPr>
            <w:ins w:id="1883" w:author="Naveen Premnath [2]" w:date="2024-09-28T16:42:00Z">
              <w:r>
                <w:rPr>
                  <w:rFonts w:ascii="Arial" w:hAnsi="Arial" w:cs="Arial"/>
                  <w:sz w:val="20"/>
                  <w:szCs w:val="20"/>
                </w:rPr>
                <w:t>(</w:t>
              </w:r>
            </w:ins>
            <w:ins w:id="1884" w:author="Naveen Premnath [2]" w:date="2024-09-28T16:53:00Z">
              <w:r w:rsidR="009A6774" w:rsidRPr="009A6774">
                <w:rPr>
                  <w:rFonts w:ascii="Arial" w:hAnsi="Arial" w:cs="Arial"/>
                  <w:sz w:val="20"/>
                  <w:szCs w:val="20"/>
                </w:rPr>
                <w:t>1471053</w:t>
              </w:r>
              <w:r w:rsidR="009A6774">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88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3CE9999" w14:textId="77777777" w:rsidR="008C72D4" w:rsidRDefault="008C72D4" w:rsidP="00CF347B">
            <w:pPr>
              <w:jc w:val="center"/>
              <w:rPr>
                <w:ins w:id="1886" w:author="Naveen Premnath [2]" w:date="2024-09-28T17:06:00Z"/>
                <w:rFonts w:ascii="Arial" w:hAnsi="Arial" w:cs="Arial"/>
                <w:sz w:val="20"/>
                <w:szCs w:val="20"/>
              </w:rPr>
            </w:pPr>
            <w:r w:rsidRPr="004B0A4B">
              <w:rPr>
                <w:rFonts w:ascii="Arial" w:hAnsi="Arial" w:cs="Arial"/>
                <w:sz w:val="20"/>
                <w:szCs w:val="20"/>
              </w:rPr>
              <w:t>106</w:t>
            </w:r>
            <w:ins w:id="1887" w:author="Naveen Premnath [2]" w:date="2024-09-28T17:06:00Z">
              <w:r w:rsidR="009848EE">
                <w:rPr>
                  <w:rFonts w:ascii="Arial" w:hAnsi="Arial" w:cs="Arial"/>
                  <w:sz w:val="20"/>
                  <w:szCs w:val="20"/>
                </w:rPr>
                <w:t>(40)</w:t>
              </w:r>
            </w:ins>
          </w:p>
          <w:p w14:paraId="7800B23F" w14:textId="653ED7F1" w:rsidR="009848EE" w:rsidRPr="004B0A4B" w:rsidRDefault="009848EE" w:rsidP="00CF347B">
            <w:pPr>
              <w:jc w:val="center"/>
              <w:rPr>
                <w:rFonts w:ascii="Arial" w:hAnsi="Arial" w:cs="Arial"/>
                <w:sz w:val="20"/>
                <w:szCs w:val="20"/>
              </w:rPr>
            </w:pPr>
            <w:ins w:id="1888" w:author="Naveen Premnath [2]" w:date="2024-09-28T17:06:00Z">
              <w:r>
                <w:rPr>
                  <w:rFonts w:ascii="Arial" w:hAnsi="Arial" w:cs="Arial"/>
                  <w:sz w:val="20"/>
                  <w:szCs w:val="20"/>
                </w:rPr>
                <w:t>(</w:t>
              </w:r>
              <w:r w:rsidR="0022748B" w:rsidRPr="0022748B">
                <w:rPr>
                  <w:rFonts w:ascii="Arial" w:hAnsi="Arial" w:cs="Arial"/>
                  <w:sz w:val="20"/>
                  <w:szCs w:val="20"/>
                </w:rPr>
                <w:t>956828</w:t>
              </w:r>
              <w:r w:rsidR="0022748B">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88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906C037" w14:textId="77777777" w:rsidR="008C72D4" w:rsidRDefault="008C72D4" w:rsidP="00CF347B">
            <w:pPr>
              <w:jc w:val="center"/>
              <w:rPr>
                <w:ins w:id="1890" w:author="Naveen Premnath [2]" w:date="2024-09-28T17:06:00Z"/>
                <w:rFonts w:ascii="Arial" w:hAnsi="Arial" w:cs="Arial"/>
                <w:sz w:val="20"/>
                <w:szCs w:val="20"/>
              </w:rPr>
            </w:pPr>
            <w:r w:rsidRPr="004B0A4B">
              <w:rPr>
                <w:rFonts w:ascii="Arial" w:hAnsi="Arial" w:cs="Arial"/>
                <w:sz w:val="20"/>
                <w:szCs w:val="20"/>
              </w:rPr>
              <w:t>164</w:t>
            </w:r>
            <w:ins w:id="1891" w:author="Naveen Premnath [2]" w:date="2024-09-28T17:06:00Z">
              <w:r w:rsidR="009848EE">
                <w:rPr>
                  <w:rFonts w:ascii="Arial" w:hAnsi="Arial" w:cs="Arial"/>
                  <w:sz w:val="20"/>
                  <w:szCs w:val="20"/>
                </w:rPr>
                <w:t>(60)</w:t>
              </w:r>
            </w:ins>
          </w:p>
          <w:p w14:paraId="4DC310AC" w14:textId="65627D7B" w:rsidR="009848EE" w:rsidRPr="004B0A4B" w:rsidRDefault="00612435" w:rsidP="00CF347B">
            <w:pPr>
              <w:jc w:val="center"/>
              <w:rPr>
                <w:rFonts w:ascii="Arial" w:hAnsi="Arial" w:cs="Arial"/>
                <w:sz w:val="20"/>
                <w:szCs w:val="20"/>
              </w:rPr>
            </w:pPr>
            <w:ins w:id="1892" w:author="Naveen Premnath [2]" w:date="2024-09-28T17:16:00Z">
              <w:r>
                <w:rPr>
                  <w:rFonts w:ascii="Arial" w:hAnsi="Arial" w:cs="Arial"/>
                  <w:sz w:val="20"/>
                  <w:szCs w:val="20"/>
                </w:rPr>
                <w:t>(</w:t>
              </w:r>
              <w:r w:rsidRPr="00612435">
                <w:rPr>
                  <w:rFonts w:ascii="Arial" w:hAnsi="Arial" w:cs="Arial"/>
                  <w:sz w:val="20"/>
                  <w:szCs w:val="20"/>
                </w:rPr>
                <w:t>1719609</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89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C68B27A" w14:textId="77777777" w:rsidR="008C72D4" w:rsidRDefault="008C72D4" w:rsidP="00CF347B">
            <w:pPr>
              <w:jc w:val="center"/>
              <w:rPr>
                <w:ins w:id="1894" w:author="Naveen Premnath [2]" w:date="2024-09-28T17:28:00Z"/>
                <w:rFonts w:ascii="Arial" w:hAnsi="Arial" w:cs="Arial"/>
                <w:sz w:val="20"/>
                <w:szCs w:val="20"/>
              </w:rPr>
            </w:pPr>
            <w:r w:rsidRPr="004B0A4B">
              <w:rPr>
                <w:rFonts w:ascii="Arial" w:hAnsi="Arial" w:cs="Arial"/>
                <w:sz w:val="20"/>
                <w:szCs w:val="20"/>
              </w:rPr>
              <w:t>379</w:t>
            </w:r>
            <w:ins w:id="1895" w:author="Naveen Premnath [2]" w:date="2024-09-28T17:28:00Z">
              <w:r w:rsidR="00051D27">
                <w:rPr>
                  <w:rFonts w:ascii="Arial" w:hAnsi="Arial" w:cs="Arial"/>
                  <w:sz w:val="20"/>
                  <w:szCs w:val="20"/>
                </w:rPr>
                <w:t>(41)</w:t>
              </w:r>
            </w:ins>
          </w:p>
          <w:p w14:paraId="4F638501" w14:textId="468E75C2" w:rsidR="00051D27" w:rsidRPr="004B0A4B" w:rsidRDefault="00051D27" w:rsidP="00CF347B">
            <w:pPr>
              <w:jc w:val="center"/>
              <w:rPr>
                <w:rFonts w:ascii="Arial" w:hAnsi="Arial" w:cs="Arial"/>
                <w:sz w:val="20"/>
                <w:szCs w:val="20"/>
              </w:rPr>
            </w:pPr>
            <w:ins w:id="1896" w:author="Naveen Premnath [2]" w:date="2024-09-28T17:28:00Z">
              <w:r>
                <w:rPr>
                  <w:rFonts w:ascii="Arial" w:hAnsi="Arial" w:cs="Arial"/>
                  <w:sz w:val="20"/>
                  <w:szCs w:val="20"/>
                </w:rPr>
                <w:t>(</w:t>
              </w:r>
            </w:ins>
            <w:ins w:id="1897" w:author="Naveen Premnath [2]" w:date="2024-09-28T17:29:00Z">
              <w:r w:rsidRPr="00051D27">
                <w:rPr>
                  <w:rFonts w:ascii="Arial" w:hAnsi="Arial" w:cs="Arial"/>
                  <w:sz w:val="20"/>
                  <w:szCs w:val="20"/>
                </w:rPr>
                <w:t>954606</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1898"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22AC9C83" w14:textId="77777777" w:rsidR="008C72D4" w:rsidRDefault="008C72D4" w:rsidP="00CF347B">
            <w:pPr>
              <w:jc w:val="center"/>
              <w:rPr>
                <w:ins w:id="1899" w:author="Naveen Premnath [2]" w:date="2024-09-28T17:28:00Z"/>
                <w:rFonts w:ascii="Arial" w:hAnsi="Arial" w:cs="Arial"/>
                <w:sz w:val="20"/>
                <w:szCs w:val="20"/>
              </w:rPr>
            </w:pPr>
            <w:r w:rsidRPr="004B0A4B">
              <w:rPr>
                <w:rFonts w:ascii="Arial" w:hAnsi="Arial" w:cs="Arial"/>
                <w:sz w:val="20"/>
                <w:szCs w:val="20"/>
              </w:rPr>
              <w:t>549</w:t>
            </w:r>
            <w:ins w:id="1900" w:author="Naveen Premnath [2]" w:date="2024-09-28T17:28:00Z">
              <w:r w:rsidR="00051D27">
                <w:rPr>
                  <w:rFonts w:ascii="Arial" w:hAnsi="Arial" w:cs="Arial"/>
                  <w:sz w:val="20"/>
                  <w:szCs w:val="20"/>
                </w:rPr>
                <w:t>(59)</w:t>
              </w:r>
            </w:ins>
          </w:p>
          <w:p w14:paraId="37F24E22" w14:textId="62789E3D" w:rsidR="00051D27" w:rsidRPr="004B0A4B" w:rsidRDefault="00051D27" w:rsidP="00CF347B">
            <w:pPr>
              <w:jc w:val="center"/>
              <w:rPr>
                <w:rFonts w:ascii="Arial" w:hAnsi="Arial" w:cs="Arial"/>
                <w:sz w:val="20"/>
                <w:szCs w:val="20"/>
              </w:rPr>
            </w:pPr>
            <w:ins w:id="1901" w:author="Naveen Premnath [2]" w:date="2024-09-28T17:28:00Z">
              <w:r>
                <w:rPr>
                  <w:rFonts w:ascii="Arial" w:hAnsi="Arial" w:cs="Arial"/>
                  <w:sz w:val="20"/>
                  <w:szCs w:val="20"/>
                </w:rPr>
                <w:t>(</w:t>
              </w:r>
            </w:ins>
            <w:ins w:id="1902" w:author="Naveen Premnath [2]" w:date="2024-09-28T17:44:00Z">
              <w:r w:rsidR="00744F16" w:rsidRPr="00744F16">
                <w:rPr>
                  <w:rFonts w:ascii="Arial" w:hAnsi="Arial" w:cs="Arial"/>
                  <w:sz w:val="20"/>
                  <w:szCs w:val="20"/>
                </w:rPr>
                <w:t>1442376</w:t>
              </w:r>
              <w:r w:rsidR="00744F16">
                <w:rPr>
                  <w:rFonts w:ascii="Arial" w:hAnsi="Arial" w:cs="Arial"/>
                  <w:sz w:val="20"/>
                  <w:szCs w:val="20"/>
                </w:rPr>
                <w:t>)</w:t>
              </w:r>
            </w:ins>
          </w:p>
        </w:tc>
      </w:tr>
      <w:tr w:rsidR="004B0A4B" w:rsidRPr="00AA3DD8" w14:paraId="05BDA7B7" w14:textId="77777777" w:rsidTr="00DC7C45">
        <w:trPr>
          <w:trHeight w:val="348"/>
          <w:trPrChange w:id="1903" w:author="Naveen Premnath [2]" w:date="2024-09-28T12:22:00Z">
            <w:trPr>
              <w:gridAfter w:val="0"/>
              <w:trHeight w:val="344"/>
            </w:trPr>
          </w:trPrChange>
        </w:trPr>
        <w:tc>
          <w:tcPr>
            <w:tcW w:w="15127" w:type="dxa"/>
            <w:gridSpan w:val="11"/>
            <w:tcBorders>
              <w:top w:val="single" w:sz="4" w:space="0" w:color="auto"/>
              <w:left w:val="single" w:sz="4" w:space="0" w:color="auto"/>
              <w:bottom w:val="single" w:sz="4" w:space="0" w:color="auto"/>
              <w:right w:val="single" w:sz="4" w:space="0" w:color="auto"/>
            </w:tcBorders>
            <w:tcPrChange w:id="1904" w:author="Naveen Premnath [2]" w:date="2024-09-28T12:22:00Z">
              <w:tcPr>
                <w:tcW w:w="11155" w:type="dxa"/>
                <w:gridSpan w:val="18"/>
                <w:tcBorders>
                  <w:top w:val="single" w:sz="4" w:space="0" w:color="auto"/>
                  <w:left w:val="single" w:sz="4" w:space="0" w:color="auto"/>
                  <w:bottom w:val="single" w:sz="4" w:space="0" w:color="auto"/>
                  <w:right w:val="single" w:sz="4" w:space="0" w:color="auto"/>
                </w:tcBorders>
              </w:tcPr>
            </w:tcPrChange>
          </w:tcPr>
          <w:p w14:paraId="7808D418" w14:textId="41B20563" w:rsidR="004B0A4B" w:rsidRPr="004B0A4B" w:rsidRDefault="004B0A4B">
            <w:pPr>
              <w:rPr>
                <w:rFonts w:ascii="Arial" w:hAnsi="Arial" w:cs="Arial"/>
                <w:sz w:val="20"/>
                <w:szCs w:val="20"/>
              </w:rPr>
            </w:pPr>
            <w:r w:rsidRPr="004B0A4B">
              <w:rPr>
                <w:rFonts w:ascii="Arial" w:hAnsi="Arial" w:cs="Arial"/>
                <w:b/>
                <w:sz w:val="20"/>
                <w:szCs w:val="20"/>
              </w:rPr>
              <w:t>Sociodemographic variables</w:t>
            </w:r>
          </w:p>
        </w:tc>
      </w:tr>
      <w:tr w:rsidR="008C72D4" w:rsidRPr="00AA3DD8" w14:paraId="61C1B9A7" w14:textId="77777777" w:rsidTr="009A6774">
        <w:trPr>
          <w:trHeight w:val="348"/>
          <w:trPrChange w:id="1905" w:author="Naveen Premnath [2]" w:date="2024-09-28T16:53:00Z">
            <w:trPr>
              <w:gridAfter w:val="0"/>
              <w:trHeight w:val="344"/>
            </w:trPr>
          </w:trPrChange>
        </w:trPr>
        <w:tc>
          <w:tcPr>
            <w:tcW w:w="2434" w:type="dxa"/>
            <w:tcBorders>
              <w:top w:val="single" w:sz="4" w:space="0" w:color="auto"/>
              <w:left w:val="single" w:sz="4" w:space="0" w:color="auto"/>
              <w:bottom w:val="single" w:sz="4" w:space="0" w:color="auto"/>
              <w:right w:val="single" w:sz="4" w:space="0" w:color="auto"/>
            </w:tcBorders>
            <w:hideMark/>
            <w:tcPrChange w:id="1906"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198EBD30" w14:textId="21D3C419" w:rsidR="008C72D4" w:rsidRPr="004B0A4B" w:rsidRDefault="008C72D4">
            <w:pPr>
              <w:rPr>
                <w:rFonts w:ascii="Arial" w:hAnsi="Arial" w:cs="Arial"/>
                <w:sz w:val="20"/>
                <w:szCs w:val="20"/>
              </w:rPr>
            </w:pPr>
            <w:r w:rsidRPr="004B0A4B">
              <w:rPr>
                <w:rFonts w:ascii="Arial" w:hAnsi="Arial" w:cs="Arial"/>
                <w:b/>
                <w:bCs/>
                <w:sz w:val="20"/>
                <w:szCs w:val="20"/>
              </w:rPr>
              <w:t>Age Median</w:t>
            </w:r>
            <w:r w:rsidR="005E230F">
              <w:rPr>
                <w:rFonts w:ascii="Arial" w:hAnsi="Arial" w:cs="Arial"/>
                <w:b/>
                <w:bCs/>
                <w:sz w:val="20"/>
                <w:szCs w:val="20"/>
              </w:rPr>
              <w:t xml:space="preserve"> [IQR] </w:t>
            </w:r>
          </w:p>
        </w:tc>
        <w:tc>
          <w:tcPr>
            <w:tcW w:w="1220" w:type="dxa"/>
            <w:tcBorders>
              <w:top w:val="single" w:sz="4" w:space="0" w:color="auto"/>
              <w:left w:val="single" w:sz="4" w:space="0" w:color="auto"/>
              <w:bottom w:val="single" w:sz="4" w:space="0" w:color="auto"/>
              <w:right w:val="single" w:sz="4" w:space="0" w:color="auto"/>
            </w:tcBorders>
            <w:hideMark/>
            <w:tcPrChange w:id="190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66AA7CA"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76 </w:t>
            </w:r>
          </w:p>
          <w:p w14:paraId="13FC994E" w14:textId="6466F8F8" w:rsidR="008C72D4" w:rsidRPr="004B0A4B" w:rsidRDefault="00745895" w:rsidP="00CF347B">
            <w:pPr>
              <w:jc w:val="center"/>
              <w:rPr>
                <w:rFonts w:ascii="Arial" w:hAnsi="Arial" w:cs="Arial"/>
                <w:sz w:val="20"/>
                <w:szCs w:val="20"/>
              </w:rPr>
            </w:pPr>
            <w:r>
              <w:rPr>
                <w:rFonts w:ascii="Arial" w:hAnsi="Arial" w:cs="Arial"/>
                <w:sz w:val="20"/>
                <w:szCs w:val="20"/>
              </w:rPr>
              <w:t>[66, 84</w:t>
            </w:r>
            <w:r w:rsidR="008C72D4"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1908"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01D93106"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76 </w:t>
            </w:r>
          </w:p>
          <w:p w14:paraId="5C920805" w14:textId="3B77E6AC" w:rsidR="008C72D4" w:rsidRPr="004B0A4B" w:rsidRDefault="008C72D4" w:rsidP="00CF347B">
            <w:pPr>
              <w:jc w:val="center"/>
              <w:rPr>
                <w:rFonts w:ascii="Arial" w:hAnsi="Arial" w:cs="Arial"/>
                <w:sz w:val="20"/>
                <w:szCs w:val="20"/>
              </w:rPr>
            </w:pPr>
            <w:r w:rsidRPr="004B0A4B">
              <w:rPr>
                <w:rFonts w:ascii="Arial" w:hAnsi="Arial" w:cs="Arial"/>
                <w:sz w:val="20"/>
                <w:szCs w:val="20"/>
              </w:rPr>
              <w:t>[66, 83]</w:t>
            </w:r>
          </w:p>
        </w:tc>
        <w:tc>
          <w:tcPr>
            <w:tcW w:w="1342" w:type="dxa"/>
            <w:tcBorders>
              <w:top w:val="single" w:sz="4" w:space="0" w:color="auto"/>
              <w:left w:val="single" w:sz="4" w:space="0" w:color="auto"/>
              <w:bottom w:val="single" w:sz="4" w:space="0" w:color="auto"/>
              <w:right w:val="single" w:sz="4" w:space="0" w:color="auto"/>
            </w:tcBorders>
            <w:hideMark/>
            <w:tcPrChange w:id="190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3ECDED11"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74 </w:t>
            </w:r>
          </w:p>
          <w:p w14:paraId="694A9AFB" w14:textId="14D4B26E" w:rsidR="008C72D4" w:rsidRPr="004B0A4B" w:rsidRDefault="008C72D4" w:rsidP="00CF347B">
            <w:pPr>
              <w:jc w:val="center"/>
              <w:rPr>
                <w:rFonts w:ascii="Arial" w:hAnsi="Arial" w:cs="Arial"/>
                <w:sz w:val="20"/>
                <w:szCs w:val="20"/>
              </w:rPr>
            </w:pPr>
            <w:r w:rsidRPr="004B0A4B">
              <w:rPr>
                <w:rFonts w:ascii="Arial" w:hAnsi="Arial" w:cs="Arial"/>
                <w:sz w:val="20"/>
                <w:szCs w:val="20"/>
              </w:rPr>
              <w:t>[64, 83]</w:t>
            </w:r>
          </w:p>
        </w:tc>
        <w:tc>
          <w:tcPr>
            <w:tcW w:w="1343" w:type="dxa"/>
            <w:tcBorders>
              <w:top w:val="single" w:sz="4" w:space="0" w:color="auto"/>
              <w:left w:val="single" w:sz="4" w:space="0" w:color="auto"/>
              <w:bottom w:val="single" w:sz="4" w:space="0" w:color="auto"/>
              <w:right w:val="single" w:sz="4" w:space="0" w:color="auto"/>
            </w:tcBorders>
            <w:hideMark/>
            <w:tcPrChange w:id="191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1CB819C8" w14:textId="77777777" w:rsidR="00745895" w:rsidRDefault="00745895" w:rsidP="00CF347B">
            <w:pPr>
              <w:jc w:val="center"/>
              <w:rPr>
                <w:rFonts w:ascii="Arial" w:hAnsi="Arial" w:cs="Arial"/>
                <w:sz w:val="20"/>
                <w:szCs w:val="20"/>
              </w:rPr>
            </w:pPr>
            <w:r>
              <w:rPr>
                <w:rFonts w:ascii="Arial" w:hAnsi="Arial" w:cs="Arial"/>
                <w:sz w:val="20"/>
                <w:szCs w:val="20"/>
              </w:rPr>
              <w:t xml:space="preserve">77 </w:t>
            </w:r>
          </w:p>
          <w:p w14:paraId="6E286FFD" w14:textId="2AE134EC" w:rsidR="008C72D4" w:rsidRPr="004B0A4B" w:rsidRDefault="00745895" w:rsidP="00CF347B">
            <w:pPr>
              <w:jc w:val="center"/>
              <w:rPr>
                <w:rFonts w:ascii="Arial" w:hAnsi="Arial" w:cs="Arial"/>
                <w:sz w:val="20"/>
                <w:szCs w:val="20"/>
              </w:rPr>
            </w:pPr>
            <w:r>
              <w:rPr>
                <w:rFonts w:ascii="Arial" w:hAnsi="Arial" w:cs="Arial"/>
                <w:sz w:val="20"/>
                <w:szCs w:val="20"/>
              </w:rPr>
              <w:t>[6</w:t>
            </w:r>
            <w:r w:rsidR="008C72D4" w:rsidRPr="004B0A4B">
              <w:rPr>
                <w:rFonts w:ascii="Arial" w:hAnsi="Arial" w:cs="Arial"/>
                <w:sz w:val="20"/>
                <w:szCs w:val="20"/>
              </w:rPr>
              <w:t>5, 85]</w:t>
            </w:r>
          </w:p>
        </w:tc>
        <w:tc>
          <w:tcPr>
            <w:tcW w:w="1345" w:type="dxa"/>
            <w:tcBorders>
              <w:top w:val="single" w:sz="4" w:space="0" w:color="auto"/>
              <w:left w:val="single" w:sz="4" w:space="0" w:color="auto"/>
              <w:bottom w:val="single" w:sz="4" w:space="0" w:color="auto"/>
              <w:right w:val="single" w:sz="4" w:space="0" w:color="auto"/>
            </w:tcBorders>
            <w:hideMark/>
            <w:tcPrChange w:id="1911"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19436AE3" w14:textId="2445C891" w:rsidR="005E230F" w:rsidRDefault="00E02D61" w:rsidP="00CF347B">
            <w:pPr>
              <w:jc w:val="center"/>
              <w:rPr>
                <w:rFonts w:ascii="Arial" w:hAnsi="Arial" w:cs="Arial"/>
                <w:sz w:val="20"/>
                <w:szCs w:val="20"/>
              </w:rPr>
            </w:pPr>
            <w:r>
              <w:rPr>
                <w:rFonts w:ascii="Arial" w:hAnsi="Arial" w:cs="Arial"/>
                <w:sz w:val="20"/>
                <w:szCs w:val="20"/>
              </w:rPr>
              <w:t>76</w:t>
            </w:r>
          </w:p>
          <w:p w14:paraId="205D30D4" w14:textId="379E38CC" w:rsidR="008C72D4" w:rsidRPr="004B0A4B" w:rsidRDefault="00745895" w:rsidP="00CF347B">
            <w:pPr>
              <w:jc w:val="center"/>
              <w:rPr>
                <w:rFonts w:ascii="Arial" w:hAnsi="Arial" w:cs="Arial"/>
                <w:sz w:val="20"/>
                <w:szCs w:val="20"/>
              </w:rPr>
            </w:pPr>
            <w:r>
              <w:rPr>
                <w:rFonts w:ascii="Arial" w:hAnsi="Arial" w:cs="Arial"/>
                <w:sz w:val="20"/>
                <w:szCs w:val="20"/>
              </w:rPr>
              <w:t>[67, 84</w:t>
            </w:r>
            <w:r w:rsidR="008C72D4"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1912"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006E64ED" w14:textId="77777777" w:rsidR="0022748B" w:rsidRDefault="008C72D4" w:rsidP="00CF347B">
            <w:pPr>
              <w:jc w:val="center"/>
              <w:rPr>
                <w:ins w:id="1913" w:author="Naveen Premnath [2]" w:date="2024-09-28T17:07:00Z"/>
                <w:rFonts w:ascii="Arial" w:hAnsi="Arial" w:cs="Arial"/>
                <w:sz w:val="20"/>
                <w:szCs w:val="20"/>
              </w:rPr>
            </w:pPr>
            <w:r w:rsidRPr="004B0A4B">
              <w:rPr>
                <w:rFonts w:ascii="Arial" w:hAnsi="Arial" w:cs="Arial"/>
                <w:sz w:val="20"/>
                <w:szCs w:val="20"/>
              </w:rPr>
              <w:t xml:space="preserve">76 </w:t>
            </w:r>
          </w:p>
          <w:p w14:paraId="3226E87E" w14:textId="328A5868" w:rsidR="008C72D4" w:rsidRPr="004B0A4B" w:rsidRDefault="008C72D4" w:rsidP="00CF347B">
            <w:pPr>
              <w:jc w:val="center"/>
              <w:rPr>
                <w:rFonts w:ascii="Arial" w:hAnsi="Arial" w:cs="Arial"/>
                <w:sz w:val="20"/>
                <w:szCs w:val="20"/>
              </w:rPr>
            </w:pPr>
            <w:r w:rsidRPr="004B0A4B">
              <w:rPr>
                <w:rFonts w:ascii="Arial" w:hAnsi="Arial" w:cs="Arial"/>
                <w:sz w:val="20"/>
                <w:szCs w:val="20"/>
              </w:rPr>
              <w:t>[66, 85]</w:t>
            </w:r>
          </w:p>
        </w:tc>
        <w:tc>
          <w:tcPr>
            <w:tcW w:w="1220" w:type="dxa"/>
            <w:tcBorders>
              <w:top w:val="single" w:sz="4" w:space="0" w:color="auto"/>
              <w:left w:val="single" w:sz="4" w:space="0" w:color="auto"/>
              <w:bottom w:val="single" w:sz="4" w:space="0" w:color="auto"/>
              <w:right w:val="single" w:sz="4" w:space="0" w:color="auto"/>
            </w:tcBorders>
            <w:hideMark/>
            <w:tcPrChange w:id="191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D6E9828"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77 </w:t>
            </w:r>
          </w:p>
          <w:p w14:paraId="19B1FB73" w14:textId="2F598A9D" w:rsidR="008C72D4" w:rsidRPr="004B0A4B" w:rsidRDefault="00745895" w:rsidP="00CF347B">
            <w:pPr>
              <w:jc w:val="center"/>
              <w:rPr>
                <w:rFonts w:ascii="Arial" w:hAnsi="Arial" w:cs="Arial"/>
                <w:sz w:val="20"/>
                <w:szCs w:val="20"/>
              </w:rPr>
            </w:pPr>
            <w:r>
              <w:rPr>
                <w:rFonts w:ascii="Arial" w:hAnsi="Arial" w:cs="Arial"/>
                <w:sz w:val="20"/>
                <w:szCs w:val="20"/>
              </w:rPr>
              <w:t>[71, 8</w:t>
            </w:r>
            <w:r w:rsidR="008C72D4" w:rsidRPr="004B0A4B">
              <w:rPr>
                <w:rFonts w:ascii="Arial" w:hAnsi="Arial" w:cs="Arial"/>
                <w:sz w:val="20"/>
                <w:szCs w:val="20"/>
              </w:rPr>
              <w:t>5]</w:t>
            </w:r>
          </w:p>
        </w:tc>
        <w:tc>
          <w:tcPr>
            <w:tcW w:w="1221" w:type="dxa"/>
            <w:tcBorders>
              <w:top w:val="single" w:sz="4" w:space="0" w:color="auto"/>
              <w:left w:val="single" w:sz="4" w:space="0" w:color="auto"/>
              <w:bottom w:val="single" w:sz="4" w:space="0" w:color="auto"/>
              <w:right w:val="single" w:sz="4" w:space="0" w:color="auto"/>
            </w:tcBorders>
            <w:hideMark/>
            <w:tcPrChange w:id="191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69B60DD"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78 </w:t>
            </w:r>
          </w:p>
          <w:p w14:paraId="5C081DCD" w14:textId="37E0D014" w:rsidR="008C72D4" w:rsidRPr="004B0A4B" w:rsidRDefault="008C72D4" w:rsidP="00CF347B">
            <w:pPr>
              <w:jc w:val="center"/>
              <w:rPr>
                <w:rFonts w:ascii="Arial" w:hAnsi="Arial" w:cs="Arial"/>
                <w:sz w:val="20"/>
                <w:szCs w:val="20"/>
              </w:rPr>
            </w:pPr>
            <w:r w:rsidRPr="004B0A4B">
              <w:rPr>
                <w:rFonts w:ascii="Arial" w:hAnsi="Arial" w:cs="Arial"/>
                <w:sz w:val="20"/>
                <w:szCs w:val="20"/>
              </w:rPr>
              <w:t>[68, 85]</w:t>
            </w:r>
          </w:p>
        </w:tc>
        <w:tc>
          <w:tcPr>
            <w:tcW w:w="1220" w:type="dxa"/>
            <w:tcBorders>
              <w:top w:val="single" w:sz="4" w:space="0" w:color="auto"/>
              <w:left w:val="single" w:sz="4" w:space="0" w:color="auto"/>
              <w:bottom w:val="single" w:sz="4" w:space="0" w:color="auto"/>
              <w:right w:val="single" w:sz="4" w:space="0" w:color="auto"/>
            </w:tcBorders>
            <w:hideMark/>
            <w:tcPrChange w:id="191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4ECBAE4"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76 </w:t>
            </w:r>
          </w:p>
          <w:p w14:paraId="3E6C3610" w14:textId="716403A5" w:rsidR="008C72D4" w:rsidRPr="004B0A4B" w:rsidRDefault="008C72D4" w:rsidP="00CF347B">
            <w:pPr>
              <w:jc w:val="center"/>
              <w:rPr>
                <w:rFonts w:ascii="Arial" w:hAnsi="Arial" w:cs="Arial"/>
                <w:sz w:val="20"/>
                <w:szCs w:val="20"/>
              </w:rPr>
            </w:pPr>
            <w:r w:rsidRPr="004B0A4B">
              <w:rPr>
                <w:rFonts w:ascii="Arial" w:hAnsi="Arial" w:cs="Arial"/>
                <w:sz w:val="20"/>
                <w:szCs w:val="20"/>
              </w:rPr>
              <w:t>[67, 84]</w:t>
            </w:r>
          </w:p>
        </w:tc>
        <w:tc>
          <w:tcPr>
            <w:tcW w:w="1343" w:type="dxa"/>
            <w:tcBorders>
              <w:top w:val="single" w:sz="4" w:space="0" w:color="auto"/>
              <w:left w:val="single" w:sz="4" w:space="0" w:color="auto"/>
              <w:bottom w:val="single" w:sz="4" w:space="0" w:color="auto"/>
              <w:right w:val="single" w:sz="4" w:space="0" w:color="auto"/>
            </w:tcBorders>
            <w:hideMark/>
            <w:tcPrChange w:id="1917"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34EDF97C" w14:textId="77777777" w:rsidR="005E230F" w:rsidRDefault="008C72D4" w:rsidP="00CF347B">
            <w:pPr>
              <w:jc w:val="center"/>
              <w:rPr>
                <w:rFonts w:ascii="Arial" w:hAnsi="Arial" w:cs="Arial"/>
                <w:sz w:val="20"/>
                <w:szCs w:val="20"/>
              </w:rPr>
            </w:pPr>
            <w:r w:rsidRPr="004B0A4B">
              <w:rPr>
                <w:rFonts w:ascii="Arial" w:hAnsi="Arial" w:cs="Arial"/>
                <w:sz w:val="20"/>
                <w:szCs w:val="20"/>
              </w:rPr>
              <w:t xml:space="preserve">76  </w:t>
            </w:r>
          </w:p>
          <w:p w14:paraId="5862CF90" w14:textId="0108428E" w:rsidR="008C72D4" w:rsidRPr="004B0A4B" w:rsidRDefault="008C72D4" w:rsidP="00CF347B">
            <w:pPr>
              <w:jc w:val="center"/>
              <w:rPr>
                <w:rFonts w:ascii="Arial" w:hAnsi="Arial" w:cs="Arial"/>
                <w:sz w:val="20"/>
                <w:szCs w:val="20"/>
              </w:rPr>
            </w:pPr>
            <w:r w:rsidRPr="004B0A4B">
              <w:rPr>
                <w:rFonts w:ascii="Arial" w:hAnsi="Arial" w:cs="Arial"/>
                <w:sz w:val="20"/>
                <w:szCs w:val="20"/>
              </w:rPr>
              <w:t>[67, 85]</w:t>
            </w:r>
          </w:p>
        </w:tc>
      </w:tr>
      <w:tr w:rsidR="004B0A4B" w:rsidRPr="00AA3DD8" w14:paraId="726F2B86" w14:textId="77777777" w:rsidTr="009A6774">
        <w:trPr>
          <w:trHeight w:val="296"/>
          <w:trPrChange w:id="1918" w:author="Naveen Premnath [2]" w:date="2024-09-28T16:53:00Z">
            <w:trPr>
              <w:gridAfter w:val="0"/>
              <w:trHeight w:val="293"/>
            </w:trPr>
          </w:trPrChange>
        </w:trPr>
        <w:tc>
          <w:tcPr>
            <w:tcW w:w="2434" w:type="dxa"/>
            <w:tcBorders>
              <w:top w:val="single" w:sz="4" w:space="0" w:color="auto"/>
              <w:left w:val="single" w:sz="4" w:space="0" w:color="auto"/>
              <w:bottom w:val="single" w:sz="4" w:space="0" w:color="auto"/>
              <w:right w:val="single" w:sz="4" w:space="0" w:color="auto"/>
            </w:tcBorders>
            <w:hideMark/>
            <w:tcPrChange w:id="1919"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5FFC1C8C" w14:textId="1E604A8E" w:rsidR="004B0A4B" w:rsidRPr="004B0A4B" w:rsidRDefault="004B0A4B" w:rsidP="004B0A4B">
            <w:pPr>
              <w:rPr>
                <w:rFonts w:ascii="Arial" w:hAnsi="Arial" w:cs="Arial"/>
                <w:sz w:val="20"/>
                <w:szCs w:val="20"/>
              </w:rPr>
            </w:pPr>
            <w:r w:rsidRPr="004B0A4B">
              <w:rPr>
                <w:rFonts w:ascii="Arial" w:hAnsi="Arial" w:cs="Arial"/>
                <w:b/>
                <w:bCs/>
                <w:sz w:val="20"/>
                <w:szCs w:val="20"/>
              </w:rPr>
              <w:t>Race</w:t>
            </w:r>
          </w:p>
        </w:tc>
        <w:tc>
          <w:tcPr>
            <w:tcW w:w="1220" w:type="dxa"/>
            <w:tcBorders>
              <w:top w:val="single" w:sz="4" w:space="0" w:color="auto"/>
              <w:left w:val="single" w:sz="4" w:space="0" w:color="auto"/>
              <w:bottom w:val="single" w:sz="4" w:space="0" w:color="auto"/>
              <w:right w:val="single" w:sz="4" w:space="0" w:color="auto"/>
            </w:tcBorders>
            <w:hideMark/>
            <w:tcPrChange w:id="192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5E021BD" w14:textId="5ADA781F"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hideMark/>
            <w:tcPrChange w:id="1921"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627B4BAA" w14:textId="0A3F3467" w:rsidR="004B0A4B" w:rsidRPr="004B0A4B" w:rsidRDefault="004B0A4B"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hideMark/>
            <w:tcPrChange w:id="1922"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2F12AA33" w14:textId="35C9FF8D"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hideMark/>
            <w:tcPrChange w:id="192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F6FE791" w14:textId="1F717E64" w:rsidR="004B0A4B" w:rsidRPr="004B0A4B" w:rsidRDefault="004B0A4B" w:rsidP="008E517A">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hideMark/>
            <w:tcPrChange w:id="1924"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53135076" w14:textId="600A9233" w:rsidR="004B0A4B" w:rsidRPr="004B0A4B" w:rsidRDefault="004B0A4B"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hideMark/>
            <w:tcPrChange w:id="1925"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28085C2E" w14:textId="23F4E62E" w:rsidR="004B0A4B" w:rsidRPr="004B0A4B" w:rsidRDefault="004B0A4B">
            <w:pPr>
              <w:rPr>
                <w:rFonts w:ascii="Arial" w:hAnsi="Arial" w:cs="Arial"/>
                <w:sz w:val="20"/>
                <w:szCs w:val="20"/>
              </w:rPr>
              <w:pPrChange w:id="1926" w:author="Naveen Premnath [2]" w:date="2024-09-28T16:54:00Z">
                <w:pPr>
                  <w:jc w:val="center"/>
                </w:pPr>
              </w:pPrChange>
            </w:pPr>
          </w:p>
        </w:tc>
        <w:tc>
          <w:tcPr>
            <w:tcW w:w="1220" w:type="dxa"/>
            <w:tcBorders>
              <w:top w:val="single" w:sz="4" w:space="0" w:color="auto"/>
              <w:left w:val="single" w:sz="4" w:space="0" w:color="auto"/>
              <w:bottom w:val="single" w:sz="4" w:space="0" w:color="auto"/>
              <w:right w:val="single" w:sz="4" w:space="0" w:color="auto"/>
            </w:tcBorders>
            <w:hideMark/>
            <w:tcPrChange w:id="192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3C519D7" w14:textId="77777777"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hideMark/>
            <w:tcPrChange w:id="192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B7D31BD" w14:textId="77777777" w:rsidR="004B0A4B" w:rsidRPr="004B0A4B" w:rsidRDefault="004B0A4B" w:rsidP="00CF347B">
            <w:pPr>
              <w:jc w:val="center"/>
              <w:rPr>
                <w:rFonts w:ascii="Arial" w:hAnsi="Arial" w:cs="Arial"/>
                <w:kern w:val="0"/>
                <w:sz w:val="20"/>
                <w:szCs w:val="20"/>
                <w14:ligatures w14:val="none"/>
              </w:rPr>
            </w:pPr>
          </w:p>
        </w:tc>
        <w:tc>
          <w:tcPr>
            <w:tcW w:w="1220" w:type="dxa"/>
            <w:tcBorders>
              <w:top w:val="single" w:sz="4" w:space="0" w:color="auto"/>
              <w:left w:val="single" w:sz="4" w:space="0" w:color="auto"/>
              <w:bottom w:val="single" w:sz="4" w:space="0" w:color="auto"/>
              <w:right w:val="single" w:sz="4" w:space="0" w:color="auto"/>
            </w:tcBorders>
            <w:tcPrChange w:id="192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2CE9D0F7" w14:textId="7777777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1930"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21025B24" w14:textId="77777777" w:rsidR="004B0A4B" w:rsidRPr="004B0A4B" w:rsidRDefault="004B0A4B" w:rsidP="00CF347B">
            <w:pPr>
              <w:jc w:val="center"/>
              <w:rPr>
                <w:rFonts w:ascii="Arial" w:hAnsi="Arial" w:cs="Arial"/>
                <w:sz w:val="20"/>
                <w:szCs w:val="20"/>
              </w:rPr>
            </w:pPr>
          </w:p>
        </w:tc>
      </w:tr>
      <w:tr w:rsidR="004B0A4B" w:rsidRPr="00AA3DD8" w14:paraId="2B0B0363" w14:textId="77777777" w:rsidTr="009A6774">
        <w:trPr>
          <w:trHeight w:val="417"/>
          <w:trPrChange w:id="1931" w:author="Naveen Premnath [2]" w:date="2024-09-28T16:53:00Z">
            <w:trPr>
              <w:gridAfter w:val="0"/>
              <w:trHeight w:val="412"/>
            </w:trPr>
          </w:trPrChange>
        </w:trPr>
        <w:tc>
          <w:tcPr>
            <w:tcW w:w="2434" w:type="dxa"/>
            <w:tcBorders>
              <w:top w:val="single" w:sz="4" w:space="0" w:color="auto"/>
              <w:left w:val="single" w:sz="4" w:space="0" w:color="auto"/>
              <w:bottom w:val="single" w:sz="4" w:space="0" w:color="auto"/>
              <w:right w:val="single" w:sz="4" w:space="0" w:color="auto"/>
            </w:tcBorders>
            <w:hideMark/>
            <w:tcPrChange w:id="1932"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5FE1312" w14:textId="77777777" w:rsidR="004B0A4B" w:rsidRDefault="004B0A4B" w:rsidP="004B0A4B">
            <w:pPr>
              <w:rPr>
                <w:ins w:id="1933" w:author="Naveen Premnath [2]" w:date="2024-09-28T15:34:00Z"/>
                <w:rFonts w:ascii="Arial" w:hAnsi="Arial" w:cs="Arial"/>
                <w:b/>
                <w:bCs/>
                <w:sz w:val="20"/>
                <w:szCs w:val="20"/>
              </w:rPr>
            </w:pPr>
            <w:r w:rsidRPr="004B0A4B">
              <w:rPr>
                <w:rFonts w:ascii="Arial" w:hAnsi="Arial" w:cs="Arial"/>
                <w:b/>
                <w:bCs/>
                <w:sz w:val="20"/>
                <w:szCs w:val="20"/>
              </w:rPr>
              <w:t>Hispanic (%)</w:t>
            </w:r>
          </w:p>
          <w:p w14:paraId="2DE59D68" w14:textId="66B742A6" w:rsidR="00AB7F52" w:rsidRPr="004B0A4B" w:rsidRDefault="00AB7F52" w:rsidP="004B0A4B">
            <w:pPr>
              <w:rPr>
                <w:rFonts w:ascii="Arial" w:hAnsi="Arial" w:cs="Arial"/>
                <w:sz w:val="20"/>
                <w:szCs w:val="20"/>
              </w:rPr>
            </w:pPr>
            <w:ins w:id="1934"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193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586B7E5" w14:textId="3CABAFF0" w:rsidR="00DC7C45" w:rsidRDefault="004B0A4B" w:rsidP="00DC7C45">
            <w:pPr>
              <w:jc w:val="center"/>
              <w:rPr>
                <w:ins w:id="1936" w:author="Naveen Premnath [2]" w:date="2024-09-28T12:24:00Z"/>
                <w:rFonts w:ascii="Arial" w:hAnsi="Arial" w:cs="Arial"/>
                <w:sz w:val="20"/>
                <w:szCs w:val="20"/>
              </w:rPr>
            </w:pPr>
            <w:r w:rsidRPr="004B0A4B">
              <w:rPr>
                <w:rFonts w:ascii="Arial" w:hAnsi="Arial" w:cs="Arial"/>
                <w:sz w:val="20"/>
                <w:szCs w:val="20"/>
              </w:rPr>
              <w:t>5</w:t>
            </w:r>
            <w:r w:rsidR="00745895">
              <w:rPr>
                <w:rFonts w:ascii="Arial" w:hAnsi="Arial" w:cs="Arial"/>
                <w:sz w:val="20"/>
                <w:szCs w:val="20"/>
              </w:rPr>
              <w:t>(6</w:t>
            </w:r>
            <w:r w:rsidRPr="004B0A4B">
              <w:rPr>
                <w:rFonts w:ascii="Arial" w:hAnsi="Arial" w:cs="Arial"/>
                <w:sz w:val="20"/>
                <w:szCs w:val="20"/>
              </w:rPr>
              <w:t>)</w:t>
            </w:r>
          </w:p>
          <w:p w14:paraId="5A196BFD" w14:textId="76D8D82B" w:rsidR="00DC7C45" w:rsidRPr="004B0A4B" w:rsidRDefault="00DC7C45" w:rsidP="00DC7C45">
            <w:pPr>
              <w:jc w:val="center"/>
              <w:rPr>
                <w:rFonts w:ascii="Arial" w:hAnsi="Arial" w:cs="Arial"/>
                <w:sz w:val="20"/>
                <w:szCs w:val="20"/>
              </w:rPr>
            </w:pPr>
            <w:ins w:id="1937" w:author="Naveen Premnath [2]" w:date="2024-09-28T12:24:00Z">
              <w:r>
                <w:rPr>
                  <w:rFonts w:ascii="Arial" w:hAnsi="Arial" w:cs="Arial"/>
                  <w:sz w:val="20"/>
                  <w:szCs w:val="20"/>
                </w:rPr>
                <w:t>(</w:t>
              </w:r>
              <w:r w:rsidRPr="00DC7C45">
                <w:rPr>
                  <w:rFonts w:ascii="Arial" w:hAnsi="Arial" w:cs="Arial"/>
                  <w:sz w:val="20"/>
                  <w:szCs w:val="20"/>
                </w:rPr>
                <w:t>27373</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938"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40317252" w14:textId="77777777" w:rsidR="004B0A4B" w:rsidRDefault="004B0A4B" w:rsidP="002B0B5D">
            <w:pPr>
              <w:jc w:val="center"/>
              <w:rPr>
                <w:ins w:id="1939" w:author="Naveen Premnath [2]" w:date="2024-09-28T15:42:00Z"/>
                <w:rFonts w:ascii="Arial" w:hAnsi="Arial" w:cs="Arial"/>
                <w:sz w:val="20"/>
                <w:szCs w:val="20"/>
              </w:rPr>
            </w:pPr>
            <w:r w:rsidRPr="004B0A4B">
              <w:rPr>
                <w:rFonts w:ascii="Arial" w:hAnsi="Arial" w:cs="Arial"/>
                <w:sz w:val="20"/>
                <w:szCs w:val="20"/>
              </w:rPr>
              <w:t>24(18)</w:t>
            </w:r>
          </w:p>
          <w:p w14:paraId="604C05B5" w14:textId="0699ABCC" w:rsidR="002B0B5D" w:rsidRPr="004B0A4B" w:rsidRDefault="002B0B5D" w:rsidP="002B0B5D">
            <w:pPr>
              <w:jc w:val="center"/>
              <w:rPr>
                <w:rFonts w:ascii="Arial" w:hAnsi="Arial" w:cs="Arial"/>
                <w:sz w:val="20"/>
                <w:szCs w:val="20"/>
              </w:rPr>
            </w:pPr>
            <w:ins w:id="1940" w:author="Naveen Premnath [2]" w:date="2024-09-28T15:42:00Z">
              <w:r>
                <w:rPr>
                  <w:rFonts w:ascii="Arial" w:hAnsi="Arial" w:cs="Arial"/>
                  <w:sz w:val="20"/>
                  <w:szCs w:val="20"/>
                </w:rPr>
                <w:t>(</w:t>
              </w:r>
              <w:r w:rsidRPr="002B0B5D">
                <w:rPr>
                  <w:rFonts w:ascii="Arial" w:hAnsi="Arial" w:cs="Arial"/>
                  <w:sz w:val="20"/>
                  <w:szCs w:val="20"/>
                </w:rPr>
                <w:t>112791</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1941"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2492A33" w14:textId="77777777" w:rsidR="004B0A4B" w:rsidRDefault="004B0A4B" w:rsidP="00052099">
            <w:pPr>
              <w:jc w:val="center"/>
              <w:rPr>
                <w:ins w:id="1942" w:author="Naveen Premnath [2]" w:date="2024-09-28T16:18:00Z"/>
                <w:rFonts w:ascii="Arial" w:hAnsi="Arial" w:cs="Arial"/>
                <w:sz w:val="20"/>
                <w:szCs w:val="20"/>
              </w:rPr>
            </w:pPr>
            <w:r w:rsidRPr="004B0A4B">
              <w:rPr>
                <w:rFonts w:ascii="Arial" w:hAnsi="Arial" w:cs="Arial"/>
                <w:sz w:val="20"/>
                <w:szCs w:val="20"/>
              </w:rPr>
              <w:t>7</w:t>
            </w:r>
            <w:r w:rsidR="00745895">
              <w:rPr>
                <w:rFonts w:ascii="Arial" w:hAnsi="Arial" w:cs="Arial"/>
                <w:sz w:val="20"/>
                <w:szCs w:val="20"/>
              </w:rPr>
              <w:t>(9</w:t>
            </w:r>
            <w:r w:rsidRPr="004B0A4B">
              <w:rPr>
                <w:rFonts w:ascii="Arial" w:hAnsi="Arial" w:cs="Arial"/>
                <w:sz w:val="20"/>
                <w:szCs w:val="20"/>
              </w:rPr>
              <w:t>)</w:t>
            </w:r>
          </w:p>
          <w:p w14:paraId="61E84DE2" w14:textId="6AF0C5A1" w:rsidR="00052099" w:rsidRPr="004B0A4B" w:rsidRDefault="00052099" w:rsidP="00052099">
            <w:pPr>
              <w:jc w:val="center"/>
              <w:rPr>
                <w:rFonts w:ascii="Arial" w:hAnsi="Arial" w:cs="Arial"/>
                <w:sz w:val="20"/>
                <w:szCs w:val="20"/>
              </w:rPr>
            </w:pPr>
            <w:ins w:id="1943" w:author="Naveen Premnath [2]" w:date="2024-09-28T16:18:00Z">
              <w:r>
                <w:rPr>
                  <w:rFonts w:ascii="Arial" w:hAnsi="Arial" w:cs="Arial"/>
                  <w:sz w:val="20"/>
                  <w:szCs w:val="20"/>
                </w:rPr>
                <w:t>(</w:t>
              </w:r>
            </w:ins>
            <w:ins w:id="1944" w:author="Naveen Premnath [2]" w:date="2024-09-28T16:19:00Z">
              <w:r w:rsidRPr="00052099">
                <w:rPr>
                  <w:rFonts w:ascii="Arial" w:hAnsi="Arial" w:cs="Arial"/>
                  <w:sz w:val="20"/>
                  <w:szCs w:val="20"/>
                </w:rPr>
                <w:t>35389</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1945"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17243654" w14:textId="77777777" w:rsidR="004B0A4B" w:rsidRDefault="004B0A4B" w:rsidP="008E517A">
            <w:pPr>
              <w:jc w:val="center"/>
              <w:rPr>
                <w:ins w:id="1946" w:author="Naveen Premnath [2]" w:date="2024-09-28T16:32:00Z"/>
                <w:rFonts w:ascii="Arial" w:hAnsi="Arial" w:cs="Arial"/>
                <w:sz w:val="20"/>
                <w:szCs w:val="20"/>
              </w:rPr>
            </w:pPr>
            <w:r w:rsidRPr="004B0A4B">
              <w:rPr>
                <w:rFonts w:ascii="Arial" w:hAnsi="Arial" w:cs="Arial"/>
                <w:sz w:val="20"/>
                <w:szCs w:val="20"/>
              </w:rPr>
              <w:t>10</w:t>
            </w:r>
            <w:r w:rsidR="00745895">
              <w:rPr>
                <w:rFonts w:ascii="Arial" w:hAnsi="Arial" w:cs="Arial"/>
                <w:sz w:val="20"/>
                <w:szCs w:val="20"/>
              </w:rPr>
              <w:t>(10</w:t>
            </w:r>
            <w:r w:rsidRPr="004B0A4B">
              <w:rPr>
                <w:rFonts w:ascii="Arial" w:hAnsi="Arial" w:cs="Arial"/>
                <w:sz w:val="20"/>
                <w:szCs w:val="20"/>
              </w:rPr>
              <w:t>)</w:t>
            </w:r>
          </w:p>
          <w:p w14:paraId="410BF722" w14:textId="70CE576C" w:rsidR="008E517A" w:rsidRPr="004B0A4B" w:rsidRDefault="008E517A" w:rsidP="008E517A">
            <w:pPr>
              <w:jc w:val="center"/>
              <w:rPr>
                <w:rFonts w:ascii="Arial" w:hAnsi="Arial" w:cs="Arial"/>
                <w:sz w:val="20"/>
                <w:szCs w:val="20"/>
              </w:rPr>
            </w:pPr>
            <w:ins w:id="1947" w:author="Naveen Premnath [2]" w:date="2024-09-28T16:33:00Z">
              <w:r>
                <w:rPr>
                  <w:rFonts w:ascii="Arial" w:hAnsi="Arial" w:cs="Arial"/>
                  <w:sz w:val="20"/>
                  <w:szCs w:val="20"/>
                </w:rPr>
                <w:t>(</w:t>
              </w:r>
            </w:ins>
            <w:ins w:id="1948" w:author="Naveen Premnath [2]" w:date="2024-09-28T16:34:00Z">
              <w:r w:rsidRPr="008E517A">
                <w:rPr>
                  <w:rFonts w:ascii="Arial" w:hAnsi="Arial" w:cs="Arial"/>
                  <w:sz w:val="20"/>
                  <w:szCs w:val="20"/>
                </w:rPr>
                <w:t>42342</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1949"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6B84F143" w14:textId="77777777" w:rsidR="004B0A4B" w:rsidRDefault="004B0A4B" w:rsidP="00BF2618">
            <w:pPr>
              <w:jc w:val="center"/>
              <w:rPr>
                <w:ins w:id="1950" w:author="Naveen Premnath [2]" w:date="2024-09-28T16:45:00Z"/>
                <w:rFonts w:ascii="Arial" w:hAnsi="Arial" w:cs="Arial"/>
                <w:sz w:val="20"/>
                <w:szCs w:val="20"/>
              </w:rPr>
            </w:pPr>
            <w:r w:rsidRPr="004B0A4B">
              <w:rPr>
                <w:rFonts w:ascii="Arial" w:hAnsi="Arial" w:cs="Arial"/>
                <w:sz w:val="20"/>
                <w:szCs w:val="20"/>
              </w:rPr>
              <w:t>8(7)</w:t>
            </w:r>
          </w:p>
          <w:p w14:paraId="4979172A" w14:textId="01B463D6" w:rsidR="00BF2618" w:rsidRPr="004B0A4B" w:rsidRDefault="00BF2618" w:rsidP="00BF2618">
            <w:pPr>
              <w:jc w:val="center"/>
              <w:rPr>
                <w:rFonts w:ascii="Arial" w:hAnsi="Arial" w:cs="Arial"/>
                <w:sz w:val="20"/>
                <w:szCs w:val="20"/>
              </w:rPr>
            </w:pPr>
            <w:ins w:id="1951" w:author="Naveen Premnath [2]" w:date="2024-09-28T16:45:00Z">
              <w:r>
                <w:rPr>
                  <w:rFonts w:ascii="Arial" w:hAnsi="Arial" w:cs="Arial"/>
                  <w:sz w:val="20"/>
                  <w:szCs w:val="20"/>
                </w:rPr>
                <w:t>(</w:t>
              </w:r>
              <w:r w:rsidRPr="00BF2618">
                <w:rPr>
                  <w:rFonts w:ascii="Arial" w:hAnsi="Arial" w:cs="Arial"/>
                  <w:sz w:val="20"/>
                  <w:szCs w:val="20"/>
                </w:rPr>
                <w:t>44606</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1952"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407CD898" w14:textId="77777777" w:rsidR="004B0A4B" w:rsidRDefault="00745895" w:rsidP="00CF347B">
            <w:pPr>
              <w:jc w:val="center"/>
              <w:rPr>
                <w:ins w:id="1953" w:author="Naveen Premnath [2]" w:date="2024-09-28T16:54:00Z"/>
                <w:rFonts w:ascii="Arial" w:hAnsi="Arial" w:cs="Arial"/>
                <w:sz w:val="20"/>
                <w:szCs w:val="20"/>
              </w:rPr>
            </w:pPr>
            <w:r>
              <w:rPr>
                <w:rFonts w:ascii="Arial" w:hAnsi="Arial" w:cs="Arial"/>
                <w:sz w:val="20"/>
                <w:szCs w:val="20"/>
              </w:rPr>
              <w:t>18 (12</w:t>
            </w:r>
            <w:r w:rsidR="004B0A4B" w:rsidRPr="004B0A4B">
              <w:rPr>
                <w:rFonts w:ascii="Arial" w:hAnsi="Arial" w:cs="Arial"/>
                <w:sz w:val="20"/>
                <w:szCs w:val="20"/>
              </w:rPr>
              <w:t>)</w:t>
            </w:r>
          </w:p>
          <w:p w14:paraId="457A86D8" w14:textId="6A4E3909" w:rsidR="009A6774" w:rsidRPr="004B0A4B" w:rsidRDefault="009A6774" w:rsidP="00CF347B">
            <w:pPr>
              <w:jc w:val="center"/>
              <w:rPr>
                <w:rFonts w:ascii="Arial" w:hAnsi="Arial" w:cs="Arial"/>
                <w:sz w:val="20"/>
                <w:szCs w:val="20"/>
              </w:rPr>
            </w:pPr>
            <w:ins w:id="1954" w:author="Naveen Premnath [2]" w:date="2024-09-28T16:54:00Z">
              <w:r>
                <w:rPr>
                  <w:rFonts w:ascii="Arial" w:hAnsi="Arial" w:cs="Arial"/>
                  <w:sz w:val="20"/>
                  <w:szCs w:val="20"/>
                </w:rPr>
                <w:t>(</w:t>
              </w:r>
              <w:r w:rsidRPr="009A6774">
                <w:rPr>
                  <w:rFonts w:ascii="Arial" w:hAnsi="Arial" w:cs="Arial"/>
                  <w:sz w:val="20"/>
                  <w:szCs w:val="20"/>
                </w:rPr>
                <w:t>140215</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95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E0F8738" w14:textId="77777777" w:rsidR="004B0A4B" w:rsidRDefault="004B0A4B" w:rsidP="0022748B">
            <w:pPr>
              <w:jc w:val="center"/>
              <w:rPr>
                <w:ins w:id="1956" w:author="Naveen Premnath [2]" w:date="2024-09-28T17:07:00Z"/>
                <w:rFonts w:ascii="Arial" w:hAnsi="Arial" w:cs="Arial"/>
                <w:sz w:val="20"/>
                <w:szCs w:val="20"/>
              </w:rPr>
            </w:pPr>
            <w:r w:rsidRPr="004B0A4B">
              <w:rPr>
                <w:rFonts w:ascii="Arial" w:hAnsi="Arial" w:cs="Arial"/>
                <w:sz w:val="20"/>
                <w:szCs w:val="20"/>
              </w:rPr>
              <w:t>3(</w:t>
            </w:r>
            <w:r w:rsidR="00745895">
              <w:rPr>
                <w:rFonts w:ascii="Arial" w:hAnsi="Arial" w:cs="Arial"/>
                <w:sz w:val="20"/>
                <w:szCs w:val="20"/>
              </w:rPr>
              <w:t>3</w:t>
            </w:r>
            <w:r w:rsidRPr="004B0A4B">
              <w:rPr>
                <w:rFonts w:ascii="Arial" w:hAnsi="Arial" w:cs="Arial"/>
                <w:sz w:val="20"/>
                <w:szCs w:val="20"/>
              </w:rPr>
              <w:t>)</w:t>
            </w:r>
          </w:p>
          <w:p w14:paraId="2B7047F6" w14:textId="4E287E01" w:rsidR="0022748B" w:rsidRPr="004B0A4B" w:rsidRDefault="0022748B" w:rsidP="0022748B">
            <w:pPr>
              <w:jc w:val="center"/>
              <w:rPr>
                <w:rFonts w:ascii="Arial" w:hAnsi="Arial" w:cs="Arial"/>
                <w:sz w:val="20"/>
                <w:szCs w:val="20"/>
              </w:rPr>
            </w:pPr>
            <w:ins w:id="1957" w:author="Naveen Premnath [2]" w:date="2024-09-28T17:07:00Z">
              <w:r>
                <w:rPr>
                  <w:rFonts w:ascii="Arial" w:hAnsi="Arial" w:cs="Arial"/>
                  <w:sz w:val="20"/>
                  <w:szCs w:val="20"/>
                </w:rPr>
                <w:t>(</w:t>
              </w:r>
              <w:r w:rsidRPr="0022748B">
                <w:rPr>
                  <w:rFonts w:ascii="Arial" w:hAnsi="Arial" w:cs="Arial"/>
                  <w:sz w:val="20"/>
                  <w:szCs w:val="20"/>
                </w:rPr>
                <w:t>19288</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95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0FF4E3F" w14:textId="77777777" w:rsidR="004B0A4B" w:rsidRDefault="004B0A4B" w:rsidP="00FB6757">
            <w:pPr>
              <w:jc w:val="center"/>
              <w:rPr>
                <w:ins w:id="1959" w:author="Naveen Premnath [2]" w:date="2024-09-28T17:17:00Z"/>
                <w:rFonts w:ascii="Arial" w:hAnsi="Arial" w:cs="Arial"/>
                <w:sz w:val="20"/>
                <w:szCs w:val="20"/>
              </w:rPr>
            </w:pPr>
            <w:r w:rsidRPr="004B0A4B">
              <w:rPr>
                <w:rFonts w:ascii="Arial" w:hAnsi="Arial" w:cs="Arial"/>
                <w:sz w:val="20"/>
                <w:szCs w:val="20"/>
              </w:rPr>
              <w:t>14(</w:t>
            </w:r>
            <w:r w:rsidR="00745895">
              <w:rPr>
                <w:rFonts w:ascii="Arial" w:hAnsi="Arial" w:cs="Arial"/>
                <w:sz w:val="20"/>
                <w:szCs w:val="20"/>
              </w:rPr>
              <w:t>9</w:t>
            </w:r>
            <w:r w:rsidRPr="004B0A4B">
              <w:rPr>
                <w:rFonts w:ascii="Arial" w:hAnsi="Arial" w:cs="Arial"/>
                <w:sz w:val="20"/>
                <w:szCs w:val="20"/>
              </w:rPr>
              <w:t>)</w:t>
            </w:r>
          </w:p>
          <w:p w14:paraId="5390D791" w14:textId="18B9F21A" w:rsidR="00FB6757" w:rsidRPr="004B0A4B" w:rsidRDefault="00FB6757" w:rsidP="00FB6757">
            <w:pPr>
              <w:jc w:val="center"/>
              <w:rPr>
                <w:rFonts w:ascii="Arial" w:hAnsi="Arial" w:cs="Arial"/>
                <w:sz w:val="20"/>
                <w:szCs w:val="20"/>
              </w:rPr>
            </w:pPr>
            <w:ins w:id="1960" w:author="Naveen Premnath [2]" w:date="2024-09-28T17:17:00Z">
              <w:r>
                <w:rPr>
                  <w:rFonts w:ascii="Arial" w:hAnsi="Arial" w:cs="Arial"/>
                  <w:sz w:val="20"/>
                  <w:szCs w:val="20"/>
                </w:rPr>
                <w:t>(</w:t>
              </w:r>
              <w:r w:rsidRPr="00FB6757">
                <w:rPr>
                  <w:rFonts w:ascii="Arial" w:hAnsi="Arial" w:cs="Arial"/>
                  <w:sz w:val="20"/>
                  <w:szCs w:val="20"/>
                </w:rPr>
                <w:t>125729</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96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AFC6A0E" w14:textId="77777777" w:rsidR="004B0A4B" w:rsidRDefault="004B0A4B" w:rsidP="00E46B6D">
            <w:pPr>
              <w:jc w:val="center"/>
              <w:rPr>
                <w:ins w:id="1962" w:author="Naveen Premnath [2]" w:date="2024-09-28T17:29:00Z"/>
                <w:rFonts w:ascii="Arial" w:hAnsi="Arial" w:cs="Arial"/>
                <w:sz w:val="20"/>
                <w:szCs w:val="20"/>
              </w:rPr>
            </w:pPr>
            <w:r w:rsidRPr="004B0A4B">
              <w:rPr>
                <w:rFonts w:ascii="Arial" w:hAnsi="Arial" w:cs="Arial"/>
                <w:sz w:val="20"/>
                <w:szCs w:val="20"/>
              </w:rPr>
              <w:t>23</w:t>
            </w:r>
            <w:r w:rsidR="00745895">
              <w:rPr>
                <w:rFonts w:ascii="Arial" w:hAnsi="Arial" w:cs="Arial"/>
                <w:sz w:val="20"/>
                <w:szCs w:val="20"/>
              </w:rPr>
              <w:t>(6</w:t>
            </w:r>
            <w:r w:rsidRPr="004B0A4B">
              <w:rPr>
                <w:rFonts w:ascii="Arial" w:hAnsi="Arial" w:cs="Arial"/>
                <w:sz w:val="20"/>
                <w:szCs w:val="20"/>
              </w:rPr>
              <w:t>)</w:t>
            </w:r>
          </w:p>
          <w:p w14:paraId="0DC8A4DE" w14:textId="0701E81B" w:rsidR="00E46B6D" w:rsidRPr="004B0A4B" w:rsidRDefault="00E46B6D" w:rsidP="00E46B6D">
            <w:pPr>
              <w:jc w:val="center"/>
              <w:rPr>
                <w:rFonts w:ascii="Arial" w:hAnsi="Arial" w:cs="Arial"/>
                <w:sz w:val="20"/>
                <w:szCs w:val="20"/>
              </w:rPr>
            </w:pPr>
            <w:ins w:id="1963" w:author="Naveen Premnath [2]" w:date="2024-09-28T17:30:00Z">
              <w:r>
                <w:rPr>
                  <w:rFonts w:ascii="Arial" w:hAnsi="Arial" w:cs="Arial"/>
                  <w:sz w:val="20"/>
                  <w:szCs w:val="20"/>
                </w:rPr>
                <w:t>(</w:t>
              </w:r>
              <w:r w:rsidRPr="00E46B6D">
                <w:rPr>
                  <w:rFonts w:ascii="Arial" w:hAnsi="Arial" w:cs="Arial"/>
                  <w:sz w:val="20"/>
                  <w:szCs w:val="20"/>
                </w:rPr>
                <w:t>31664</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1964"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2592A24B" w14:textId="77777777" w:rsidR="004B0A4B" w:rsidRDefault="004B0A4B" w:rsidP="00744F16">
            <w:pPr>
              <w:jc w:val="center"/>
              <w:rPr>
                <w:ins w:id="1965" w:author="Naveen Premnath [2]" w:date="2024-09-28T17:44:00Z"/>
                <w:rFonts w:ascii="Arial" w:hAnsi="Arial" w:cs="Arial"/>
                <w:sz w:val="20"/>
                <w:szCs w:val="20"/>
              </w:rPr>
            </w:pPr>
            <w:r w:rsidRPr="004B0A4B">
              <w:rPr>
                <w:rFonts w:ascii="Arial" w:hAnsi="Arial" w:cs="Arial"/>
                <w:sz w:val="20"/>
                <w:szCs w:val="20"/>
              </w:rPr>
              <w:t>66(12)</w:t>
            </w:r>
          </w:p>
          <w:p w14:paraId="20565516" w14:textId="512A1453" w:rsidR="00744F16" w:rsidRPr="004B0A4B" w:rsidRDefault="00744F16" w:rsidP="00744F16">
            <w:pPr>
              <w:jc w:val="center"/>
              <w:rPr>
                <w:rFonts w:ascii="Arial" w:hAnsi="Arial" w:cs="Arial"/>
                <w:sz w:val="20"/>
                <w:szCs w:val="20"/>
              </w:rPr>
            </w:pPr>
            <w:ins w:id="1966" w:author="Naveen Premnath [2]" w:date="2024-09-28T17:44:00Z">
              <w:r>
                <w:rPr>
                  <w:rFonts w:ascii="Arial" w:hAnsi="Arial" w:cs="Arial"/>
                  <w:sz w:val="20"/>
                  <w:szCs w:val="20"/>
                </w:rPr>
                <w:t>(</w:t>
              </w:r>
              <w:r w:rsidRPr="00744F16">
                <w:rPr>
                  <w:rFonts w:ascii="Arial" w:hAnsi="Arial" w:cs="Arial"/>
                  <w:sz w:val="20"/>
                  <w:szCs w:val="20"/>
                </w:rPr>
                <w:t>105269</w:t>
              </w:r>
              <w:r>
                <w:rPr>
                  <w:rFonts w:ascii="Arial" w:hAnsi="Arial" w:cs="Arial"/>
                  <w:sz w:val="20"/>
                  <w:szCs w:val="20"/>
                </w:rPr>
                <w:t>)</w:t>
              </w:r>
            </w:ins>
          </w:p>
        </w:tc>
      </w:tr>
      <w:tr w:rsidR="004B0A4B" w:rsidRPr="00AA3DD8" w14:paraId="38DA8380" w14:textId="77777777" w:rsidTr="009A6774">
        <w:trPr>
          <w:trHeight w:val="417"/>
          <w:trPrChange w:id="1967" w:author="Naveen Premnath [2]" w:date="2024-09-28T16:53:00Z">
            <w:trPr>
              <w:gridAfter w:val="0"/>
              <w:trHeight w:val="412"/>
            </w:trPr>
          </w:trPrChange>
        </w:trPr>
        <w:tc>
          <w:tcPr>
            <w:tcW w:w="2434" w:type="dxa"/>
            <w:tcBorders>
              <w:top w:val="single" w:sz="4" w:space="0" w:color="auto"/>
              <w:left w:val="single" w:sz="4" w:space="0" w:color="auto"/>
              <w:bottom w:val="single" w:sz="4" w:space="0" w:color="auto"/>
              <w:right w:val="single" w:sz="4" w:space="0" w:color="auto"/>
            </w:tcBorders>
            <w:hideMark/>
            <w:tcPrChange w:id="1968"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608DB100" w14:textId="101D44C3" w:rsidR="002B0B5D" w:rsidRPr="002B0B5D" w:rsidRDefault="004B0A4B" w:rsidP="004B0A4B">
            <w:pPr>
              <w:rPr>
                <w:rFonts w:ascii="Arial" w:hAnsi="Arial" w:cs="Arial"/>
                <w:b/>
                <w:bCs/>
                <w:sz w:val="20"/>
                <w:szCs w:val="20"/>
                <w:rPrChange w:id="1969" w:author="Naveen Premnath [2]" w:date="2024-09-28T15:43:00Z">
                  <w:rPr>
                    <w:rFonts w:ascii="Arial" w:hAnsi="Arial" w:cs="Arial"/>
                    <w:sz w:val="20"/>
                    <w:szCs w:val="20"/>
                  </w:rPr>
                </w:rPrChange>
              </w:rPr>
            </w:pPr>
            <w:r w:rsidRPr="004B0A4B">
              <w:rPr>
                <w:rFonts w:ascii="Arial" w:hAnsi="Arial" w:cs="Arial"/>
                <w:b/>
                <w:bCs/>
                <w:sz w:val="20"/>
                <w:szCs w:val="20"/>
              </w:rPr>
              <w:t>Non-Hispanic White (%)</w:t>
            </w:r>
            <w:ins w:id="1970" w:author="Naveen Premnath [2]" w:date="2024-09-28T15:43:00Z">
              <w:r w:rsidR="002B0B5D">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197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511D6D2" w14:textId="77777777" w:rsidR="004B0A4B" w:rsidRDefault="004B0A4B" w:rsidP="00DC7C45">
            <w:pPr>
              <w:jc w:val="center"/>
              <w:rPr>
                <w:ins w:id="1972" w:author="Naveen Premnath [2]" w:date="2024-09-28T12:25:00Z"/>
                <w:rFonts w:ascii="Arial" w:hAnsi="Arial" w:cs="Arial"/>
                <w:sz w:val="20"/>
                <w:szCs w:val="20"/>
              </w:rPr>
            </w:pPr>
            <w:r w:rsidRPr="004B0A4B">
              <w:rPr>
                <w:rFonts w:ascii="Arial" w:hAnsi="Arial" w:cs="Arial"/>
                <w:sz w:val="20"/>
                <w:szCs w:val="20"/>
              </w:rPr>
              <w:t>54</w:t>
            </w:r>
            <w:r w:rsidR="00745895">
              <w:rPr>
                <w:rFonts w:ascii="Arial" w:hAnsi="Arial" w:cs="Arial"/>
                <w:sz w:val="20"/>
                <w:szCs w:val="20"/>
              </w:rPr>
              <w:t>(69</w:t>
            </w:r>
            <w:r w:rsidRPr="004B0A4B">
              <w:rPr>
                <w:rFonts w:ascii="Arial" w:hAnsi="Arial" w:cs="Arial"/>
                <w:sz w:val="20"/>
                <w:szCs w:val="20"/>
              </w:rPr>
              <w:t>)</w:t>
            </w:r>
          </w:p>
          <w:p w14:paraId="50935C6F" w14:textId="5EBE2154" w:rsidR="00DC7C45" w:rsidRPr="004B0A4B" w:rsidRDefault="00DC7C45" w:rsidP="00DC7C45">
            <w:pPr>
              <w:jc w:val="center"/>
              <w:rPr>
                <w:rFonts w:ascii="Arial" w:hAnsi="Arial" w:cs="Arial"/>
                <w:sz w:val="20"/>
                <w:szCs w:val="20"/>
              </w:rPr>
            </w:pPr>
            <w:ins w:id="1973" w:author="Naveen Premnath [2]" w:date="2024-09-28T12:25:00Z">
              <w:r>
                <w:rPr>
                  <w:rFonts w:ascii="Arial" w:hAnsi="Arial" w:cs="Arial"/>
                  <w:sz w:val="20"/>
                  <w:szCs w:val="20"/>
                </w:rPr>
                <w:t>(</w:t>
              </w:r>
              <w:r w:rsidRPr="00DC7C45">
                <w:rPr>
                  <w:rFonts w:ascii="Arial" w:hAnsi="Arial" w:cs="Arial"/>
                  <w:sz w:val="20"/>
                  <w:szCs w:val="20"/>
                </w:rPr>
                <w:t>767052</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974"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2FD1F292" w14:textId="77777777" w:rsidR="004B0A4B" w:rsidRDefault="004B0A4B" w:rsidP="002B0B5D">
            <w:pPr>
              <w:jc w:val="center"/>
              <w:rPr>
                <w:ins w:id="1975" w:author="Naveen Premnath [2]" w:date="2024-09-28T15:43:00Z"/>
                <w:rFonts w:ascii="Arial" w:hAnsi="Arial" w:cs="Arial"/>
                <w:sz w:val="20"/>
                <w:szCs w:val="20"/>
              </w:rPr>
            </w:pPr>
            <w:r w:rsidRPr="004B0A4B">
              <w:rPr>
                <w:rFonts w:ascii="Arial" w:hAnsi="Arial" w:cs="Arial"/>
                <w:sz w:val="20"/>
                <w:szCs w:val="20"/>
              </w:rPr>
              <w:t>83</w:t>
            </w:r>
            <w:r w:rsidR="00745895">
              <w:rPr>
                <w:rFonts w:ascii="Arial" w:hAnsi="Arial" w:cs="Arial"/>
                <w:sz w:val="20"/>
                <w:szCs w:val="20"/>
              </w:rPr>
              <w:t>(62</w:t>
            </w:r>
            <w:r w:rsidRPr="004B0A4B">
              <w:rPr>
                <w:rFonts w:ascii="Arial" w:hAnsi="Arial" w:cs="Arial"/>
                <w:sz w:val="20"/>
                <w:szCs w:val="20"/>
              </w:rPr>
              <w:t>)</w:t>
            </w:r>
          </w:p>
          <w:p w14:paraId="06FBAE81" w14:textId="6D91FD00" w:rsidR="002B0B5D" w:rsidRPr="004B0A4B" w:rsidRDefault="002B0B5D" w:rsidP="002B0B5D">
            <w:pPr>
              <w:jc w:val="center"/>
              <w:rPr>
                <w:rFonts w:ascii="Arial" w:hAnsi="Arial" w:cs="Arial"/>
                <w:sz w:val="20"/>
                <w:szCs w:val="20"/>
              </w:rPr>
            </w:pPr>
            <w:ins w:id="1976" w:author="Naveen Premnath [2]" w:date="2024-09-28T15:43:00Z">
              <w:r>
                <w:rPr>
                  <w:rFonts w:ascii="Arial" w:hAnsi="Arial" w:cs="Arial"/>
                  <w:sz w:val="20"/>
                  <w:szCs w:val="20"/>
                </w:rPr>
                <w:t>(</w:t>
              </w:r>
              <w:r w:rsidRPr="002B0B5D">
                <w:rPr>
                  <w:rFonts w:ascii="Arial" w:hAnsi="Arial" w:cs="Arial"/>
                  <w:sz w:val="20"/>
                  <w:szCs w:val="20"/>
                </w:rPr>
                <w:t>1214911</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197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72FBBD30" w14:textId="77777777" w:rsidR="004B0A4B" w:rsidRDefault="00745895" w:rsidP="00052099">
            <w:pPr>
              <w:jc w:val="center"/>
              <w:rPr>
                <w:ins w:id="1978" w:author="Naveen Premnath [2]" w:date="2024-09-28T16:19:00Z"/>
                <w:rFonts w:ascii="Arial" w:hAnsi="Arial" w:cs="Arial"/>
                <w:sz w:val="20"/>
                <w:szCs w:val="20"/>
              </w:rPr>
            </w:pPr>
            <w:r>
              <w:rPr>
                <w:rFonts w:ascii="Arial" w:hAnsi="Arial" w:cs="Arial"/>
                <w:sz w:val="20"/>
                <w:szCs w:val="20"/>
              </w:rPr>
              <w:t>54 (68</w:t>
            </w:r>
            <w:r w:rsidR="004B0A4B" w:rsidRPr="004B0A4B">
              <w:rPr>
                <w:rFonts w:ascii="Arial" w:hAnsi="Arial" w:cs="Arial"/>
                <w:sz w:val="20"/>
                <w:szCs w:val="20"/>
              </w:rPr>
              <w:t>)</w:t>
            </w:r>
          </w:p>
          <w:p w14:paraId="00623BF2" w14:textId="11D68D3B" w:rsidR="00052099" w:rsidRPr="004B0A4B" w:rsidRDefault="00052099" w:rsidP="00052099">
            <w:pPr>
              <w:jc w:val="center"/>
              <w:rPr>
                <w:rFonts w:ascii="Arial" w:hAnsi="Arial" w:cs="Arial"/>
                <w:sz w:val="20"/>
                <w:szCs w:val="20"/>
              </w:rPr>
            </w:pPr>
            <w:ins w:id="1979" w:author="Naveen Premnath [2]" w:date="2024-09-28T16:19:00Z">
              <w:r>
                <w:rPr>
                  <w:rFonts w:ascii="Arial" w:hAnsi="Arial" w:cs="Arial"/>
                  <w:sz w:val="20"/>
                  <w:szCs w:val="20"/>
                </w:rPr>
                <w:t>(</w:t>
              </w:r>
            </w:ins>
            <w:ins w:id="1980" w:author="Naveen Premnath [2]" w:date="2024-09-28T16:20:00Z">
              <w:r w:rsidRPr="00052099">
                <w:rPr>
                  <w:rFonts w:ascii="Arial" w:hAnsi="Arial" w:cs="Arial"/>
                  <w:sz w:val="20"/>
                  <w:szCs w:val="20"/>
                </w:rPr>
                <w:t>673010</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1981"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9331747" w14:textId="77777777" w:rsidR="004B0A4B" w:rsidRDefault="004B0A4B" w:rsidP="008E517A">
            <w:pPr>
              <w:jc w:val="center"/>
              <w:rPr>
                <w:ins w:id="1982" w:author="Naveen Premnath [2]" w:date="2024-09-28T16:34:00Z"/>
                <w:rFonts w:ascii="Arial" w:hAnsi="Arial" w:cs="Arial"/>
                <w:sz w:val="20"/>
                <w:szCs w:val="20"/>
              </w:rPr>
            </w:pPr>
            <w:r w:rsidRPr="004B0A4B">
              <w:rPr>
                <w:rFonts w:ascii="Arial" w:hAnsi="Arial" w:cs="Arial"/>
                <w:sz w:val="20"/>
                <w:szCs w:val="20"/>
              </w:rPr>
              <w:t>73(7</w:t>
            </w:r>
            <w:r w:rsidR="00745895">
              <w:rPr>
                <w:rFonts w:ascii="Arial" w:hAnsi="Arial" w:cs="Arial"/>
                <w:sz w:val="20"/>
                <w:szCs w:val="20"/>
              </w:rPr>
              <w:t>4</w:t>
            </w:r>
            <w:r w:rsidRPr="004B0A4B">
              <w:rPr>
                <w:rFonts w:ascii="Arial" w:hAnsi="Arial" w:cs="Arial"/>
                <w:sz w:val="20"/>
                <w:szCs w:val="20"/>
              </w:rPr>
              <w:t>)</w:t>
            </w:r>
          </w:p>
          <w:p w14:paraId="18197DAF" w14:textId="420C57BB" w:rsidR="00FB5BDE" w:rsidRPr="004B0A4B" w:rsidRDefault="00FB5BDE" w:rsidP="008E517A">
            <w:pPr>
              <w:jc w:val="center"/>
              <w:rPr>
                <w:rFonts w:ascii="Arial" w:hAnsi="Arial" w:cs="Arial"/>
                <w:sz w:val="20"/>
                <w:szCs w:val="20"/>
              </w:rPr>
            </w:pPr>
            <w:ins w:id="1983" w:author="Naveen Premnath [2]" w:date="2024-09-28T16:34:00Z">
              <w:r>
                <w:rPr>
                  <w:rFonts w:ascii="Arial" w:hAnsi="Arial" w:cs="Arial"/>
                  <w:sz w:val="20"/>
                  <w:szCs w:val="20"/>
                </w:rPr>
                <w:t>(</w:t>
              </w:r>
              <w:r w:rsidRPr="00FB5BDE">
                <w:rPr>
                  <w:rFonts w:ascii="Arial" w:hAnsi="Arial" w:cs="Arial"/>
                  <w:sz w:val="20"/>
                  <w:szCs w:val="20"/>
                </w:rPr>
                <w:t>918310</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1984"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49207252" w14:textId="77777777" w:rsidR="004B0A4B" w:rsidRDefault="004B0A4B" w:rsidP="00BF2618">
            <w:pPr>
              <w:jc w:val="center"/>
              <w:rPr>
                <w:ins w:id="1985" w:author="Naveen Premnath [2]" w:date="2024-09-28T16:45:00Z"/>
                <w:rFonts w:ascii="Arial" w:hAnsi="Arial" w:cs="Arial"/>
                <w:sz w:val="20"/>
                <w:szCs w:val="20"/>
              </w:rPr>
            </w:pPr>
            <w:r w:rsidRPr="004B0A4B">
              <w:rPr>
                <w:rFonts w:ascii="Arial" w:hAnsi="Arial" w:cs="Arial"/>
                <w:sz w:val="20"/>
                <w:szCs w:val="20"/>
              </w:rPr>
              <w:t>92</w:t>
            </w:r>
            <w:r w:rsidR="00745895">
              <w:rPr>
                <w:rFonts w:ascii="Arial" w:hAnsi="Arial" w:cs="Arial"/>
                <w:sz w:val="20"/>
                <w:szCs w:val="20"/>
              </w:rPr>
              <w:t>(81</w:t>
            </w:r>
            <w:r w:rsidRPr="004B0A4B">
              <w:rPr>
                <w:rFonts w:ascii="Arial" w:hAnsi="Arial" w:cs="Arial"/>
                <w:sz w:val="20"/>
                <w:szCs w:val="20"/>
              </w:rPr>
              <w:t>)</w:t>
            </w:r>
          </w:p>
          <w:p w14:paraId="440B3016" w14:textId="78EFBC83" w:rsidR="00BF2618" w:rsidRPr="004B0A4B" w:rsidRDefault="00BF2618" w:rsidP="00BF2618">
            <w:pPr>
              <w:jc w:val="center"/>
              <w:rPr>
                <w:rFonts w:ascii="Arial" w:hAnsi="Arial" w:cs="Arial"/>
                <w:sz w:val="20"/>
                <w:szCs w:val="20"/>
              </w:rPr>
            </w:pPr>
            <w:ins w:id="1986" w:author="Naveen Premnath [2]" w:date="2024-09-28T16:45:00Z">
              <w:r>
                <w:rPr>
                  <w:rFonts w:ascii="Arial" w:hAnsi="Arial" w:cs="Arial"/>
                  <w:sz w:val="20"/>
                  <w:szCs w:val="20"/>
                </w:rPr>
                <w:t>(</w:t>
              </w:r>
              <w:r w:rsidRPr="00BF2618">
                <w:rPr>
                  <w:rFonts w:ascii="Arial" w:hAnsi="Arial" w:cs="Arial"/>
                  <w:sz w:val="20"/>
                  <w:szCs w:val="20"/>
                </w:rPr>
                <w:t>914558</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1987"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9565A7A" w14:textId="77777777" w:rsidR="004B0A4B" w:rsidRDefault="004B0A4B" w:rsidP="009A6774">
            <w:pPr>
              <w:jc w:val="center"/>
              <w:rPr>
                <w:ins w:id="1988" w:author="Naveen Premnath [2]" w:date="2024-09-28T16:54:00Z"/>
                <w:rFonts w:ascii="Arial" w:hAnsi="Arial" w:cs="Arial"/>
                <w:sz w:val="20"/>
                <w:szCs w:val="20"/>
              </w:rPr>
            </w:pPr>
            <w:r w:rsidRPr="004B0A4B">
              <w:rPr>
                <w:rFonts w:ascii="Arial" w:hAnsi="Arial" w:cs="Arial"/>
                <w:sz w:val="20"/>
                <w:szCs w:val="20"/>
              </w:rPr>
              <w:t>105</w:t>
            </w:r>
            <w:r w:rsidR="00745895">
              <w:rPr>
                <w:rFonts w:ascii="Arial" w:hAnsi="Arial" w:cs="Arial"/>
                <w:sz w:val="20"/>
                <w:szCs w:val="20"/>
              </w:rPr>
              <w:t>(69</w:t>
            </w:r>
            <w:r w:rsidRPr="004B0A4B">
              <w:rPr>
                <w:rFonts w:ascii="Arial" w:hAnsi="Arial" w:cs="Arial"/>
                <w:sz w:val="20"/>
                <w:szCs w:val="20"/>
              </w:rPr>
              <w:t>)</w:t>
            </w:r>
          </w:p>
          <w:p w14:paraId="55E8F0BB" w14:textId="183A264A" w:rsidR="009A6774" w:rsidRPr="004B0A4B" w:rsidRDefault="009A6774" w:rsidP="009A6774">
            <w:pPr>
              <w:jc w:val="center"/>
              <w:rPr>
                <w:rFonts w:ascii="Arial" w:hAnsi="Arial" w:cs="Arial"/>
                <w:sz w:val="20"/>
                <w:szCs w:val="20"/>
              </w:rPr>
            </w:pPr>
            <w:ins w:id="1989" w:author="Naveen Premnath [2]" w:date="2024-09-28T16:54:00Z">
              <w:r>
                <w:rPr>
                  <w:rFonts w:ascii="Arial" w:hAnsi="Arial" w:cs="Arial"/>
                  <w:sz w:val="20"/>
                  <w:szCs w:val="20"/>
                </w:rPr>
                <w:t>(</w:t>
              </w:r>
            </w:ins>
            <w:ins w:id="1990" w:author="Naveen Premnath [2]" w:date="2024-09-28T16:55:00Z">
              <w:r w:rsidRPr="009A6774">
                <w:rPr>
                  <w:rFonts w:ascii="Arial" w:hAnsi="Arial" w:cs="Arial"/>
                  <w:sz w:val="20"/>
                  <w:szCs w:val="20"/>
                </w:rPr>
                <w:t>1106125</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99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6984693" w14:textId="77777777" w:rsidR="004B0A4B" w:rsidRDefault="004B0A4B" w:rsidP="0022748B">
            <w:pPr>
              <w:jc w:val="center"/>
              <w:rPr>
                <w:ins w:id="1992" w:author="Naveen Premnath [2]" w:date="2024-09-28T17:08:00Z"/>
                <w:rFonts w:ascii="Arial" w:hAnsi="Arial" w:cs="Arial"/>
                <w:sz w:val="20"/>
                <w:szCs w:val="20"/>
              </w:rPr>
            </w:pPr>
            <w:r w:rsidRPr="004B0A4B">
              <w:rPr>
                <w:rFonts w:ascii="Arial" w:hAnsi="Arial" w:cs="Arial"/>
                <w:sz w:val="20"/>
                <w:szCs w:val="20"/>
              </w:rPr>
              <w:t>89(84)</w:t>
            </w:r>
          </w:p>
          <w:p w14:paraId="06C4B585" w14:textId="7446B676" w:rsidR="0022748B" w:rsidRPr="004B0A4B" w:rsidRDefault="0022748B" w:rsidP="0022748B">
            <w:pPr>
              <w:jc w:val="center"/>
              <w:rPr>
                <w:rFonts w:ascii="Arial" w:hAnsi="Arial" w:cs="Arial"/>
                <w:sz w:val="20"/>
                <w:szCs w:val="20"/>
              </w:rPr>
            </w:pPr>
            <w:ins w:id="1993" w:author="Naveen Premnath [2]" w:date="2024-09-28T17:08:00Z">
              <w:r>
                <w:rPr>
                  <w:rFonts w:ascii="Arial" w:hAnsi="Arial" w:cs="Arial"/>
                  <w:sz w:val="20"/>
                  <w:szCs w:val="20"/>
                </w:rPr>
                <w:t>(</w:t>
              </w:r>
              <w:r w:rsidRPr="0022748B">
                <w:rPr>
                  <w:rFonts w:ascii="Arial" w:hAnsi="Arial" w:cs="Arial"/>
                  <w:sz w:val="20"/>
                  <w:szCs w:val="20"/>
                </w:rPr>
                <w:t>827609</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199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5289178" w14:textId="77777777" w:rsidR="004B0A4B" w:rsidRDefault="004B0A4B" w:rsidP="00FB6757">
            <w:pPr>
              <w:jc w:val="center"/>
              <w:rPr>
                <w:ins w:id="1995" w:author="Naveen Premnath [2]" w:date="2024-09-28T17:17:00Z"/>
                <w:rFonts w:ascii="Arial" w:hAnsi="Arial" w:cs="Arial"/>
                <w:sz w:val="20"/>
                <w:szCs w:val="20"/>
              </w:rPr>
            </w:pPr>
            <w:r w:rsidRPr="004B0A4B">
              <w:rPr>
                <w:rFonts w:ascii="Arial" w:hAnsi="Arial" w:cs="Arial"/>
                <w:sz w:val="20"/>
                <w:szCs w:val="20"/>
              </w:rPr>
              <w:t>126</w:t>
            </w:r>
            <w:r w:rsidR="00745895">
              <w:rPr>
                <w:rFonts w:ascii="Arial" w:hAnsi="Arial" w:cs="Arial"/>
                <w:sz w:val="20"/>
                <w:szCs w:val="20"/>
              </w:rPr>
              <w:t>(77</w:t>
            </w:r>
            <w:r w:rsidRPr="004B0A4B">
              <w:rPr>
                <w:rFonts w:ascii="Arial" w:hAnsi="Arial" w:cs="Arial"/>
                <w:sz w:val="20"/>
                <w:szCs w:val="20"/>
              </w:rPr>
              <w:t>)</w:t>
            </w:r>
          </w:p>
          <w:p w14:paraId="636652C3" w14:textId="75D58831" w:rsidR="00FB6757" w:rsidRPr="004B0A4B" w:rsidRDefault="00FB6757" w:rsidP="00FB6757">
            <w:pPr>
              <w:jc w:val="center"/>
              <w:rPr>
                <w:rFonts w:ascii="Arial" w:hAnsi="Arial" w:cs="Arial"/>
                <w:sz w:val="20"/>
                <w:szCs w:val="20"/>
              </w:rPr>
            </w:pPr>
            <w:ins w:id="1996" w:author="Naveen Premnath [2]" w:date="2024-09-28T17:17:00Z">
              <w:r>
                <w:rPr>
                  <w:rFonts w:ascii="Arial" w:hAnsi="Arial" w:cs="Arial"/>
                  <w:sz w:val="20"/>
                  <w:szCs w:val="20"/>
                </w:rPr>
                <w:t>(</w:t>
              </w:r>
              <w:r w:rsidRPr="00FB6757">
                <w:rPr>
                  <w:rFonts w:ascii="Arial" w:hAnsi="Arial" w:cs="Arial"/>
                  <w:sz w:val="20"/>
                  <w:szCs w:val="20"/>
                </w:rPr>
                <w:t>1422878</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199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5BB8069" w14:textId="77777777" w:rsidR="004B0A4B" w:rsidRDefault="004B0A4B" w:rsidP="00E46B6D">
            <w:pPr>
              <w:jc w:val="center"/>
              <w:rPr>
                <w:ins w:id="1998" w:author="Naveen Premnath [2]" w:date="2024-09-28T17:30:00Z"/>
                <w:rFonts w:ascii="Arial" w:hAnsi="Arial" w:cs="Arial"/>
                <w:sz w:val="20"/>
                <w:szCs w:val="20"/>
              </w:rPr>
            </w:pPr>
            <w:r w:rsidRPr="004B0A4B">
              <w:rPr>
                <w:rFonts w:ascii="Arial" w:hAnsi="Arial" w:cs="Arial"/>
                <w:sz w:val="20"/>
                <w:szCs w:val="20"/>
              </w:rPr>
              <w:t>289</w:t>
            </w:r>
            <w:r w:rsidR="00745895">
              <w:rPr>
                <w:rFonts w:ascii="Arial" w:hAnsi="Arial" w:cs="Arial"/>
                <w:sz w:val="20"/>
                <w:szCs w:val="20"/>
              </w:rPr>
              <w:t>(76</w:t>
            </w:r>
            <w:r w:rsidRPr="004B0A4B">
              <w:rPr>
                <w:rFonts w:ascii="Arial" w:hAnsi="Arial" w:cs="Arial"/>
                <w:sz w:val="20"/>
                <w:szCs w:val="20"/>
              </w:rPr>
              <w:t>)</w:t>
            </w:r>
          </w:p>
          <w:p w14:paraId="7CAE08DC" w14:textId="0F6EEDF8" w:rsidR="00E46B6D" w:rsidRPr="004B0A4B" w:rsidRDefault="00E46B6D" w:rsidP="00E46B6D">
            <w:pPr>
              <w:jc w:val="center"/>
              <w:rPr>
                <w:rFonts w:ascii="Arial" w:hAnsi="Arial" w:cs="Arial"/>
                <w:sz w:val="20"/>
                <w:szCs w:val="20"/>
              </w:rPr>
            </w:pPr>
            <w:ins w:id="1999" w:author="Naveen Premnath [2]" w:date="2024-09-28T17:30:00Z">
              <w:r>
                <w:rPr>
                  <w:rFonts w:ascii="Arial" w:hAnsi="Arial" w:cs="Arial"/>
                  <w:sz w:val="20"/>
                  <w:szCs w:val="20"/>
                </w:rPr>
                <w:t>(</w:t>
              </w:r>
              <w:r w:rsidRPr="00E46B6D">
                <w:rPr>
                  <w:rFonts w:ascii="Arial" w:hAnsi="Arial" w:cs="Arial"/>
                  <w:sz w:val="20"/>
                  <w:szCs w:val="20"/>
                </w:rPr>
                <w:t>795557</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000"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2E0E8C7" w14:textId="77777777" w:rsidR="004B0A4B" w:rsidRDefault="004B0A4B" w:rsidP="00744F16">
            <w:pPr>
              <w:jc w:val="center"/>
              <w:rPr>
                <w:ins w:id="2001" w:author="Naveen Premnath [2]" w:date="2024-09-28T17:45:00Z"/>
                <w:rFonts w:ascii="Arial" w:hAnsi="Arial" w:cs="Arial"/>
                <w:sz w:val="20"/>
                <w:szCs w:val="20"/>
              </w:rPr>
            </w:pPr>
            <w:r w:rsidRPr="004B0A4B">
              <w:rPr>
                <w:rFonts w:ascii="Arial" w:hAnsi="Arial" w:cs="Arial"/>
                <w:sz w:val="20"/>
                <w:szCs w:val="20"/>
              </w:rPr>
              <w:t>387</w:t>
            </w:r>
            <w:r w:rsidR="00745895">
              <w:rPr>
                <w:rFonts w:ascii="Arial" w:hAnsi="Arial" w:cs="Arial"/>
                <w:sz w:val="20"/>
                <w:szCs w:val="20"/>
              </w:rPr>
              <w:t>(71</w:t>
            </w:r>
            <w:r w:rsidRPr="004B0A4B">
              <w:rPr>
                <w:rFonts w:ascii="Arial" w:hAnsi="Arial" w:cs="Arial"/>
                <w:sz w:val="20"/>
                <w:szCs w:val="20"/>
              </w:rPr>
              <w:t>)</w:t>
            </w:r>
          </w:p>
          <w:p w14:paraId="2803E7A6" w14:textId="59629A2F" w:rsidR="00744F16" w:rsidRPr="004B0A4B" w:rsidRDefault="00744F16" w:rsidP="00744F16">
            <w:pPr>
              <w:jc w:val="center"/>
              <w:rPr>
                <w:rFonts w:ascii="Arial" w:hAnsi="Arial" w:cs="Arial"/>
                <w:sz w:val="20"/>
                <w:szCs w:val="20"/>
              </w:rPr>
            </w:pPr>
            <w:ins w:id="2002" w:author="Naveen Premnath [2]" w:date="2024-09-28T17:45:00Z">
              <w:r>
                <w:rPr>
                  <w:rFonts w:ascii="Arial" w:hAnsi="Arial" w:cs="Arial"/>
                  <w:sz w:val="20"/>
                  <w:szCs w:val="20"/>
                </w:rPr>
                <w:t>(</w:t>
              </w:r>
              <w:r w:rsidRPr="00744F16">
                <w:rPr>
                  <w:rFonts w:ascii="Arial" w:hAnsi="Arial" w:cs="Arial"/>
                  <w:sz w:val="20"/>
                  <w:szCs w:val="20"/>
                </w:rPr>
                <w:t>1165556</w:t>
              </w:r>
              <w:r>
                <w:rPr>
                  <w:rFonts w:ascii="Arial" w:hAnsi="Arial" w:cs="Arial"/>
                  <w:sz w:val="20"/>
                  <w:szCs w:val="20"/>
                </w:rPr>
                <w:t>)</w:t>
              </w:r>
            </w:ins>
          </w:p>
        </w:tc>
      </w:tr>
      <w:tr w:rsidR="004B0A4B" w:rsidRPr="00AA3DD8" w14:paraId="3E13C364" w14:textId="77777777" w:rsidTr="009A6774">
        <w:trPr>
          <w:trHeight w:val="417"/>
          <w:trPrChange w:id="2003" w:author="Naveen Premnath [2]" w:date="2024-09-28T16:53:00Z">
            <w:trPr>
              <w:gridAfter w:val="0"/>
              <w:trHeight w:val="412"/>
            </w:trPr>
          </w:trPrChange>
        </w:trPr>
        <w:tc>
          <w:tcPr>
            <w:tcW w:w="2434" w:type="dxa"/>
            <w:tcBorders>
              <w:top w:val="single" w:sz="4" w:space="0" w:color="auto"/>
              <w:left w:val="single" w:sz="4" w:space="0" w:color="auto"/>
              <w:bottom w:val="single" w:sz="4" w:space="0" w:color="auto"/>
              <w:right w:val="single" w:sz="4" w:space="0" w:color="auto"/>
            </w:tcBorders>
            <w:hideMark/>
            <w:tcPrChange w:id="2004"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1F3A82F" w14:textId="16C96D46" w:rsidR="00AB7F52" w:rsidRPr="002B0B5D" w:rsidRDefault="004B0A4B" w:rsidP="004B0A4B">
            <w:pPr>
              <w:rPr>
                <w:rFonts w:ascii="Arial" w:hAnsi="Arial" w:cs="Arial"/>
                <w:b/>
                <w:bCs/>
                <w:sz w:val="20"/>
                <w:szCs w:val="20"/>
                <w:rPrChange w:id="2005" w:author="Naveen Premnath [2]" w:date="2024-09-28T15:44:00Z">
                  <w:rPr>
                    <w:rFonts w:ascii="Arial" w:hAnsi="Arial" w:cs="Arial"/>
                    <w:sz w:val="20"/>
                    <w:szCs w:val="20"/>
                  </w:rPr>
                </w:rPrChange>
              </w:rPr>
            </w:pPr>
            <w:r w:rsidRPr="004B0A4B">
              <w:rPr>
                <w:rFonts w:ascii="Arial" w:hAnsi="Arial" w:cs="Arial"/>
                <w:b/>
                <w:bCs/>
                <w:sz w:val="20"/>
                <w:szCs w:val="20"/>
              </w:rPr>
              <w:t>Non-Hispanic Black (%)</w:t>
            </w:r>
            <w:ins w:id="2006" w:author="Naveen Premnath [2]" w:date="2024-09-28T15:34:00Z">
              <w:r w:rsidR="00AB7F52">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00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B394266" w14:textId="77777777" w:rsidR="004B0A4B" w:rsidRDefault="004B0A4B" w:rsidP="00DC7C45">
            <w:pPr>
              <w:jc w:val="center"/>
              <w:rPr>
                <w:ins w:id="2008" w:author="Naveen Premnath [2]" w:date="2024-09-28T12:26:00Z"/>
                <w:rFonts w:ascii="Arial" w:hAnsi="Arial" w:cs="Arial"/>
                <w:sz w:val="20"/>
                <w:szCs w:val="20"/>
              </w:rPr>
            </w:pPr>
            <w:r w:rsidRPr="004B0A4B">
              <w:rPr>
                <w:rFonts w:ascii="Arial" w:hAnsi="Arial" w:cs="Arial"/>
                <w:sz w:val="20"/>
                <w:szCs w:val="20"/>
              </w:rPr>
              <w:t>16</w:t>
            </w:r>
            <w:r w:rsidR="00745895">
              <w:rPr>
                <w:rFonts w:ascii="Arial" w:hAnsi="Arial" w:cs="Arial"/>
                <w:sz w:val="20"/>
                <w:szCs w:val="20"/>
              </w:rPr>
              <w:t>(20</w:t>
            </w:r>
            <w:r w:rsidRPr="004B0A4B">
              <w:rPr>
                <w:rFonts w:ascii="Arial" w:hAnsi="Arial" w:cs="Arial"/>
                <w:sz w:val="20"/>
                <w:szCs w:val="20"/>
              </w:rPr>
              <w:t>)</w:t>
            </w:r>
          </w:p>
          <w:p w14:paraId="541DB248" w14:textId="3AC2FCE0" w:rsidR="00DC7C45" w:rsidRPr="004B0A4B" w:rsidRDefault="00DC7C45" w:rsidP="00DC7C45">
            <w:pPr>
              <w:jc w:val="center"/>
              <w:rPr>
                <w:rFonts w:ascii="Arial" w:hAnsi="Arial" w:cs="Arial"/>
                <w:sz w:val="20"/>
                <w:szCs w:val="20"/>
              </w:rPr>
            </w:pPr>
            <w:ins w:id="2009" w:author="Naveen Premnath [2]" w:date="2024-09-28T12:26:00Z">
              <w:r>
                <w:rPr>
                  <w:rFonts w:ascii="Arial" w:hAnsi="Arial" w:cs="Arial"/>
                  <w:sz w:val="20"/>
                  <w:szCs w:val="20"/>
                </w:rPr>
                <w:t>(</w:t>
              </w:r>
              <w:r w:rsidRPr="00DC7C45">
                <w:rPr>
                  <w:rFonts w:ascii="Arial" w:hAnsi="Arial" w:cs="Arial"/>
                  <w:sz w:val="20"/>
                  <w:szCs w:val="20"/>
                </w:rPr>
                <w:t>83114</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010"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320F09B6" w14:textId="77777777" w:rsidR="004B0A4B" w:rsidRDefault="004B0A4B" w:rsidP="002B0B5D">
            <w:pPr>
              <w:jc w:val="center"/>
              <w:rPr>
                <w:ins w:id="2011" w:author="Naveen Premnath [2]" w:date="2024-09-28T15:44:00Z"/>
                <w:rFonts w:ascii="Arial" w:hAnsi="Arial" w:cs="Arial"/>
                <w:sz w:val="20"/>
                <w:szCs w:val="20"/>
              </w:rPr>
            </w:pPr>
            <w:r w:rsidRPr="004B0A4B">
              <w:rPr>
                <w:rFonts w:ascii="Arial" w:hAnsi="Arial" w:cs="Arial"/>
                <w:sz w:val="20"/>
                <w:szCs w:val="20"/>
              </w:rPr>
              <w:t>21</w:t>
            </w:r>
            <w:r w:rsidR="00745895">
              <w:rPr>
                <w:rFonts w:ascii="Arial" w:hAnsi="Arial" w:cs="Arial"/>
                <w:sz w:val="20"/>
                <w:szCs w:val="20"/>
              </w:rPr>
              <w:t>(16</w:t>
            </w:r>
            <w:r w:rsidRPr="004B0A4B">
              <w:rPr>
                <w:rFonts w:ascii="Arial" w:hAnsi="Arial" w:cs="Arial"/>
                <w:sz w:val="20"/>
                <w:szCs w:val="20"/>
              </w:rPr>
              <w:t>)</w:t>
            </w:r>
          </w:p>
          <w:p w14:paraId="39DB8B23" w14:textId="3CF4AB0D" w:rsidR="002B0B5D" w:rsidRPr="004B0A4B" w:rsidRDefault="002B0B5D" w:rsidP="002B0B5D">
            <w:pPr>
              <w:jc w:val="center"/>
              <w:rPr>
                <w:rFonts w:ascii="Arial" w:hAnsi="Arial" w:cs="Arial"/>
                <w:sz w:val="20"/>
                <w:szCs w:val="20"/>
              </w:rPr>
            </w:pPr>
            <w:ins w:id="2012" w:author="Naveen Premnath [2]" w:date="2024-09-28T15:44:00Z">
              <w:r>
                <w:rPr>
                  <w:rFonts w:ascii="Arial" w:hAnsi="Arial" w:cs="Arial"/>
                  <w:sz w:val="20"/>
                  <w:szCs w:val="20"/>
                </w:rPr>
                <w:t>(</w:t>
              </w:r>
              <w:r w:rsidRPr="002B0B5D">
                <w:rPr>
                  <w:rFonts w:ascii="Arial" w:hAnsi="Arial" w:cs="Arial"/>
                  <w:sz w:val="20"/>
                  <w:szCs w:val="20"/>
                </w:rPr>
                <w:t>127525</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01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193B6D97" w14:textId="77777777" w:rsidR="004B0A4B" w:rsidRDefault="004B0A4B" w:rsidP="00052099">
            <w:pPr>
              <w:jc w:val="center"/>
              <w:rPr>
                <w:ins w:id="2014" w:author="Naveen Premnath [2]" w:date="2024-09-28T16:20:00Z"/>
                <w:rFonts w:ascii="Arial" w:hAnsi="Arial" w:cs="Arial"/>
                <w:sz w:val="20"/>
                <w:szCs w:val="20"/>
              </w:rPr>
            </w:pPr>
            <w:r w:rsidRPr="004B0A4B">
              <w:rPr>
                <w:rFonts w:ascii="Arial" w:hAnsi="Arial" w:cs="Arial"/>
                <w:sz w:val="20"/>
                <w:szCs w:val="20"/>
              </w:rPr>
              <w:t>15</w:t>
            </w:r>
            <w:r w:rsidR="00745895">
              <w:rPr>
                <w:rFonts w:ascii="Arial" w:hAnsi="Arial" w:cs="Arial"/>
                <w:sz w:val="20"/>
                <w:szCs w:val="20"/>
              </w:rPr>
              <w:t>(19</w:t>
            </w:r>
            <w:r w:rsidRPr="004B0A4B">
              <w:rPr>
                <w:rFonts w:ascii="Arial" w:hAnsi="Arial" w:cs="Arial"/>
                <w:sz w:val="20"/>
                <w:szCs w:val="20"/>
              </w:rPr>
              <w:t>)</w:t>
            </w:r>
          </w:p>
          <w:p w14:paraId="59242A2B" w14:textId="3AEE6A65" w:rsidR="00052099" w:rsidRPr="004B0A4B" w:rsidRDefault="00052099" w:rsidP="00052099">
            <w:pPr>
              <w:jc w:val="center"/>
              <w:rPr>
                <w:rFonts w:ascii="Arial" w:hAnsi="Arial" w:cs="Arial"/>
                <w:sz w:val="20"/>
                <w:szCs w:val="20"/>
              </w:rPr>
            </w:pPr>
            <w:ins w:id="2015" w:author="Naveen Premnath [2]" w:date="2024-09-28T16:20:00Z">
              <w:r>
                <w:rPr>
                  <w:rFonts w:ascii="Arial" w:hAnsi="Arial" w:cs="Arial"/>
                  <w:sz w:val="20"/>
                  <w:szCs w:val="20"/>
                </w:rPr>
                <w:t>(</w:t>
              </w:r>
              <w:r w:rsidRPr="00052099">
                <w:rPr>
                  <w:rFonts w:ascii="Arial" w:hAnsi="Arial" w:cs="Arial"/>
                  <w:sz w:val="20"/>
                  <w:szCs w:val="20"/>
                </w:rPr>
                <w:t>110137</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01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25D916BF" w14:textId="77777777" w:rsidR="004B0A4B" w:rsidRDefault="004B0A4B" w:rsidP="008E517A">
            <w:pPr>
              <w:jc w:val="center"/>
              <w:rPr>
                <w:ins w:id="2017" w:author="Naveen Premnath [2]" w:date="2024-09-28T16:34:00Z"/>
                <w:rFonts w:ascii="Arial" w:hAnsi="Arial" w:cs="Arial"/>
                <w:sz w:val="20"/>
                <w:szCs w:val="20"/>
              </w:rPr>
            </w:pPr>
            <w:r w:rsidRPr="004B0A4B">
              <w:rPr>
                <w:rFonts w:ascii="Arial" w:hAnsi="Arial" w:cs="Arial"/>
                <w:sz w:val="20"/>
                <w:szCs w:val="20"/>
              </w:rPr>
              <w:t>14</w:t>
            </w:r>
            <w:r w:rsidR="00745895">
              <w:rPr>
                <w:rFonts w:ascii="Arial" w:hAnsi="Arial" w:cs="Arial"/>
                <w:sz w:val="20"/>
                <w:szCs w:val="20"/>
              </w:rPr>
              <w:t>(14</w:t>
            </w:r>
            <w:r w:rsidRPr="004B0A4B">
              <w:rPr>
                <w:rFonts w:ascii="Arial" w:hAnsi="Arial" w:cs="Arial"/>
                <w:sz w:val="20"/>
                <w:szCs w:val="20"/>
              </w:rPr>
              <w:t>)</w:t>
            </w:r>
          </w:p>
          <w:p w14:paraId="582A9130" w14:textId="1A8DFC14" w:rsidR="00FB5BDE" w:rsidRPr="004B0A4B" w:rsidRDefault="00FB5BDE" w:rsidP="008E517A">
            <w:pPr>
              <w:jc w:val="center"/>
              <w:rPr>
                <w:rFonts w:ascii="Arial" w:hAnsi="Arial" w:cs="Arial"/>
                <w:sz w:val="20"/>
                <w:szCs w:val="20"/>
              </w:rPr>
            </w:pPr>
            <w:ins w:id="2018" w:author="Naveen Premnath [2]" w:date="2024-09-28T16:34:00Z">
              <w:r>
                <w:rPr>
                  <w:rFonts w:ascii="Arial" w:hAnsi="Arial" w:cs="Arial"/>
                  <w:sz w:val="20"/>
                  <w:szCs w:val="20"/>
                </w:rPr>
                <w:t>(</w:t>
              </w:r>
              <w:r w:rsidRPr="00FB5BDE">
                <w:rPr>
                  <w:rFonts w:ascii="Arial" w:hAnsi="Arial" w:cs="Arial"/>
                  <w:sz w:val="20"/>
                  <w:szCs w:val="20"/>
                </w:rPr>
                <w:t>98545</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019"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DD66717" w14:textId="77777777" w:rsidR="004B0A4B" w:rsidRDefault="00745895" w:rsidP="00BF2618">
            <w:pPr>
              <w:jc w:val="center"/>
              <w:rPr>
                <w:ins w:id="2020" w:author="Naveen Premnath [2]" w:date="2024-09-28T16:45:00Z"/>
                <w:rFonts w:ascii="Arial" w:hAnsi="Arial" w:cs="Arial"/>
                <w:sz w:val="20"/>
                <w:szCs w:val="20"/>
              </w:rPr>
            </w:pPr>
            <w:r>
              <w:rPr>
                <w:rFonts w:ascii="Arial" w:hAnsi="Arial" w:cs="Arial"/>
                <w:sz w:val="20"/>
                <w:szCs w:val="20"/>
              </w:rPr>
              <w:t>10 (9</w:t>
            </w:r>
            <w:r w:rsidR="004B0A4B" w:rsidRPr="004B0A4B">
              <w:rPr>
                <w:rFonts w:ascii="Arial" w:hAnsi="Arial" w:cs="Arial"/>
                <w:sz w:val="20"/>
                <w:szCs w:val="20"/>
              </w:rPr>
              <w:t>)</w:t>
            </w:r>
          </w:p>
          <w:p w14:paraId="7410CA68" w14:textId="4B015883" w:rsidR="00BF2618" w:rsidRPr="004B0A4B" w:rsidRDefault="00BF2618" w:rsidP="00BF2618">
            <w:pPr>
              <w:jc w:val="center"/>
              <w:rPr>
                <w:rFonts w:ascii="Arial" w:hAnsi="Arial" w:cs="Arial"/>
                <w:sz w:val="20"/>
                <w:szCs w:val="20"/>
              </w:rPr>
            </w:pPr>
            <w:ins w:id="2021" w:author="Naveen Premnath [2]" w:date="2024-09-28T16:46:00Z">
              <w:r>
                <w:rPr>
                  <w:rFonts w:ascii="Arial" w:hAnsi="Arial" w:cs="Arial"/>
                  <w:sz w:val="20"/>
                  <w:szCs w:val="20"/>
                </w:rPr>
                <w:t>(</w:t>
              </w:r>
              <w:r w:rsidRPr="00BF2618">
                <w:rPr>
                  <w:rFonts w:ascii="Arial" w:hAnsi="Arial" w:cs="Arial"/>
                  <w:sz w:val="20"/>
                  <w:szCs w:val="20"/>
                </w:rPr>
                <w:t>77745</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022"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42ACACC2" w14:textId="77777777" w:rsidR="004B0A4B" w:rsidRDefault="004B0A4B" w:rsidP="009A6774">
            <w:pPr>
              <w:jc w:val="center"/>
              <w:rPr>
                <w:ins w:id="2023" w:author="Naveen Premnath [2]" w:date="2024-09-28T16:55:00Z"/>
                <w:rFonts w:ascii="Arial" w:hAnsi="Arial" w:cs="Arial"/>
                <w:sz w:val="20"/>
                <w:szCs w:val="20"/>
              </w:rPr>
            </w:pPr>
            <w:r w:rsidRPr="004B0A4B">
              <w:rPr>
                <w:rFonts w:ascii="Arial" w:hAnsi="Arial" w:cs="Arial"/>
                <w:sz w:val="20"/>
                <w:szCs w:val="20"/>
              </w:rPr>
              <w:t>21</w:t>
            </w:r>
            <w:r w:rsidR="00745895">
              <w:rPr>
                <w:rFonts w:ascii="Arial" w:hAnsi="Arial" w:cs="Arial"/>
                <w:sz w:val="20"/>
                <w:szCs w:val="20"/>
              </w:rPr>
              <w:t>(14</w:t>
            </w:r>
            <w:r w:rsidRPr="004B0A4B">
              <w:rPr>
                <w:rFonts w:ascii="Arial" w:hAnsi="Arial" w:cs="Arial"/>
                <w:sz w:val="20"/>
                <w:szCs w:val="20"/>
              </w:rPr>
              <w:t>)</w:t>
            </w:r>
          </w:p>
          <w:p w14:paraId="6D8AC128" w14:textId="3D837819" w:rsidR="009A6774" w:rsidRPr="004B0A4B" w:rsidRDefault="009A6774" w:rsidP="009A6774">
            <w:pPr>
              <w:jc w:val="center"/>
              <w:rPr>
                <w:rFonts w:ascii="Arial" w:hAnsi="Arial" w:cs="Arial"/>
                <w:sz w:val="20"/>
                <w:szCs w:val="20"/>
              </w:rPr>
            </w:pPr>
            <w:ins w:id="2024" w:author="Naveen Premnath [2]" w:date="2024-09-28T16:55:00Z">
              <w:r>
                <w:rPr>
                  <w:rFonts w:ascii="Arial" w:hAnsi="Arial" w:cs="Arial"/>
                  <w:sz w:val="20"/>
                  <w:szCs w:val="20"/>
                </w:rPr>
                <w:t>(</w:t>
              </w:r>
              <w:r w:rsidRPr="009A6774">
                <w:rPr>
                  <w:rFonts w:ascii="Arial" w:hAnsi="Arial" w:cs="Arial"/>
                  <w:sz w:val="20"/>
                  <w:szCs w:val="20"/>
                </w:rPr>
                <w:t>148551</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02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E757DE4" w14:textId="77777777" w:rsidR="004B0A4B" w:rsidRDefault="004B0A4B" w:rsidP="0022748B">
            <w:pPr>
              <w:jc w:val="center"/>
              <w:rPr>
                <w:ins w:id="2026" w:author="Naveen Premnath [2]" w:date="2024-09-28T17:08:00Z"/>
                <w:rFonts w:ascii="Arial" w:hAnsi="Arial" w:cs="Arial"/>
                <w:sz w:val="20"/>
                <w:szCs w:val="20"/>
              </w:rPr>
            </w:pPr>
            <w:r w:rsidRPr="004B0A4B">
              <w:rPr>
                <w:rFonts w:ascii="Arial" w:hAnsi="Arial" w:cs="Arial"/>
                <w:sz w:val="20"/>
                <w:szCs w:val="20"/>
              </w:rPr>
              <w:t>10</w:t>
            </w:r>
            <w:r w:rsidR="00745895">
              <w:rPr>
                <w:rFonts w:ascii="Arial" w:hAnsi="Arial" w:cs="Arial"/>
                <w:sz w:val="20"/>
                <w:szCs w:val="20"/>
              </w:rPr>
              <w:t>(9</w:t>
            </w:r>
            <w:r w:rsidRPr="004B0A4B">
              <w:rPr>
                <w:rFonts w:ascii="Arial" w:hAnsi="Arial" w:cs="Arial"/>
                <w:sz w:val="20"/>
                <w:szCs w:val="20"/>
              </w:rPr>
              <w:t>)</w:t>
            </w:r>
          </w:p>
          <w:p w14:paraId="348AE91C" w14:textId="0BBFD85D" w:rsidR="0022748B" w:rsidRPr="004B0A4B" w:rsidRDefault="0022748B" w:rsidP="0022748B">
            <w:pPr>
              <w:jc w:val="center"/>
              <w:rPr>
                <w:rFonts w:ascii="Arial" w:hAnsi="Arial" w:cs="Arial"/>
                <w:sz w:val="20"/>
                <w:szCs w:val="20"/>
              </w:rPr>
            </w:pPr>
            <w:ins w:id="2027" w:author="Naveen Premnath [2]" w:date="2024-09-28T17:08:00Z">
              <w:r>
                <w:rPr>
                  <w:rFonts w:ascii="Arial" w:hAnsi="Arial" w:cs="Arial"/>
                  <w:sz w:val="20"/>
                  <w:szCs w:val="20"/>
                </w:rPr>
                <w:t>(</w:t>
              </w:r>
              <w:r w:rsidRPr="0022748B">
                <w:rPr>
                  <w:rFonts w:ascii="Arial" w:hAnsi="Arial" w:cs="Arial"/>
                  <w:sz w:val="20"/>
                  <w:szCs w:val="20"/>
                </w:rPr>
                <w:t>81232</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02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5D20E7B" w14:textId="77777777" w:rsidR="004B0A4B" w:rsidRDefault="004B0A4B" w:rsidP="00FB6757">
            <w:pPr>
              <w:jc w:val="center"/>
              <w:rPr>
                <w:ins w:id="2029" w:author="Naveen Premnath [2]" w:date="2024-09-28T17:17:00Z"/>
                <w:rFonts w:ascii="Arial" w:hAnsi="Arial" w:cs="Arial"/>
                <w:sz w:val="20"/>
                <w:szCs w:val="20"/>
              </w:rPr>
            </w:pPr>
            <w:r w:rsidRPr="004B0A4B">
              <w:rPr>
                <w:rFonts w:ascii="Arial" w:hAnsi="Arial" w:cs="Arial"/>
                <w:sz w:val="20"/>
                <w:szCs w:val="20"/>
              </w:rPr>
              <w:t>14</w:t>
            </w:r>
            <w:r w:rsidR="00745895">
              <w:rPr>
                <w:rFonts w:ascii="Arial" w:hAnsi="Arial" w:cs="Arial"/>
                <w:sz w:val="20"/>
                <w:szCs w:val="20"/>
              </w:rPr>
              <w:t>(9</w:t>
            </w:r>
            <w:r w:rsidRPr="004B0A4B">
              <w:rPr>
                <w:rFonts w:ascii="Arial" w:hAnsi="Arial" w:cs="Arial"/>
                <w:sz w:val="20"/>
                <w:szCs w:val="20"/>
              </w:rPr>
              <w:t>)</w:t>
            </w:r>
          </w:p>
          <w:p w14:paraId="1E3F1036" w14:textId="76D70D8D" w:rsidR="00FB6757" w:rsidRPr="004B0A4B" w:rsidRDefault="00FB6757" w:rsidP="00FB6757">
            <w:pPr>
              <w:jc w:val="center"/>
              <w:rPr>
                <w:rFonts w:ascii="Arial" w:hAnsi="Arial" w:cs="Arial"/>
                <w:sz w:val="20"/>
                <w:szCs w:val="20"/>
              </w:rPr>
            </w:pPr>
            <w:ins w:id="2030" w:author="Naveen Premnath [2]" w:date="2024-09-28T17:17:00Z">
              <w:r>
                <w:rPr>
                  <w:rFonts w:ascii="Arial" w:hAnsi="Arial" w:cs="Arial"/>
                  <w:sz w:val="20"/>
                  <w:szCs w:val="20"/>
                </w:rPr>
                <w:t>(</w:t>
              </w:r>
              <w:r w:rsidRPr="00FB6757">
                <w:rPr>
                  <w:rFonts w:ascii="Arial" w:hAnsi="Arial" w:cs="Arial"/>
                  <w:sz w:val="20"/>
                  <w:szCs w:val="20"/>
                </w:rPr>
                <w:t>83839</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03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3F714EA" w14:textId="77777777" w:rsidR="004B0A4B" w:rsidRDefault="004B0A4B" w:rsidP="00E46B6D">
            <w:pPr>
              <w:jc w:val="center"/>
              <w:rPr>
                <w:ins w:id="2032" w:author="Naveen Premnath [2]" w:date="2024-09-28T17:31:00Z"/>
                <w:rFonts w:ascii="Arial" w:hAnsi="Arial" w:cs="Arial"/>
                <w:sz w:val="20"/>
                <w:szCs w:val="20"/>
              </w:rPr>
            </w:pPr>
            <w:r w:rsidRPr="004B0A4B">
              <w:rPr>
                <w:rFonts w:ascii="Arial" w:hAnsi="Arial" w:cs="Arial"/>
                <w:sz w:val="20"/>
                <w:szCs w:val="20"/>
              </w:rPr>
              <w:t>51</w:t>
            </w:r>
            <w:r w:rsidR="00745895">
              <w:rPr>
                <w:rFonts w:ascii="Arial" w:hAnsi="Arial" w:cs="Arial"/>
                <w:sz w:val="20"/>
                <w:szCs w:val="20"/>
              </w:rPr>
              <w:t>(14</w:t>
            </w:r>
            <w:r w:rsidRPr="004B0A4B">
              <w:rPr>
                <w:rFonts w:ascii="Arial" w:hAnsi="Arial" w:cs="Arial"/>
                <w:sz w:val="20"/>
                <w:szCs w:val="20"/>
              </w:rPr>
              <w:t>)</w:t>
            </w:r>
          </w:p>
          <w:p w14:paraId="4A18CB17" w14:textId="516B905D" w:rsidR="00E46B6D" w:rsidRPr="004B0A4B" w:rsidRDefault="00E46B6D" w:rsidP="00E46B6D">
            <w:pPr>
              <w:jc w:val="center"/>
              <w:rPr>
                <w:rFonts w:ascii="Arial" w:hAnsi="Arial" w:cs="Arial"/>
                <w:sz w:val="20"/>
                <w:szCs w:val="20"/>
              </w:rPr>
            </w:pPr>
            <w:ins w:id="2033" w:author="Naveen Premnath [2]" w:date="2024-09-28T17:31:00Z">
              <w:r>
                <w:rPr>
                  <w:rFonts w:ascii="Arial" w:hAnsi="Arial" w:cs="Arial"/>
                  <w:sz w:val="20"/>
                  <w:szCs w:val="20"/>
                </w:rPr>
                <w:t>(</w:t>
              </w:r>
              <w:r w:rsidRPr="00E46B6D">
                <w:rPr>
                  <w:rFonts w:ascii="Arial" w:hAnsi="Arial" w:cs="Arial"/>
                  <w:sz w:val="20"/>
                  <w:szCs w:val="20"/>
                </w:rPr>
                <w:t>88057</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034"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1250FE3" w14:textId="77777777" w:rsidR="004B0A4B" w:rsidRDefault="004B0A4B" w:rsidP="00744F16">
            <w:pPr>
              <w:jc w:val="center"/>
              <w:rPr>
                <w:ins w:id="2035" w:author="Naveen Premnath [2]" w:date="2024-09-28T17:45:00Z"/>
                <w:rFonts w:ascii="Arial" w:hAnsi="Arial" w:cs="Arial"/>
                <w:sz w:val="20"/>
                <w:szCs w:val="20"/>
              </w:rPr>
            </w:pPr>
            <w:r w:rsidRPr="004B0A4B">
              <w:rPr>
                <w:rFonts w:ascii="Arial" w:hAnsi="Arial" w:cs="Arial"/>
                <w:sz w:val="20"/>
                <w:szCs w:val="20"/>
              </w:rPr>
              <w:t>70</w:t>
            </w:r>
            <w:r w:rsidR="00745895">
              <w:rPr>
                <w:rFonts w:ascii="Arial" w:hAnsi="Arial" w:cs="Arial"/>
                <w:sz w:val="20"/>
                <w:szCs w:val="20"/>
              </w:rPr>
              <w:t>(13</w:t>
            </w:r>
            <w:r w:rsidRPr="004B0A4B">
              <w:rPr>
                <w:rFonts w:ascii="Arial" w:hAnsi="Arial" w:cs="Arial"/>
                <w:sz w:val="20"/>
                <w:szCs w:val="20"/>
              </w:rPr>
              <w:t>)</w:t>
            </w:r>
          </w:p>
          <w:p w14:paraId="4EAC2BA9" w14:textId="12607D4F" w:rsidR="00744F16" w:rsidRPr="004B0A4B" w:rsidRDefault="00744F16" w:rsidP="00744F16">
            <w:pPr>
              <w:jc w:val="center"/>
              <w:rPr>
                <w:rFonts w:ascii="Arial" w:hAnsi="Arial" w:cs="Arial"/>
                <w:sz w:val="20"/>
                <w:szCs w:val="20"/>
              </w:rPr>
            </w:pPr>
            <w:ins w:id="2036" w:author="Naveen Premnath [2]" w:date="2024-09-28T17:46:00Z">
              <w:r>
                <w:rPr>
                  <w:rFonts w:ascii="Arial" w:hAnsi="Arial" w:cs="Arial"/>
                  <w:sz w:val="20"/>
                  <w:szCs w:val="20"/>
                </w:rPr>
                <w:t>(</w:t>
              </w:r>
              <w:r w:rsidRPr="00744F16">
                <w:rPr>
                  <w:rFonts w:ascii="Arial" w:hAnsi="Arial" w:cs="Arial"/>
                  <w:sz w:val="20"/>
                  <w:szCs w:val="20"/>
                </w:rPr>
                <w:t>114615</w:t>
              </w:r>
              <w:r>
                <w:rPr>
                  <w:rFonts w:ascii="Arial" w:hAnsi="Arial" w:cs="Arial"/>
                  <w:sz w:val="20"/>
                  <w:szCs w:val="20"/>
                </w:rPr>
                <w:t>)</w:t>
              </w:r>
            </w:ins>
          </w:p>
        </w:tc>
      </w:tr>
      <w:tr w:rsidR="004B0A4B" w:rsidRPr="00AA3DD8" w14:paraId="21365AB0" w14:textId="77777777" w:rsidTr="009A6774">
        <w:trPr>
          <w:trHeight w:val="417"/>
          <w:trPrChange w:id="2037" w:author="Naveen Premnath [2]" w:date="2024-09-28T16:53:00Z">
            <w:trPr>
              <w:gridAfter w:val="0"/>
              <w:trHeight w:val="412"/>
            </w:trPr>
          </w:trPrChange>
        </w:trPr>
        <w:tc>
          <w:tcPr>
            <w:tcW w:w="2434" w:type="dxa"/>
            <w:tcBorders>
              <w:top w:val="single" w:sz="4" w:space="0" w:color="auto"/>
              <w:left w:val="single" w:sz="4" w:space="0" w:color="auto"/>
              <w:bottom w:val="single" w:sz="4" w:space="0" w:color="auto"/>
              <w:right w:val="single" w:sz="4" w:space="0" w:color="auto"/>
            </w:tcBorders>
            <w:hideMark/>
            <w:tcPrChange w:id="2038"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008EB2E9" w14:textId="77777777" w:rsidR="004B0A4B" w:rsidRDefault="004B0A4B" w:rsidP="004B0A4B">
            <w:pPr>
              <w:rPr>
                <w:ins w:id="2039" w:author="Naveen Premnath [2]" w:date="2024-09-28T15:34:00Z"/>
                <w:rFonts w:ascii="Arial" w:hAnsi="Arial" w:cs="Arial"/>
                <w:b/>
                <w:bCs/>
                <w:sz w:val="20"/>
                <w:szCs w:val="20"/>
              </w:rPr>
            </w:pPr>
            <w:r w:rsidRPr="004B0A4B">
              <w:rPr>
                <w:rFonts w:ascii="Arial" w:hAnsi="Arial" w:cs="Arial"/>
                <w:b/>
                <w:bCs/>
                <w:sz w:val="20"/>
                <w:szCs w:val="20"/>
              </w:rPr>
              <w:t>Others (%)</w:t>
            </w:r>
          </w:p>
          <w:p w14:paraId="173BBABB" w14:textId="5B1A4DE9" w:rsidR="00AB7F52" w:rsidRPr="004B0A4B" w:rsidRDefault="00AB7F52" w:rsidP="004B0A4B">
            <w:pPr>
              <w:rPr>
                <w:rFonts w:ascii="Arial" w:hAnsi="Arial" w:cs="Arial"/>
                <w:sz w:val="20"/>
                <w:szCs w:val="20"/>
              </w:rPr>
            </w:pPr>
            <w:ins w:id="2040"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04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BDE93CC" w14:textId="77777777" w:rsidR="004B0A4B" w:rsidRDefault="004B0A4B" w:rsidP="00DC7C45">
            <w:pPr>
              <w:jc w:val="center"/>
              <w:rPr>
                <w:ins w:id="2042" w:author="Naveen Premnath [2]" w:date="2024-09-28T12:27:00Z"/>
                <w:rFonts w:ascii="Arial" w:hAnsi="Arial" w:cs="Arial"/>
                <w:sz w:val="20"/>
                <w:szCs w:val="20"/>
              </w:rPr>
            </w:pPr>
            <w:r w:rsidRPr="004B0A4B">
              <w:rPr>
                <w:rFonts w:ascii="Arial" w:hAnsi="Arial" w:cs="Arial"/>
                <w:sz w:val="20"/>
                <w:szCs w:val="20"/>
              </w:rPr>
              <w:t>4</w:t>
            </w:r>
            <w:r w:rsidR="00745895">
              <w:rPr>
                <w:rFonts w:ascii="Arial" w:hAnsi="Arial" w:cs="Arial"/>
                <w:sz w:val="20"/>
                <w:szCs w:val="20"/>
              </w:rPr>
              <w:t>(5</w:t>
            </w:r>
            <w:r w:rsidRPr="004B0A4B">
              <w:rPr>
                <w:rFonts w:ascii="Arial" w:hAnsi="Arial" w:cs="Arial"/>
                <w:sz w:val="20"/>
                <w:szCs w:val="20"/>
              </w:rPr>
              <w:t>)</w:t>
            </w:r>
          </w:p>
          <w:p w14:paraId="246620D9" w14:textId="7D917BE7" w:rsidR="00DC7C45" w:rsidRPr="004B0A4B" w:rsidRDefault="00DC7C45" w:rsidP="00DC7C45">
            <w:pPr>
              <w:jc w:val="center"/>
              <w:rPr>
                <w:rFonts w:ascii="Arial" w:hAnsi="Arial" w:cs="Arial"/>
                <w:sz w:val="20"/>
                <w:szCs w:val="20"/>
              </w:rPr>
            </w:pPr>
            <w:ins w:id="2043" w:author="Naveen Premnath [2]" w:date="2024-09-28T12:27:00Z">
              <w:r>
                <w:rPr>
                  <w:rFonts w:ascii="Arial" w:hAnsi="Arial" w:cs="Arial"/>
                  <w:sz w:val="20"/>
                  <w:szCs w:val="20"/>
                </w:rPr>
                <w:t>(</w:t>
              </w:r>
              <w:r w:rsidRPr="00DC7C45">
                <w:rPr>
                  <w:rFonts w:ascii="Arial" w:hAnsi="Arial" w:cs="Arial"/>
                  <w:sz w:val="20"/>
                  <w:szCs w:val="20"/>
                </w:rPr>
                <w:t>40552</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044"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54429384" w14:textId="77777777" w:rsidR="004B0A4B" w:rsidRDefault="004B0A4B" w:rsidP="002B0B5D">
            <w:pPr>
              <w:jc w:val="center"/>
              <w:rPr>
                <w:ins w:id="2045" w:author="Naveen Premnath [2]" w:date="2024-09-28T15:44:00Z"/>
                <w:rFonts w:ascii="Arial" w:hAnsi="Arial" w:cs="Arial"/>
                <w:sz w:val="20"/>
                <w:szCs w:val="20"/>
              </w:rPr>
            </w:pPr>
            <w:r w:rsidRPr="004B0A4B">
              <w:rPr>
                <w:rFonts w:ascii="Arial" w:hAnsi="Arial" w:cs="Arial"/>
                <w:sz w:val="20"/>
                <w:szCs w:val="20"/>
              </w:rPr>
              <w:t>5</w:t>
            </w:r>
            <w:r w:rsidR="00745895">
              <w:rPr>
                <w:rFonts w:ascii="Arial" w:hAnsi="Arial" w:cs="Arial"/>
                <w:sz w:val="20"/>
                <w:szCs w:val="20"/>
              </w:rPr>
              <w:t>(4</w:t>
            </w:r>
            <w:r w:rsidRPr="004B0A4B">
              <w:rPr>
                <w:rFonts w:ascii="Arial" w:hAnsi="Arial" w:cs="Arial"/>
                <w:sz w:val="20"/>
                <w:szCs w:val="20"/>
              </w:rPr>
              <w:t>)</w:t>
            </w:r>
          </w:p>
          <w:p w14:paraId="0D514198" w14:textId="4AAC77C5" w:rsidR="002B0B5D" w:rsidRPr="004B0A4B" w:rsidRDefault="002B0B5D" w:rsidP="002B0B5D">
            <w:pPr>
              <w:jc w:val="center"/>
              <w:rPr>
                <w:rFonts w:ascii="Arial" w:hAnsi="Arial" w:cs="Arial"/>
                <w:sz w:val="20"/>
                <w:szCs w:val="20"/>
              </w:rPr>
            </w:pPr>
            <w:ins w:id="2046" w:author="Naveen Premnath [2]" w:date="2024-09-28T15:44:00Z">
              <w:r>
                <w:rPr>
                  <w:rFonts w:ascii="Arial" w:hAnsi="Arial" w:cs="Arial"/>
                  <w:sz w:val="20"/>
                  <w:szCs w:val="20"/>
                </w:rPr>
                <w:t>(</w:t>
              </w:r>
              <w:r w:rsidRPr="002B0B5D">
                <w:rPr>
                  <w:rFonts w:ascii="Arial" w:hAnsi="Arial" w:cs="Arial"/>
                  <w:sz w:val="20"/>
                  <w:szCs w:val="20"/>
                </w:rPr>
                <w:t>36479</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tcPrChange w:id="204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41E1D135" w14:textId="77777777" w:rsidR="004B0A4B" w:rsidRDefault="004B0A4B" w:rsidP="00052099">
            <w:pPr>
              <w:jc w:val="center"/>
              <w:rPr>
                <w:ins w:id="2048" w:author="Naveen Premnath [2]" w:date="2024-09-28T16:21:00Z"/>
                <w:rFonts w:ascii="Arial" w:hAnsi="Arial" w:cs="Arial"/>
                <w:sz w:val="20"/>
                <w:szCs w:val="20"/>
              </w:rPr>
            </w:pPr>
            <w:r w:rsidRPr="004B0A4B">
              <w:rPr>
                <w:rFonts w:ascii="Arial" w:hAnsi="Arial" w:cs="Arial"/>
                <w:sz w:val="20"/>
                <w:szCs w:val="20"/>
              </w:rPr>
              <w:t>4(5)</w:t>
            </w:r>
          </w:p>
          <w:p w14:paraId="36DAEA04" w14:textId="3B19FB8D" w:rsidR="00052099" w:rsidRPr="004B0A4B" w:rsidRDefault="00052099" w:rsidP="00052099">
            <w:pPr>
              <w:jc w:val="center"/>
              <w:rPr>
                <w:rFonts w:ascii="Arial" w:hAnsi="Arial" w:cs="Arial"/>
                <w:sz w:val="20"/>
                <w:szCs w:val="20"/>
              </w:rPr>
            </w:pPr>
            <w:ins w:id="2049" w:author="Naveen Premnath [2]" w:date="2024-09-28T16:21:00Z">
              <w:r>
                <w:rPr>
                  <w:rFonts w:ascii="Arial" w:hAnsi="Arial" w:cs="Arial"/>
                  <w:sz w:val="20"/>
                  <w:szCs w:val="20"/>
                </w:rPr>
                <w:t>(</w:t>
              </w:r>
              <w:r w:rsidRPr="00052099">
                <w:rPr>
                  <w:rFonts w:ascii="Arial" w:hAnsi="Arial" w:cs="Arial"/>
                  <w:sz w:val="20"/>
                  <w:szCs w:val="20"/>
                </w:rPr>
                <w:t>51430</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tcPrChange w:id="205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1B62D478" w14:textId="77777777" w:rsidR="004B0A4B" w:rsidRDefault="004B0A4B" w:rsidP="008E517A">
            <w:pPr>
              <w:jc w:val="center"/>
              <w:rPr>
                <w:ins w:id="2051" w:author="Naveen Premnath [2]" w:date="2024-09-28T16:35:00Z"/>
                <w:rFonts w:ascii="Arial" w:hAnsi="Arial" w:cs="Arial"/>
                <w:sz w:val="20"/>
                <w:szCs w:val="20"/>
              </w:rPr>
            </w:pPr>
            <w:r w:rsidRPr="004B0A4B">
              <w:rPr>
                <w:rFonts w:ascii="Arial" w:hAnsi="Arial" w:cs="Arial"/>
                <w:sz w:val="20"/>
                <w:szCs w:val="20"/>
              </w:rPr>
              <w:t>2(2)</w:t>
            </w:r>
          </w:p>
          <w:p w14:paraId="6E8A1EDD" w14:textId="626ACA04" w:rsidR="00FB5BDE" w:rsidRPr="004B0A4B" w:rsidRDefault="00FB5BDE" w:rsidP="008E517A">
            <w:pPr>
              <w:jc w:val="center"/>
              <w:rPr>
                <w:rFonts w:ascii="Arial" w:hAnsi="Arial" w:cs="Arial"/>
                <w:sz w:val="20"/>
                <w:szCs w:val="20"/>
              </w:rPr>
            </w:pPr>
            <w:ins w:id="2052" w:author="Naveen Premnath [2]" w:date="2024-09-28T16:35:00Z">
              <w:r>
                <w:rPr>
                  <w:rFonts w:ascii="Arial" w:hAnsi="Arial" w:cs="Arial"/>
                  <w:sz w:val="20"/>
                  <w:szCs w:val="20"/>
                </w:rPr>
                <w:t>(</w:t>
              </w:r>
              <w:r w:rsidRPr="00FB5BDE">
                <w:rPr>
                  <w:rFonts w:ascii="Arial" w:hAnsi="Arial" w:cs="Arial"/>
                  <w:sz w:val="20"/>
                  <w:szCs w:val="20"/>
                </w:rPr>
                <w:t>27938</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053"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7F183820" w14:textId="77777777" w:rsidR="004B0A4B" w:rsidRDefault="004B0A4B" w:rsidP="00BF2618">
            <w:pPr>
              <w:jc w:val="center"/>
              <w:rPr>
                <w:ins w:id="2054" w:author="Naveen Premnath [2]" w:date="2024-09-28T16:46:00Z"/>
                <w:rFonts w:ascii="Arial" w:hAnsi="Arial" w:cs="Arial"/>
                <w:sz w:val="20"/>
                <w:szCs w:val="20"/>
              </w:rPr>
            </w:pPr>
            <w:r w:rsidRPr="004B0A4B">
              <w:rPr>
                <w:rFonts w:ascii="Arial" w:hAnsi="Arial" w:cs="Arial"/>
                <w:sz w:val="20"/>
                <w:szCs w:val="20"/>
              </w:rPr>
              <w:t>4</w:t>
            </w:r>
            <w:r w:rsidR="00745895">
              <w:rPr>
                <w:rFonts w:ascii="Arial" w:hAnsi="Arial" w:cs="Arial"/>
                <w:sz w:val="20"/>
                <w:szCs w:val="20"/>
              </w:rPr>
              <w:t>(4</w:t>
            </w:r>
            <w:r w:rsidRPr="004B0A4B">
              <w:rPr>
                <w:rFonts w:ascii="Arial" w:hAnsi="Arial" w:cs="Arial"/>
                <w:sz w:val="20"/>
                <w:szCs w:val="20"/>
              </w:rPr>
              <w:t>)</w:t>
            </w:r>
          </w:p>
          <w:p w14:paraId="76ACEF6F" w14:textId="59B91F15" w:rsidR="00BF2618" w:rsidRPr="004B0A4B" w:rsidRDefault="00BF2618" w:rsidP="00BF2618">
            <w:pPr>
              <w:jc w:val="center"/>
              <w:rPr>
                <w:rFonts w:ascii="Arial" w:hAnsi="Arial" w:cs="Arial"/>
                <w:sz w:val="20"/>
                <w:szCs w:val="20"/>
              </w:rPr>
            </w:pPr>
            <w:ins w:id="2055" w:author="Naveen Premnath [2]" w:date="2024-09-28T16:46:00Z">
              <w:r>
                <w:rPr>
                  <w:rFonts w:ascii="Arial" w:hAnsi="Arial" w:cs="Arial"/>
                  <w:sz w:val="20"/>
                  <w:szCs w:val="20"/>
                </w:rPr>
                <w:t>(</w:t>
              </w:r>
              <w:r w:rsidRPr="00BF2618">
                <w:rPr>
                  <w:rFonts w:ascii="Arial" w:hAnsi="Arial" w:cs="Arial"/>
                  <w:sz w:val="20"/>
                  <w:szCs w:val="20"/>
                </w:rPr>
                <w:t>36631</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056"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755BC9B5" w14:textId="77777777" w:rsidR="004B0A4B" w:rsidRDefault="004B0A4B" w:rsidP="009A6774">
            <w:pPr>
              <w:jc w:val="center"/>
              <w:rPr>
                <w:ins w:id="2057" w:author="Naveen Premnath [2]" w:date="2024-09-28T16:55:00Z"/>
                <w:rFonts w:ascii="Arial" w:hAnsi="Arial" w:cs="Arial"/>
                <w:sz w:val="20"/>
                <w:szCs w:val="20"/>
              </w:rPr>
            </w:pPr>
            <w:r w:rsidRPr="004B0A4B">
              <w:rPr>
                <w:rFonts w:ascii="Arial" w:hAnsi="Arial" w:cs="Arial"/>
                <w:sz w:val="20"/>
                <w:szCs w:val="20"/>
              </w:rPr>
              <w:t>9</w:t>
            </w:r>
            <w:r w:rsidR="00745895">
              <w:rPr>
                <w:rFonts w:ascii="Arial" w:hAnsi="Arial" w:cs="Arial"/>
                <w:sz w:val="20"/>
                <w:szCs w:val="20"/>
              </w:rPr>
              <w:t>(6</w:t>
            </w:r>
            <w:r w:rsidRPr="004B0A4B">
              <w:rPr>
                <w:rFonts w:ascii="Arial" w:hAnsi="Arial" w:cs="Arial"/>
                <w:sz w:val="20"/>
                <w:szCs w:val="20"/>
              </w:rPr>
              <w:t>)</w:t>
            </w:r>
          </w:p>
          <w:p w14:paraId="05AA33B0" w14:textId="27B0E2F6" w:rsidR="009A6774" w:rsidRPr="004B0A4B" w:rsidRDefault="009A6774" w:rsidP="009A6774">
            <w:pPr>
              <w:jc w:val="center"/>
              <w:rPr>
                <w:rFonts w:ascii="Arial" w:hAnsi="Arial" w:cs="Arial"/>
                <w:sz w:val="20"/>
                <w:szCs w:val="20"/>
              </w:rPr>
            </w:pPr>
            <w:ins w:id="2058" w:author="Naveen Premnath [2]" w:date="2024-09-28T16:55:00Z">
              <w:r>
                <w:rPr>
                  <w:rFonts w:ascii="Arial" w:hAnsi="Arial" w:cs="Arial"/>
                  <w:sz w:val="20"/>
                  <w:szCs w:val="20"/>
                </w:rPr>
                <w:t>(</w:t>
              </w:r>
              <w:r w:rsidRPr="009A6774">
                <w:rPr>
                  <w:rFonts w:ascii="Arial" w:hAnsi="Arial" w:cs="Arial"/>
                  <w:sz w:val="20"/>
                  <w:szCs w:val="20"/>
                </w:rPr>
                <w:t>76162</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05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574F2BE" w14:textId="77777777" w:rsidR="004B0A4B" w:rsidRDefault="004B0A4B" w:rsidP="0022748B">
            <w:pPr>
              <w:jc w:val="center"/>
              <w:rPr>
                <w:ins w:id="2060" w:author="Naveen Premnath [2]" w:date="2024-09-28T17:08:00Z"/>
                <w:rFonts w:ascii="Arial" w:hAnsi="Arial" w:cs="Arial"/>
                <w:sz w:val="20"/>
                <w:szCs w:val="20"/>
              </w:rPr>
            </w:pPr>
            <w:r w:rsidRPr="004B0A4B">
              <w:rPr>
                <w:rFonts w:ascii="Arial" w:hAnsi="Arial" w:cs="Arial"/>
                <w:sz w:val="20"/>
                <w:szCs w:val="20"/>
              </w:rPr>
              <w:t>4</w:t>
            </w:r>
            <w:r w:rsidR="00745895">
              <w:rPr>
                <w:rFonts w:ascii="Arial" w:hAnsi="Arial" w:cs="Arial"/>
                <w:sz w:val="20"/>
                <w:szCs w:val="20"/>
              </w:rPr>
              <w:t>(4</w:t>
            </w:r>
            <w:r w:rsidRPr="004B0A4B">
              <w:rPr>
                <w:rFonts w:ascii="Arial" w:hAnsi="Arial" w:cs="Arial"/>
                <w:sz w:val="20"/>
                <w:szCs w:val="20"/>
              </w:rPr>
              <w:t>)</w:t>
            </w:r>
          </w:p>
          <w:p w14:paraId="6D7AB9E4" w14:textId="7DCA2269" w:rsidR="0022748B" w:rsidRPr="004B0A4B" w:rsidRDefault="0022748B" w:rsidP="0022748B">
            <w:pPr>
              <w:jc w:val="center"/>
              <w:rPr>
                <w:rFonts w:ascii="Arial" w:hAnsi="Arial" w:cs="Arial"/>
                <w:sz w:val="20"/>
                <w:szCs w:val="20"/>
              </w:rPr>
            </w:pPr>
            <w:ins w:id="2061" w:author="Naveen Premnath [2]" w:date="2024-09-28T17:08:00Z">
              <w:r>
                <w:rPr>
                  <w:rFonts w:ascii="Arial" w:hAnsi="Arial" w:cs="Arial"/>
                  <w:sz w:val="20"/>
                  <w:szCs w:val="20"/>
                </w:rPr>
                <w:t>(</w:t>
              </w:r>
            </w:ins>
            <w:ins w:id="2062" w:author="Naveen Premnath [2]" w:date="2024-09-28T17:09:00Z">
              <w:r w:rsidRPr="0022748B">
                <w:rPr>
                  <w:rFonts w:ascii="Arial" w:hAnsi="Arial" w:cs="Arial"/>
                  <w:sz w:val="20"/>
                  <w:szCs w:val="20"/>
                </w:rPr>
                <w:t>28699</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06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FE57F8B" w14:textId="77777777" w:rsidR="004B0A4B" w:rsidRDefault="004B0A4B" w:rsidP="00FB6757">
            <w:pPr>
              <w:jc w:val="center"/>
              <w:rPr>
                <w:ins w:id="2064" w:author="Naveen Premnath [2]" w:date="2024-09-28T17:18:00Z"/>
                <w:rFonts w:ascii="Arial" w:hAnsi="Arial" w:cs="Arial"/>
                <w:sz w:val="20"/>
                <w:szCs w:val="20"/>
              </w:rPr>
            </w:pPr>
            <w:r w:rsidRPr="004B0A4B">
              <w:rPr>
                <w:rFonts w:ascii="Arial" w:hAnsi="Arial" w:cs="Arial"/>
                <w:sz w:val="20"/>
                <w:szCs w:val="20"/>
              </w:rPr>
              <w:t>10</w:t>
            </w:r>
            <w:r w:rsidR="00745895">
              <w:rPr>
                <w:rFonts w:ascii="Arial" w:hAnsi="Arial" w:cs="Arial"/>
                <w:sz w:val="20"/>
                <w:szCs w:val="20"/>
              </w:rPr>
              <w:t>(6</w:t>
            </w:r>
            <w:r w:rsidRPr="004B0A4B">
              <w:rPr>
                <w:rFonts w:ascii="Arial" w:hAnsi="Arial" w:cs="Arial"/>
                <w:sz w:val="20"/>
                <w:szCs w:val="20"/>
              </w:rPr>
              <w:t>)</w:t>
            </w:r>
          </w:p>
          <w:p w14:paraId="1146B2E2" w14:textId="32545D97" w:rsidR="00FB6757" w:rsidRPr="004B0A4B" w:rsidRDefault="00FB6757" w:rsidP="00FB6757">
            <w:pPr>
              <w:jc w:val="center"/>
              <w:rPr>
                <w:rFonts w:ascii="Arial" w:hAnsi="Arial" w:cs="Arial"/>
                <w:sz w:val="20"/>
                <w:szCs w:val="20"/>
              </w:rPr>
            </w:pPr>
            <w:ins w:id="2065" w:author="Naveen Premnath [2]" w:date="2024-09-28T17:18:00Z">
              <w:r>
                <w:rPr>
                  <w:rFonts w:ascii="Arial" w:hAnsi="Arial" w:cs="Arial"/>
                  <w:sz w:val="20"/>
                  <w:szCs w:val="20"/>
                </w:rPr>
                <w:t>(</w:t>
              </w:r>
              <w:r w:rsidRPr="00FB6757">
                <w:rPr>
                  <w:rFonts w:ascii="Arial" w:hAnsi="Arial" w:cs="Arial"/>
                  <w:sz w:val="20"/>
                  <w:szCs w:val="20"/>
                </w:rPr>
                <w:t>87162</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06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2FDCAD1" w14:textId="77777777" w:rsidR="004B0A4B" w:rsidRDefault="004B0A4B" w:rsidP="00E46B6D">
            <w:pPr>
              <w:jc w:val="center"/>
              <w:rPr>
                <w:ins w:id="2067" w:author="Naveen Premnath [2]" w:date="2024-09-28T17:31:00Z"/>
                <w:rFonts w:ascii="Arial" w:hAnsi="Arial" w:cs="Arial"/>
                <w:sz w:val="20"/>
                <w:szCs w:val="20"/>
              </w:rPr>
            </w:pPr>
            <w:r w:rsidRPr="004B0A4B">
              <w:rPr>
                <w:rFonts w:ascii="Arial" w:hAnsi="Arial" w:cs="Arial"/>
                <w:sz w:val="20"/>
                <w:szCs w:val="20"/>
              </w:rPr>
              <w:t>16</w:t>
            </w:r>
            <w:r w:rsidR="00745895">
              <w:rPr>
                <w:rFonts w:ascii="Arial" w:hAnsi="Arial" w:cs="Arial"/>
                <w:sz w:val="20"/>
                <w:szCs w:val="20"/>
              </w:rPr>
              <w:t>(4</w:t>
            </w:r>
            <w:r w:rsidRPr="004B0A4B">
              <w:rPr>
                <w:rFonts w:ascii="Arial" w:hAnsi="Arial" w:cs="Arial"/>
                <w:sz w:val="20"/>
                <w:szCs w:val="20"/>
              </w:rPr>
              <w:t>)</w:t>
            </w:r>
          </w:p>
          <w:p w14:paraId="746B4F57" w14:textId="45B4ABAF" w:rsidR="00E46B6D" w:rsidRPr="004B0A4B" w:rsidRDefault="00E46B6D" w:rsidP="00E46B6D">
            <w:pPr>
              <w:jc w:val="center"/>
              <w:rPr>
                <w:rFonts w:ascii="Arial" w:hAnsi="Arial" w:cs="Arial"/>
                <w:sz w:val="20"/>
                <w:szCs w:val="20"/>
              </w:rPr>
            </w:pPr>
            <w:ins w:id="2068" w:author="Naveen Premnath [2]" w:date="2024-09-28T17:38:00Z">
              <w:r>
                <w:rPr>
                  <w:rFonts w:ascii="Arial" w:hAnsi="Arial" w:cs="Arial"/>
                  <w:sz w:val="20"/>
                  <w:szCs w:val="20"/>
                </w:rPr>
                <w:t>(</w:t>
              </w:r>
              <w:r w:rsidRPr="00E46B6D">
                <w:rPr>
                  <w:rFonts w:ascii="Arial" w:hAnsi="Arial" w:cs="Arial"/>
                  <w:sz w:val="20"/>
                  <w:szCs w:val="20"/>
                </w:rPr>
                <w:t>39328</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069"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0149D78C" w14:textId="77777777" w:rsidR="004B0A4B" w:rsidRDefault="004B0A4B" w:rsidP="00744F16">
            <w:pPr>
              <w:jc w:val="center"/>
              <w:rPr>
                <w:ins w:id="2070" w:author="Naveen Premnath [2]" w:date="2024-09-28T17:46:00Z"/>
                <w:rFonts w:ascii="Arial" w:hAnsi="Arial" w:cs="Arial"/>
                <w:sz w:val="20"/>
                <w:szCs w:val="20"/>
              </w:rPr>
            </w:pPr>
            <w:r w:rsidRPr="004B0A4B">
              <w:rPr>
                <w:rFonts w:ascii="Arial" w:hAnsi="Arial" w:cs="Arial"/>
                <w:sz w:val="20"/>
                <w:szCs w:val="20"/>
              </w:rPr>
              <w:t>26</w:t>
            </w:r>
            <w:r w:rsidR="00745895">
              <w:rPr>
                <w:rFonts w:ascii="Arial" w:hAnsi="Arial" w:cs="Arial"/>
                <w:sz w:val="20"/>
                <w:szCs w:val="20"/>
              </w:rPr>
              <w:t>(5</w:t>
            </w:r>
            <w:r w:rsidRPr="004B0A4B">
              <w:rPr>
                <w:rFonts w:ascii="Arial" w:hAnsi="Arial" w:cs="Arial"/>
                <w:sz w:val="20"/>
                <w:szCs w:val="20"/>
              </w:rPr>
              <w:t>)</w:t>
            </w:r>
          </w:p>
          <w:p w14:paraId="620CD438" w14:textId="4BD29834" w:rsidR="00744F16" w:rsidRPr="004B0A4B" w:rsidRDefault="00744F16" w:rsidP="00744F16">
            <w:pPr>
              <w:jc w:val="center"/>
              <w:rPr>
                <w:rFonts w:ascii="Arial" w:hAnsi="Arial" w:cs="Arial"/>
                <w:sz w:val="20"/>
                <w:szCs w:val="20"/>
              </w:rPr>
            </w:pPr>
            <w:ins w:id="2071" w:author="Naveen Premnath [2]" w:date="2024-09-28T17:46:00Z">
              <w:r>
                <w:rPr>
                  <w:rFonts w:ascii="Arial" w:hAnsi="Arial" w:cs="Arial"/>
                  <w:sz w:val="20"/>
                  <w:szCs w:val="20"/>
                </w:rPr>
                <w:t>(</w:t>
              </w:r>
              <w:r w:rsidRPr="00744F16">
                <w:rPr>
                  <w:rFonts w:ascii="Arial" w:hAnsi="Arial" w:cs="Arial"/>
                  <w:sz w:val="20"/>
                  <w:szCs w:val="20"/>
                </w:rPr>
                <w:t>56935</w:t>
              </w:r>
              <w:r>
                <w:rPr>
                  <w:rFonts w:ascii="Arial" w:hAnsi="Arial" w:cs="Arial"/>
                  <w:sz w:val="20"/>
                  <w:szCs w:val="20"/>
                </w:rPr>
                <w:t>)</w:t>
              </w:r>
            </w:ins>
          </w:p>
        </w:tc>
      </w:tr>
      <w:tr w:rsidR="008C72D4" w:rsidRPr="00AA3DD8" w14:paraId="241F19AD" w14:textId="77777777" w:rsidTr="009A6774">
        <w:trPr>
          <w:trHeight w:val="499"/>
          <w:trPrChange w:id="2072"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073"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D41CC75" w14:textId="77777777" w:rsidR="008C72D4" w:rsidRPr="004B0A4B" w:rsidRDefault="008C72D4">
            <w:pPr>
              <w:rPr>
                <w:rFonts w:ascii="Arial" w:hAnsi="Arial" w:cs="Arial"/>
                <w:sz w:val="20"/>
                <w:szCs w:val="20"/>
              </w:rPr>
            </w:pPr>
            <w:r w:rsidRPr="004B0A4B">
              <w:rPr>
                <w:rFonts w:ascii="Arial" w:hAnsi="Arial" w:cs="Arial"/>
                <w:b/>
                <w:bCs/>
                <w:sz w:val="20"/>
                <w:szCs w:val="20"/>
              </w:rPr>
              <w:t>Highest degree/education</w:t>
            </w:r>
          </w:p>
        </w:tc>
        <w:tc>
          <w:tcPr>
            <w:tcW w:w="1220" w:type="dxa"/>
            <w:tcBorders>
              <w:top w:val="single" w:sz="4" w:space="0" w:color="auto"/>
              <w:left w:val="single" w:sz="4" w:space="0" w:color="auto"/>
              <w:bottom w:val="single" w:sz="4" w:space="0" w:color="auto"/>
              <w:right w:val="single" w:sz="4" w:space="0" w:color="auto"/>
            </w:tcBorders>
            <w:hideMark/>
            <w:tcPrChange w:id="207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04D7906" w14:textId="04F75A43"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hideMark/>
            <w:tcPrChange w:id="2075"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5728B0D2" w14:textId="204E63FB" w:rsidR="008C72D4" w:rsidRPr="004B0A4B" w:rsidRDefault="008C72D4"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hideMark/>
            <w:tcPrChange w:id="207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4F1459BB" w14:textId="7A5E4B0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hideMark/>
            <w:tcPrChange w:id="207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DD22159" w14:textId="2B3A32B9" w:rsidR="008C72D4" w:rsidRPr="004B0A4B" w:rsidRDefault="008C72D4" w:rsidP="008E517A">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hideMark/>
            <w:tcPrChange w:id="2078"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5155FE1E" w14:textId="72B8A2E5" w:rsidR="008C72D4" w:rsidRPr="004B0A4B" w:rsidRDefault="008C72D4"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hideMark/>
            <w:tcPrChange w:id="2079"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CEFBD15" w14:textId="3E687B88" w:rsidR="008C72D4" w:rsidRPr="004B0A4B" w:rsidRDefault="008C72D4" w:rsidP="009A6774">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hideMark/>
            <w:tcPrChange w:id="208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435BE32" w14:textId="77777777"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hideMark/>
            <w:tcPrChange w:id="208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CCE6FC3" w14:textId="77777777" w:rsidR="008C72D4" w:rsidRPr="004B0A4B" w:rsidRDefault="008C72D4" w:rsidP="00CF347B">
            <w:pPr>
              <w:jc w:val="center"/>
              <w:rPr>
                <w:rFonts w:ascii="Arial" w:hAnsi="Arial" w:cs="Arial"/>
                <w:kern w:val="0"/>
                <w:sz w:val="20"/>
                <w:szCs w:val="20"/>
                <w14:ligatures w14:val="none"/>
              </w:rPr>
            </w:pPr>
          </w:p>
        </w:tc>
        <w:tc>
          <w:tcPr>
            <w:tcW w:w="1220" w:type="dxa"/>
            <w:tcBorders>
              <w:top w:val="single" w:sz="4" w:space="0" w:color="auto"/>
              <w:left w:val="single" w:sz="4" w:space="0" w:color="auto"/>
              <w:bottom w:val="single" w:sz="4" w:space="0" w:color="auto"/>
              <w:right w:val="single" w:sz="4" w:space="0" w:color="auto"/>
            </w:tcBorders>
            <w:tcPrChange w:id="208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26A25F63" w14:textId="7777777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083"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3E3220BF" w14:textId="77777777" w:rsidR="008C72D4" w:rsidRPr="004B0A4B" w:rsidRDefault="008C72D4" w:rsidP="00CF347B">
            <w:pPr>
              <w:jc w:val="center"/>
              <w:rPr>
                <w:rFonts w:ascii="Arial" w:hAnsi="Arial" w:cs="Arial"/>
                <w:sz w:val="20"/>
                <w:szCs w:val="20"/>
              </w:rPr>
            </w:pPr>
          </w:p>
        </w:tc>
      </w:tr>
      <w:tr w:rsidR="008C72D4" w:rsidRPr="00AA3DD8" w14:paraId="2D60206F" w14:textId="77777777" w:rsidTr="009A6774">
        <w:trPr>
          <w:trHeight w:val="499"/>
          <w:trPrChange w:id="2084"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085"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613C4B0C" w14:textId="77777777" w:rsidR="008C72D4" w:rsidRDefault="008C72D4">
            <w:pPr>
              <w:rPr>
                <w:ins w:id="2086" w:author="Naveen Premnath [2]" w:date="2024-09-28T15:34:00Z"/>
                <w:rFonts w:ascii="Arial" w:hAnsi="Arial" w:cs="Arial"/>
                <w:b/>
                <w:bCs/>
                <w:sz w:val="20"/>
                <w:szCs w:val="20"/>
              </w:rPr>
            </w:pPr>
            <w:r w:rsidRPr="004B0A4B">
              <w:rPr>
                <w:rFonts w:ascii="Arial" w:hAnsi="Arial" w:cs="Arial"/>
                <w:b/>
                <w:bCs/>
                <w:sz w:val="20"/>
                <w:szCs w:val="20"/>
              </w:rPr>
              <w:t>High school diploma or above (%)</w:t>
            </w:r>
          </w:p>
          <w:p w14:paraId="5828D6F7" w14:textId="44F3AD38" w:rsidR="00AB7F52" w:rsidRPr="004B0A4B" w:rsidRDefault="00AB7F52">
            <w:pPr>
              <w:rPr>
                <w:rFonts w:ascii="Arial" w:hAnsi="Arial" w:cs="Arial"/>
                <w:b/>
                <w:bCs/>
                <w:sz w:val="20"/>
                <w:szCs w:val="20"/>
              </w:rPr>
            </w:pPr>
            <w:ins w:id="2087"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08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E440A8C" w14:textId="77777777" w:rsidR="008C72D4" w:rsidRDefault="008C72D4" w:rsidP="00DC7C45">
            <w:pPr>
              <w:jc w:val="center"/>
              <w:rPr>
                <w:ins w:id="2089" w:author="Naveen Premnath [2]" w:date="2024-09-28T12:27:00Z"/>
                <w:rFonts w:ascii="Arial" w:hAnsi="Arial" w:cs="Arial"/>
                <w:sz w:val="20"/>
                <w:szCs w:val="20"/>
              </w:rPr>
            </w:pPr>
            <w:r w:rsidRPr="004B0A4B">
              <w:rPr>
                <w:rFonts w:ascii="Arial" w:hAnsi="Arial" w:cs="Arial"/>
                <w:sz w:val="20"/>
                <w:szCs w:val="20"/>
              </w:rPr>
              <w:t>61</w:t>
            </w:r>
            <w:r w:rsidR="00745895">
              <w:rPr>
                <w:rFonts w:ascii="Arial" w:hAnsi="Arial" w:cs="Arial"/>
                <w:sz w:val="20"/>
                <w:szCs w:val="20"/>
              </w:rPr>
              <w:t>(77</w:t>
            </w:r>
            <w:r w:rsidRPr="004B0A4B">
              <w:rPr>
                <w:rFonts w:ascii="Arial" w:hAnsi="Arial" w:cs="Arial"/>
                <w:sz w:val="20"/>
                <w:szCs w:val="20"/>
              </w:rPr>
              <w:t>)</w:t>
            </w:r>
          </w:p>
          <w:p w14:paraId="6D15EAF2" w14:textId="092B3812" w:rsidR="00DC7C45" w:rsidRPr="004B0A4B" w:rsidRDefault="00DC7C45" w:rsidP="00DC7C45">
            <w:pPr>
              <w:jc w:val="center"/>
              <w:rPr>
                <w:rFonts w:ascii="Arial" w:hAnsi="Arial" w:cs="Arial"/>
                <w:sz w:val="20"/>
                <w:szCs w:val="20"/>
              </w:rPr>
            </w:pPr>
            <w:ins w:id="2090" w:author="Naveen Premnath [2]" w:date="2024-09-28T12:27:00Z">
              <w:r>
                <w:rPr>
                  <w:rFonts w:ascii="Arial" w:hAnsi="Arial" w:cs="Arial"/>
                  <w:sz w:val="20"/>
                  <w:szCs w:val="20"/>
                </w:rPr>
                <w:t>(</w:t>
              </w:r>
              <w:r w:rsidRPr="00DC7C45">
                <w:rPr>
                  <w:rFonts w:ascii="Arial" w:hAnsi="Arial" w:cs="Arial"/>
                  <w:sz w:val="20"/>
                  <w:szCs w:val="20"/>
                </w:rPr>
                <w:t>769548</w:t>
              </w:r>
            </w:ins>
            <w:ins w:id="2091" w:author="Naveen Premnath [2]" w:date="2024-09-28T12:28:00Z">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092"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02308457" w14:textId="77777777" w:rsidR="008C72D4" w:rsidRDefault="008C72D4" w:rsidP="002B0B5D">
            <w:pPr>
              <w:jc w:val="center"/>
              <w:rPr>
                <w:ins w:id="2093" w:author="Naveen Premnath [2]" w:date="2024-09-28T15:45:00Z"/>
                <w:rFonts w:ascii="Arial" w:hAnsi="Arial" w:cs="Arial"/>
                <w:sz w:val="20"/>
                <w:szCs w:val="20"/>
              </w:rPr>
            </w:pPr>
            <w:r w:rsidRPr="004B0A4B">
              <w:rPr>
                <w:rFonts w:ascii="Arial" w:hAnsi="Arial" w:cs="Arial"/>
                <w:sz w:val="20"/>
                <w:szCs w:val="20"/>
              </w:rPr>
              <w:t>81</w:t>
            </w:r>
            <w:r w:rsidR="00745895">
              <w:rPr>
                <w:rFonts w:ascii="Arial" w:hAnsi="Arial" w:cs="Arial"/>
                <w:sz w:val="20"/>
                <w:szCs w:val="20"/>
              </w:rPr>
              <w:t>(61</w:t>
            </w:r>
            <w:r w:rsidRPr="004B0A4B">
              <w:rPr>
                <w:rFonts w:ascii="Arial" w:hAnsi="Arial" w:cs="Arial"/>
                <w:sz w:val="20"/>
                <w:szCs w:val="20"/>
              </w:rPr>
              <w:t>)</w:t>
            </w:r>
          </w:p>
          <w:p w14:paraId="367E7937" w14:textId="01F54A9F" w:rsidR="002B0B5D" w:rsidRPr="004B0A4B" w:rsidRDefault="002B0B5D" w:rsidP="002B0B5D">
            <w:pPr>
              <w:jc w:val="center"/>
              <w:rPr>
                <w:rFonts w:ascii="Arial" w:hAnsi="Arial" w:cs="Arial"/>
                <w:sz w:val="20"/>
                <w:szCs w:val="20"/>
              </w:rPr>
            </w:pPr>
            <w:ins w:id="2094" w:author="Naveen Premnath [2]" w:date="2024-09-28T15:48:00Z">
              <w:r>
                <w:rPr>
                  <w:rFonts w:ascii="Arial" w:hAnsi="Arial" w:cs="Arial"/>
                  <w:sz w:val="20"/>
                  <w:szCs w:val="20"/>
                </w:rPr>
                <w:t>(</w:t>
              </w:r>
              <w:r w:rsidRPr="002B0B5D">
                <w:rPr>
                  <w:rFonts w:ascii="Arial" w:hAnsi="Arial" w:cs="Arial"/>
                  <w:sz w:val="20"/>
                  <w:szCs w:val="20"/>
                </w:rPr>
                <w:t>1046423</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095"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E3B647C" w14:textId="77777777" w:rsidR="008C72D4" w:rsidRDefault="008C72D4" w:rsidP="00052099">
            <w:pPr>
              <w:jc w:val="center"/>
              <w:rPr>
                <w:ins w:id="2096" w:author="Naveen Premnath [2]" w:date="2024-09-28T16:23:00Z"/>
                <w:rFonts w:ascii="Arial" w:hAnsi="Arial" w:cs="Arial"/>
                <w:sz w:val="20"/>
                <w:szCs w:val="20"/>
              </w:rPr>
            </w:pPr>
            <w:r w:rsidRPr="004B0A4B">
              <w:rPr>
                <w:rFonts w:ascii="Arial" w:hAnsi="Arial" w:cs="Arial"/>
                <w:sz w:val="20"/>
                <w:szCs w:val="20"/>
              </w:rPr>
              <w:t>58</w:t>
            </w:r>
            <w:r w:rsidR="00745895">
              <w:rPr>
                <w:rFonts w:ascii="Arial" w:hAnsi="Arial" w:cs="Arial"/>
                <w:sz w:val="20"/>
                <w:szCs w:val="20"/>
              </w:rPr>
              <w:t>(73</w:t>
            </w:r>
            <w:r w:rsidRPr="004B0A4B">
              <w:rPr>
                <w:rFonts w:ascii="Arial" w:hAnsi="Arial" w:cs="Arial"/>
                <w:sz w:val="20"/>
                <w:szCs w:val="20"/>
              </w:rPr>
              <w:t>)</w:t>
            </w:r>
          </w:p>
          <w:p w14:paraId="00ED7C78" w14:textId="51F65F55" w:rsidR="00052099" w:rsidRPr="004B0A4B" w:rsidRDefault="00052099" w:rsidP="00052099">
            <w:pPr>
              <w:jc w:val="center"/>
              <w:rPr>
                <w:rFonts w:ascii="Arial" w:hAnsi="Arial" w:cs="Arial"/>
                <w:sz w:val="20"/>
                <w:szCs w:val="20"/>
              </w:rPr>
            </w:pPr>
            <w:ins w:id="2097" w:author="Naveen Premnath [2]" w:date="2024-09-28T16:23:00Z">
              <w:r>
                <w:rPr>
                  <w:rFonts w:ascii="Arial" w:hAnsi="Arial" w:cs="Arial"/>
                  <w:sz w:val="20"/>
                  <w:szCs w:val="20"/>
                </w:rPr>
                <w:t>(</w:t>
              </w:r>
              <w:r w:rsidRPr="00052099">
                <w:rPr>
                  <w:rFonts w:ascii="Arial" w:hAnsi="Arial" w:cs="Arial"/>
                  <w:sz w:val="20"/>
                  <w:szCs w:val="20"/>
                </w:rPr>
                <w:t>671205</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09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6314BED0" w14:textId="77777777" w:rsidR="008C72D4" w:rsidRDefault="008C72D4" w:rsidP="00FB5BDE">
            <w:pPr>
              <w:jc w:val="center"/>
              <w:rPr>
                <w:ins w:id="2099" w:author="Naveen Premnath [2]" w:date="2024-09-28T16:35:00Z"/>
                <w:rFonts w:ascii="Arial" w:hAnsi="Arial" w:cs="Arial"/>
                <w:sz w:val="20"/>
                <w:szCs w:val="20"/>
              </w:rPr>
            </w:pPr>
            <w:r w:rsidRPr="004B0A4B">
              <w:rPr>
                <w:rFonts w:ascii="Arial" w:hAnsi="Arial" w:cs="Arial"/>
                <w:sz w:val="20"/>
                <w:szCs w:val="20"/>
              </w:rPr>
              <w:t>63</w:t>
            </w:r>
            <w:r w:rsidR="00745895">
              <w:rPr>
                <w:rFonts w:ascii="Arial" w:hAnsi="Arial" w:cs="Arial"/>
                <w:sz w:val="20"/>
                <w:szCs w:val="20"/>
              </w:rPr>
              <w:t>(64</w:t>
            </w:r>
            <w:r w:rsidRPr="004B0A4B">
              <w:rPr>
                <w:rFonts w:ascii="Arial" w:hAnsi="Arial" w:cs="Arial"/>
                <w:sz w:val="20"/>
                <w:szCs w:val="20"/>
              </w:rPr>
              <w:t>)</w:t>
            </w:r>
          </w:p>
          <w:p w14:paraId="145A086D" w14:textId="5354DB8E" w:rsidR="00FB5BDE" w:rsidRPr="004B0A4B" w:rsidRDefault="00FB5BDE" w:rsidP="00FB5BDE">
            <w:pPr>
              <w:jc w:val="center"/>
              <w:rPr>
                <w:rFonts w:ascii="Arial" w:hAnsi="Arial" w:cs="Arial"/>
                <w:sz w:val="20"/>
                <w:szCs w:val="20"/>
              </w:rPr>
            </w:pPr>
            <w:ins w:id="2100" w:author="Naveen Premnath [2]" w:date="2024-09-28T16:35:00Z">
              <w:r>
                <w:rPr>
                  <w:rFonts w:ascii="Arial" w:hAnsi="Arial" w:cs="Arial"/>
                  <w:sz w:val="20"/>
                  <w:szCs w:val="20"/>
                </w:rPr>
                <w:t>(</w:t>
              </w:r>
              <w:r w:rsidRPr="00FB5BDE">
                <w:rPr>
                  <w:rFonts w:ascii="Arial" w:hAnsi="Arial" w:cs="Arial"/>
                  <w:sz w:val="20"/>
                  <w:szCs w:val="20"/>
                </w:rPr>
                <w:t>753782</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101"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4D501450" w14:textId="77777777" w:rsidR="008C72D4" w:rsidRDefault="008C72D4" w:rsidP="009A6774">
            <w:pPr>
              <w:jc w:val="center"/>
              <w:rPr>
                <w:ins w:id="2102" w:author="Naveen Premnath [2]" w:date="2024-09-28T16:47:00Z"/>
                <w:rFonts w:ascii="Arial" w:hAnsi="Arial" w:cs="Arial"/>
                <w:sz w:val="20"/>
                <w:szCs w:val="20"/>
              </w:rPr>
            </w:pPr>
            <w:r w:rsidRPr="004B0A4B">
              <w:rPr>
                <w:rFonts w:ascii="Arial" w:hAnsi="Arial" w:cs="Arial"/>
                <w:sz w:val="20"/>
                <w:szCs w:val="20"/>
              </w:rPr>
              <w:t>77</w:t>
            </w:r>
            <w:r w:rsidR="00745895">
              <w:rPr>
                <w:rFonts w:ascii="Arial" w:hAnsi="Arial" w:cs="Arial"/>
                <w:sz w:val="20"/>
                <w:szCs w:val="20"/>
              </w:rPr>
              <w:t>(68</w:t>
            </w:r>
            <w:r w:rsidRPr="004B0A4B">
              <w:rPr>
                <w:rFonts w:ascii="Arial" w:hAnsi="Arial" w:cs="Arial"/>
                <w:sz w:val="20"/>
                <w:szCs w:val="20"/>
              </w:rPr>
              <w:t>)</w:t>
            </w:r>
          </w:p>
          <w:p w14:paraId="2DFECDD9" w14:textId="121AD34D" w:rsidR="009A6774" w:rsidRPr="004B0A4B" w:rsidRDefault="009A6774" w:rsidP="009A6774">
            <w:pPr>
              <w:jc w:val="center"/>
              <w:rPr>
                <w:rFonts w:ascii="Arial" w:hAnsi="Arial" w:cs="Arial"/>
                <w:sz w:val="20"/>
                <w:szCs w:val="20"/>
              </w:rPr>
            </w:pPr>
            <w:ins w:id="2103" w:author="Naveen Premnath [2]" w:date="2024-09-28T16:47:00Z">
              <w:r>
                <w:rPr>
                  <w:rFonts w:ascii="Arial" w:hAnsi="Arial" w:cs="Arial"/>
                  <w:sz w:val="20"/>
                  <w:szCs w:val="20"/>
                </w:rPr>
                <w:t>(</w:t>
              </w:r>
              <w:r w:rsidRPr="009A6774">
                <w:rPr>
                  <w:rFonts w:ascii="Arial" w:hAnsi="Arial" w:cs="Arial"/>
                  <w:sz w:val="20"/>
                  <w:szCs w:val="20"/>
                </w:rPr>
                <w:t>727000</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104"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3FEFC788" w14:textId="77777777" w:rsidR="008C72D4" w:rsidRDefault="008C72D4" w:rsidP="009A6774">
            <w:pPr>
              <w:jc w:val="center"/>
              <w:rPr>
                <w:ins w:id="2105" w:author="Naveen Premnath [2]" w:date="2024-09-28T16:56:00Z"/>
                <w:rFonts w:ascii="Arial" w:hAnsi="Arial" w:cs="Arial"/>
                <w:sz w:val="20"/>
                <w:szCs w:val="20"/>
              </w:rPr>
            </w:pPr>
            <w:r w:rsidRPr="004B0A4B">
              <w:rPr>
                <w:rFonts w:ascii="Arial" w:hAnsi="Arial" w:cs="Arial"/>
                <w:sz w:val="20"/>
                <w:szCs w:val="20"/>
              </w:rPr>
              <w:t>100</w:t>
            </w:r>
            <w:r w:rsidR="00745895">
              <w:rPr>
                <w:rFonts w:ascii="Arial" w:hAnsi="Arial" w:cs="Arial"/>
                <w:sz w:val="20"/>
                <w:szCs w:val="20"/>
              </w:rPr>
              <w:t>(65</w:t>
            </w:r>
            <w:r w:rsidRPr="004B0A4B">
              <w:rPr>
                <w:rFonts w:ascii="Arial" w:hAnsi="Arial" w:cs="Arial"/>
                <w:sz w:val="20"/>
                <w:szCs w:val="20"/>
              </w:rPr>
              <w:t>)</w:t>
            </w:r>
          </w:p>
          <w:p w14:paraId="62402733" w14:textId="1EEBC040" w:rsidR="009A6774" w:rsidRPr="004B0A4B" w:rsidRDefault="009A6774" w:rsidP="009A6774">
            <w:pPr>
              <w:jc w:val="center"/>
              <w:rPr>
                <w:rFonts w:ascii="Arial" w:hAnsi="Arial" w:cs="Arial"/>
                <w:sz w:val="20"/>
                <w:szCs w:val="20"/>
              </w:rPr>
            </w:pPr>
            <w:ins w:id="2106" w:author="Naveen Premnath [2]" w:date="2024-09-28T16:56:00Z">
              <w:r>
                <w:rPr>
                  <w:rFonts w:ascii="Arial" w:hAnsi="Arial" w:cs="Arial"/>
                  <w:sz w:val="20"/>
                  <w:szCs w:val="20"/>
                </w:rPr>
                <w:t>(</w:t>
              </w:r>
              <w:r w:rsidRPr="009A6774">
                <w:rPr>
                  <w:rFonts w:ascii="Arial" w:hAnsi="Arial" w:cs="Arial"/>
                  <w:sz w:val="20"/>
                  <w:szCs w:val="20"/>
                </w:rPr>
                <w:t>1082281</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10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F542281" w14:textId="77777777" w:rsidR="008C72D4" w:rsidRDefault="008C72D4" w:rsidP="0022748B">
            <w:pPr>
              <w:jc w:val="center"/>
              <w:rPr>
                <w:ins w:id="2108" w:author="Naveen Premnath [2]" w:date="2024-09-28T17:10:00Z"/>
                <w:rFonts w:ascii="Arial" w:hAnsi="Arial" w:cs="Arial"/>
                <w:sz w:val="20"/>
                <w:szCs w:val="20"/>
              </w:rPr>
            </w:pPr>
            <w:r w:rsidRPr="004B0A4B">
              <w:rPr>
                <w:rFonts w:ascii="Arial" w:hAnsi="Arial" w:cs="Arial"/>
                <w:sz w:val="20"/>
                <w:szCs w:val="20"/>
              </w:rPr>
              <w:t>81</w:t>
            </w:r>
            <w:r w:rsidR="00745895">
              <w:rPr>
                <w:rFonts w:ascii="Arial" w:hAnsi="Arial" w:cs="Arial"/>
                <w:sz w:val="20"/>
                <w:szCs w:val="20"/>
              </w:rPr>
              <w:t>(76</w:t>
            </w:r>
            <w:r w:rsidRPr="004B0A4B">
              <w:rPr>
                <w:rFonts w:ascii="Arial" w:hAnsi="Arial" w:cs="Arial"/>
                <w:sz w:val="20"/>
                <w:szCs w:val="20"/>
              </w:rPr>
              <w:t>)</w:t>
            </w:r>
          </w:p>
          <w:p w14:paraId="1A164289" w14:textId="7C0ACFD5" w:rsidR="0022748B" w:rsidRPr="004B0A4B" w:rsidRDefault="0022748B" w:rsidP="0022748B">
            <w:pPr>
              <w:jc w:val="center"/>
              <w:rPr>
                <w:rFonts w:ascii="Arial" w:hAnsi="Arial" w:cs="Arial"/>
                <w:sz w:val="20"/>
                <w:szCs w:val="20"/>
              </w:rPr>
            </w:pPr>
            <w:ins w:id="2109" w:author="Naveen Premnath [2]" w:date="2024-09-28T17:10:00Z">
              <w:r>
                <w:rPr>
                  <w:rFonts w:ascii="Arial" w:hAnsi="Arial" w:cs="Arial"/>
                  <w:sz w:val="20"/>
                  <w:szCs w:val="20"/>
                </w:rPr>
                <w:t>(</w:t>
              </w:r>
              <w:r w:rsidRPr="0022748B">
                <w:rPr>
                  <w:rFonts w:ascii="Arial" w:hAnsi="Arial" w:cs="Arial"/>
                  <w:sz w:val="20"/>
                  <w:szCs w:val="20"/>
                </w:rPr>
                <w:t>729904</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11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E0EBD56" w14:textId="77777777" w:rsidR="008C72D4" w:rsidRDefault="008C72D4" w:rsidP="00FB6757">
            <w:pPr>
              <w:jc w:val="center"/>
              <w:rPr>
                <w:ins w:id="2111" w:author="Naveen Premnath [2]" w:date="2024-09-28T17:18:00Z"/>
                <w:rFonts w:ascii="Arial" w:hAnsi="Arial" w:cs="Arial"/>
                <w:sz w:val="20"/>
                <w:szCs w:val="20"/>
              </w:rPr>
            </w:pPr>
            <w:r w:rsidRPr="004B0A4B">
              <w:rPr>
                <w:rFonts w:ascii="Arial" w:hAnsi="Arial" w:cs="Arial"/>
                <w:sz w:val="20"/>
                <w:szCs w:val="20"/>
              </w:rPr>
              <w:t>124</w:t>
            </w:r>
            <w:r w:rsidR="00745895">
              <w:rPr>
                <w:rFonts w:ascii="Arial" w:hAnsi="Arial" w:cs="Arial"/>
                <w:sz w:val="20"/>
                <w:szCs w:val="20"/>
              </w:rPr>
              <w:t>(7</w:t>
            </w:r>
            <w:r w:rsidRPr="004B0A4B">
              <w:rPr>
                <w:rFonts w:ascii="Arial" w:hAnsi="Arial" w:cs="Arial"/>
                <w:sz w:val="20"/>
                <w:szCs w:val="20"/>
              </w:rPr>
              <w:t>6)</w:t>
            </w:r>
          </w:p>
          <w:p w14:paraId="0C526CBF" w14:textId="49886FC3" w:rsidR="00FB6757" w:rsidRPr="004B0A4B" w:rsidRDefault="00FB6757" w:rsidP="00FB6757">
            <w:pPr>
              <w:jc w:val="center"/>
              <w:rPr>
                <w:rFonts w:ascii="Arial" w:hAnsi="Arial" w:cs="Arial"/>
                <w:sz w:val="20"/>
                <w:szCs w:val="20"/>
              </w:rPr>
            </w:pPr>
            <w:ins w:id="2112" w:author="Naveen Premnath [2]" w:date="2024-09-28T17:18:00Z">
              <w:r>
                <w:rPr>
                  <w:rFonts w:ascii="Arial" w:hAnsi="Arial" w:cs="Arial"/>
                  <w:sz w:val="20"/>
                  <w:szCs w:val="20"/>
                </w:rPr>
                <w:t>(</w:t>
              </w:r>
              <w:r w:rsidRPr="00FB6757">
                <w:rPr>
                  <w:rFonts w:ascii="Arial" w:hAnsi="Arial" w:cs="Arial"/>
                  <w:sz w:val="20"/>
                  <w:szCs w:val="20"/>
                </w:rPr>
                <w:t>1373689</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11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234BD53" w14:textId="77777777" w:rsidR="008C72D4" w:rsidRDefault="008C72D4" w:rsidP="00E46B6D">
            <w:pPr>
              <w:jc w:val="center"/>
              <w:rPr>
                <w:ins w:id="2114" w:author="Naveen Premnath [2]" w:date="2024-09-28T17:38:00Z"/>
                <w:rFonts w:ascii="Arial" w:hAnsi="Arial" w:cs="Arial"/>
                <w:sz w:val="20"/>
                <w:szCs w:val="20"/>
              </w:rPr>
            </w:pPr>
            <w:r w:rsidRPr="004B0A4B">
              <w:rPr>
                <w:rFonts w:ascii="Arial" w:hAnsi="Arial" w:cs="Arial"/>
                <w:sz w:val="20"/>
                <w:szCs w:val="20"/>
              </w:rPr>
              <w:t>277</w:t>
            </w:r>
            <w:r w:rsidR="00745895">
              <w:rPr>
                <w:rFonts w:ascii="Arial" w:hAnsi="Arial" w:cs="Arial"/>
                <w:sz w:val="20"/>
                <w:szCs w:val="20"/>
              </w:rPr>
              <w:t>(73</w:t>
            </w:r>
            <w:r w:rsidRPr="004B0A4B">
              <w:rPr>
                <w:rFonts w:ascii="Arial" w:hAnsi="Arial" w:cs="Arial"/>
                <w:sz w:val="20"/>
                <w:szCs w:val="20"/>
              </w:rPr>
              <w:t>)</w:t>
            </w:r>
          </w:p>
          <w:p w14:paraId="33993F6F" w14:textId="1305960A" w:rsidR="00E46B6D" w:rsidRPr="004B0A4B" w:rsidRDefault="00E46B6D" w:rsidP="00E46B6D">
            <w:pPr>
              <w:jc w:val="center"/>
              <w:rPr>
                <w:rFonts w:ascii="Arial" w:hAnsi="Arial" w:cs="Arial"/>
                <w:sz w:val="20"/>
                <w:szCs w:val="20"/>
              </w:rPr>
            </w:pPr>
            <w:ins w:id="2115" w:author="Naveen Premnath [2]" w:date="2024-09-28T17:38:00Z">
              <w:r>
                <w:rPr>
                  <w:rFonts w:ascii="Arial" w:hAnsi="Arial" w:cs="Arial"/>
                  <w:sz w:val="20"/>
                  <w:szCs w:val="20"/>
                </w:rPr>
                <w:t>(</w:t>
              </w:r>
              <w:r w:rsidRPr="00E46B6D">
                <w:rPr>
                  <w:rFonts w:ascii="Arial" w:hAnsi="Arial" w:cs="Arial"/>
                  <w:sz w:val="20"/>
                  <w:szCs w:val="20"/>
                </w:rPr>
                <w:t>724414</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116"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66AF1B78" w14:textId="77777777" w:rsidR="008C72D4" w:rsidRDefault="008C72D4" w:rsidP="00744F16">
            <w:pPr>
              <w:jc w:val="center"/>
              <w:rPr>
                <w:ins w:id="2117" w:author="Naveen Premnath [2]" w:date="2024-09-28T17:46:00Z"/>
                <w:rFonts w:ascii="Arial" w:hAnsi="Arial" w:cs="Arial"/>
                <w:sz w:val="20"/>
                <w:szCs w:val="20"/>
              </w:rPr>
            </w:pPr>
            <w:r w:rsidRPr="004B0A4B">
              <w:rPr>
                <w:rFonts w:ascii="Arial" w:hAnsi="Arial" w:cs="Arial"/>
                <w:sz w:val="20"/>
                <w:szCs w:val="20"/>
              </w:rPr>
              <w:t>368(67)</w:t>
            </w:r>
          </w:p>
          <w:p w14:paraId="7DE3F5F8" w14:textId="13888D98" w:rsidR="00744F16" w:rsidRPr="004B0A4B" w:rsidRDefault="00744F16" w:rsidP="00744F16">
            <w:pPr>
              <w:jc w:val="center"/>
              <w:rPr>
                <w:rFonts w:ascii="Arial" w:hAnsi="Arial" w:cs="Arial"/>
                <w:sz w:val="20"/>
                <w:szCs w:val="20"/>
              </w:rPr>
            </w:pPr>
            <w:ins w:id="2118" w:author="Naveen Premnath [2]" w:date="2024-09-28T17:47:00Z">
              <w:r>
                <w:rPr>
                  <w:rFonts w:ascii="Arial" w:hAnsi="Arial" w:cs="Arial"/>
                  <w:sz w:val="20"/>
                  <w:szCs w:val="20"/>
                </w:rPr>
                <w:t>(</w:t>
              </w:r>
              <w:r w:rsidRPr="00744F16">
                <w:rPr>
                  <w:rFonts w:ascii="Arial" w:hAnsi="Arial" w:cs="Arial"/>
                  <w:sz w:val="20"/>
                  <w:szCs w:val="20"/>
                </w:rPr>
                <w:t>1064044</w:t>
              </w:r>
              <w:r>
                <w:rPr>
                  <w:rFonts w:ascii="Arial" w:hAnsi="Arial" w:cs="Arial"/>
                  <w:sz w:val="20"/>
                  <w:szCs w:val="20"/>
                </w:rPr>
                <w:t>)</w:t>
              </w:r>
            </w:ins>
          </w:p>
        </w:tc>
      </w:tr>
      <w:tr w:rsidR="008C72D4" w:rsidRPr="00AA3DD8" w14:paraId="5DBD7296" w14:textId="77777777" w:rsidTr="009A6774">
        <w:trPr>
          <w:trHeight w:val="499"/>
          <w:trPrChange w:id="2119"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120"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5BC9072F" w14:textId="77777777" w:rsidR="008C72D4" w:rsidRPr="004B0A4B" w:rsidRDefault="008C72D4">
            <w:pPr>
              <w:rPr>
                <w:rFonts w:ascii="Arial" w:hAnsi="Arial" w:cs="Arial"/>
                <w:b/>
                <w:bCs/>
                <w:sz w:val="20"/>
                <w:szCs w:val="20"/>
              </w:rPr>
            </w:pPr>
            <w:r w:rsidRPr="004B0A4B">
              <w:rPr>
                <w:rFonts w:ascii="Arial" w:hAnsi="Arial" w:cs="Arial"/>
                <w:b/>
                <w:bCs/>
                <w:sz w:val="20"/>
                <w:szCs w:val="20"/>
              </w:rPr>
              <w:t>Income individual median</w:t>
            </w:r>
          </w:p>
        </w:tc>
        <w:tc>
          <w:tcPr>
            <w:tcW w:w="1220" w:type="dxa"/>
            <w:tcBorders>
              <w:top w:val="single" w:sz="4" w:space="0" w:color="auto"/>
              <w:left w:val="single" w:sz="4" w:space="0" w:color="auto"/>
              <w:bottom w:val="single" w:sz="4" w:space="0" w:color="auto"/>
              <w:right w:val="single" w:sz="4" w:space="0" w:color="auto"/>
            </w:tcBorders>
            <w:hideMark/>
            <w:tcPrChange w:id="212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A256D24"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21600</w:t>
            </w:r>
          </w:p>
        </w:tc>
        <w:tc>
          <w:tcPr>
            <w:tcW w:w="1221" w:type="dxa"/>
            <w:tcBorders>
              <w:top w:val="single" w:sz="4" w:space="0" w:color="auto"/>
              <w:left w:val="single" w:sz="4" w:space="0" w:color="auto"/>
              <w:bottom w:val="single" w:sz="4" w:space="0" w:color="auto"/>
              <w:right w:val="single" w:sz="4" w:space="0" w:color="auto"/>
            </w:tcBorders>
            <w:hideMark/>
            <w:tcPrChange w:id="2122"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18D8DA78"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12667</w:t>
            </w:r>
          </w:p>
        </w:tc>
        <w:tc>
          <w:tcPr>
            <w:tcW w:w="1342" w:type="dxa"/>
            <w:tcBorders>
              <w:top w:val="single" w:sz="4" w:space="0" w:color="auto"/>
              <w:left w:val="single" w:sz="4" w:space="0" w:color="auto"/>
              <w:bottom w:val="single" w:sz="4" w:space="0" w:color="auto"/>
              <w:right w:val="single" w:sz="4" w:space="0" w:color="auto"/>
            </w:tcBorders>
            <w:hideMark/>
            <w:tcPrChange w:id="212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241DFA5"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18238</w:t>
            </w:r>
          </w:p>
        </w:tc>
        <w:tc>
          <w:tcPr>
            <w:tcW w:w="1343" w:type="dxa"/>
            <w:tcBorders>
              <w:top w:val="single" w:sz="4" w:space="0" w:color="auto"/>
              <w:left w:val="single" w:sz="4" w:space="0" w:color="auto"/>
              <w:bottom w:val="single" w:sz="4" w:space="0" w:color="auto"/>
              <w:right w:val="single" w:sz="4" w:space="0" w:color="auto"/>
            </w:tcBorders>
            <w:hideMark/>
            <w:tcPrChange w:id="2124"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442DA3AB"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15000</w:t>
            </w:r>
          </w:p>
        </w:tc>
        <w:tc>
          <w:tcPr>
            <w:tcW w:w="1345" w:type="dxa"/>
            <w:tcBorders>
              <w:top w:val="single" w:sz="4" w:space="0" w:color="auto"/>
              <w:left w:val="single" w:sz="4" w:space="0" w:color="auto"/>
              <w:bottom w:val="single" w:sz="4" w:space="0" w:color="auto"/>
              <w:right w:val="single" w:sz="4" w:space="0" w:color="auto"/>
            </w:tcBorders>
            <w:hideMark/>
            <w:tcPrChange w:id="2125"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5ECB216"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21786</w:t>
            </w:r>
          </w:p>
        </w:tc>
        <w:tc>
          <w:tcPr>
            <w:tcW w:w="1218" w:type="dxa"/>
            <w:tcBorders>
              <w:top w:val="single" w:sz="4" w:space="0" w:color="auto"/>
              <w:left w:val="single" w:sz="4" w:space="0" w:color="auto"/>
              <w:bottom w:val="single" w:sz="4" w:space="0" w:color="auto"/>
              <w:right w:val="single" w:sz="4" w:space="0" w:color="auto"/>
            </w:tcBorders>
            <w:hideMark/>
            <w:tcPrChange w:id="2126"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0478BD1A"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15000</w:t>
            </w:r>
          </w:p>
        </w:tc>
        <w:tc>
          <w:tcPr>
            <w:tcW w:w="1220" w:type="dxa"/>
            <w:tcBorders>
              <w:top w:val="single" w:sz="4" w:space="0" w:color="auto"/>
              <w:left w:val="single" w:sz="4" w:space="0" w:color="auto"/>
              <w:bottom w:val="single" w:sz="4" w:space="0" w:color="auto"/>
              <w:right w:val="single" w:sz="4" w:space="0" w:color="auto"/>
            </w:tcBorders>
            <w:hideMark/>
            <w:tcPrChange w:id="212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6FB5062"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21470</w:t>
            </w:r>
          </w:p>
        </w:tc>
        <w:tc>
          <w:tcPr>
            <w:tcW w:w="1221" w:type="dxa"/>
            <w:tcBorders>
              <w:top w:val="single" w:sz="4" w:space="0" w:color="auto"/>
              <w:left w:val="single" w:sz="4" w:space="0" w:color="auto"/>
              <w:bottom w:val="single" w:sz="4" w:space="0" w:color="auto"/>
              <w:right w:val="single" w:sz="4" w:space="0" w:color="auto"/>
            </w:tcBorders>
            <w:hideMark/>
            <w:tcPrChange w:id="212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2479373"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17000</w:t>
            </w:r>
          </w:p>
        </w:tc>
        <w:tc>
          <w:tcPr>
            <w:tcW w:w="1220" w:type="dxa"/>
            <w:tcBorders>
              <w:top w:val="single" w:sz="4" w:space="0" w:color="auto"/>
              <w:left w:val="single" w:sz="4" w:space="0" w:color="auto"/>
              <w:bottom w:val="single" w:sz="4" w:space="0" w:color="auto"/>
              <w:right w:val="single" w:sz="4" w:space="0" w:color="auto"/>
            </w:tcBorders>
            <w:hideMark/>
            <w:tcPrChange w:id="212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EF06011"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20760</w:t>
            </w:r>
          </w:p>
        </w:tc>
        <w:tc>
          <w:tcPr>
            <w:tcW w:w="1343" w:type="dxa"/>
            <w:tcBorders>
              <w:top w:val="single" w:sz="4" w:space="0" w:color="auto"/>
              <w:left w:val="single" w:sz="4" w:space="0" w:color="auto"/>
              <w:bottom w:val="single" w:sz="4" w:space="0" w:color="auto"/>
              <w:right w:val="single" w:sz="4" w:space="0" w:color="auto"/>
            </w:tcBorders>
            <w:hideMark/>
            <w:tcPrChange w:id="2130"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6A25C58"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15474</w:t>
            </w:r>
          </w:p>
        </w:tc>
      </w:tr>
      <w:tr w:rsidR="008C72D4" w:rsidRPr="00AA3DD8" w14:paraId="631344A5" w14:textId="77777777" w:rsidTr="009A6774">
        <w:trPr>
          <w:trHeight w:val="499"/>
          <w:trPrChange w:id="2131"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132"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47E1BD6F" w14:textId="77777777" w:rsidR="008C72D4" w:rsidRPr="004B0A4B" w:rsidRDefault="008C72D4">
            <w:pPr>
              <w:rPr>
                <w:rFonts w:ascii="Arial" w:hAnsi="Arial" w:cs="Arial"/>
                <w:b/>
                <w:bCs/>
                <w:sz w:val="20"/>
                <w:szCs w:val="20"/>
              </w:rPr>
            </w:pPr>
            <w:r w:rsidRPr="004B0A4B">
              <w:rPr>
                <w:rFonts w:ascii="Arial" w:hAnsi="Arial" w:cs="Arial"/>
                <w:b/>
                <w:bCs/>
                <w:sz w:val="20"/>
                <w:szCs w:val="20"/>
              </w:rPr>
              <w:t>Insurance type</w:t>
            </w:r>
          </w:p>
        </w:tc>
        <w:tc>
          <w:tcPr>
            <w:tcW w:w="1220" w:type="dxa"/>
            <w:tcBorders>
              <w:top w:val="single" w:sz="4" w:space="0" w:color="auto"/>
              <w:left w:val="single" w:sz="4" w:space="0" w:color="auto"/>
              <w:bottom w:val="single" w:sz="4" w:space="0" w:color="auto"/>
              <w:right w:val="single" w:sz="4" w:space="0" w:color="auto"/>
            </w:tcBorders>
            <w:tcPrChange w:id="213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A2D161A" w14:textId="77777777"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134"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6EB5C7EC" w14:textId="77777777" w:rsidR="008C72D4" w:rsidRPr="004B0A4B" w:rsidRDefault="008C72D4"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tcPrChange w:id="2135"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4EC398D4" w14:textId="7777777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13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40CACCAA" w14:textId="77777777" w:rsidR="008C72D4" w:rsidRPr="004B0A4B" w:rsidRDefault="008C72D4" w:rsidP="00CF347B">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tcPrChange w:id="2137"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3F1A72D2" w14:textId="77777777" w:rsidR="008C72D4" w:rsidRPr="004B0A4B" w:rsidRDefault="008C72D4"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tcPrChange w:id="2138"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74B3ACB1" w14:textId="77777777" w:rsidR="008C72D4" w:rsidRPr="004B0A4B" w:rsidRDefault="008C72D4"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13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2BF4EA4E" w14:textId="77777777"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14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6DCD6A4E" w14:textId="77777777" w:rsidR="008C72D4" w:rsidRPr="004B0A4B" w:rsidRDefault="008C72D4"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14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7C742679" w14:textId="7777777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142"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0EF4DEC8" w14:textId="77777777" w:rsidR="008C72D4" w:rsidRPr="004B0A4B" w:rsidRDefault="008C72D4" w:rsidP="00CF347B">
            <w:pPr>
              <w:jc w:val="center"/>
              <w:rPr>
                <w:rFonts w:ascii="Arial" w:hAnsi="Arial" w:cs="Arial"/>
                <w:sz w:val="20"/>
                <w:szCs w:val="20"/>
              </w:rPr>
            </w:pPr>
          </w:p>
        </w:tc>
      </w:tr>
      <w:tr w:rsidR="008C72D4" w:rsidRPr="00AA3DD8" w14:paraId="09A6EF1C" w14:textId="77777777" w:rsidTr="009A6774">
        <w:trPr>
          <w:trHeight w:val="499"/>
          <w:trPrChange w:id="2143"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144"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7802B1F5" w14:textId="77777777" w:rsidR="008C72D4" w:rsidRDefault="008C72D4">
            <w:pPr>
              <w:rPr>
                <w:ins w:id="2145" w:author="Naveen Premnath [2]" w:date="2024-09-28T15:34:00Z"/>
                <w:rFonts w:ascii="Arial" w:hAnsi="Arial" w:cs="Arial"/>
                <w:b/>
                <w:bCs/>
                <w:sz w:val="20"/>
                <w:szCs w:val="20"/>
              </w:rPr>
            </w:pPr>
            <w:r w:rsidRPr="004B0A4B">
              <w:rPr>
                <w:rFonts w:ascii="Arial" w:hAnsi="Arial" w:cs="Arial"/>
                <w:b/>
                <w:bCs/>
                <w:sz w:val="20"/>
                <w:szCs w:val="20"/>
              </w:rPr>
              <w:lastRenderedPageBreak/>
              <w:t>Private(%)</w:t>
            </w:r>
          </w:p>
          <w:p w14:paraId="753D4B4D" w14:textId="5727854E" w:rsidR="00AB7F52" w:rsidRPr="004B0A4B" w:rsidRDefault="00AB7F52">
            <w:pPr>
              <w:rPr>
                <w:rFonts w:ascii="Arial" w:hAnsi="Arial" w:cs="Arial"/>
                <w:b/>
                <w:bCs/>
                <w:sz w:val="20"/>
                <w:szCs w:val="20"/>
              </w:rPr>
            </w:pPr>
            <w:ins w:id="2146"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14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102067C" w14:textId="77777777" w:rsidR="008C72D4" w:rsidRDefault="008C72D4" w:rsidP="00AB7F52">
            <w:pPr>
              <w:jc w:val="center"/>
              <w:rPr>
                <w:ins w:id="2148" w:author="Naveen Premnath [2]" w:date="2024-09-28T15:26:00Z"/>
                <w:rFonts w:ascii="Arial" w:hAnsi="Arial" w:cs="Arial"/>
                <w:sz w:val="20"/>
                <w:szCs w:val="20"/>
              </w:rPr>
            </w:pPr>
            <w:r w:rsidRPr="004B0A4B">
              <w:rPr>
                <w:rFonts w:ascii="Arial" w:hAnsi="Arial" w:cs="Arial"/>
                <w:sz w:val="20"/>
                <w:szCs w:val="20"/>
              </w:rPr>
              <w:t>39</w:t>
            </w:r>
            <w:r w:rsidR="00745895">
              <w:rPr>
                <w:rFonts w:ascii="Arial" w:hAnsi="Arial" w:cs="Arial"/>
                <w:sz w:val="20"/>
                <w:szCs w:val="20"/>
              </w:rPr>
              <w:t>(49</w:t>
            </w:r>
            <w:r w:rsidRPr="004B0A4B">
              <w:rPr>
                <w:rFonts w:ascii="Arial" w:hAnsi="Arial" w:cs="Arial"/>
                <w:sz w:val="20"/>
                <w:szCs w:val="20"/>
              </w:rPr>
              <w:t>)</w:t>
            </w:r>
          </w:p>
          <w:p w14:paraId="561601D7" w14:textId="483F89D9" w:rsidR="00AB7F52" w:rsidRPr="004B0A4B" w:rsidRDefault="00AB7F52" w:rsidP="00AB7F52">
            <w:pPr>
              <w:jc w:val="center"/>
              <w:rPr>
                <w:rFonts w:ascii="Arial" w:hAnsi="Arial" w:cs="Arial"/>
                <w:sz w:val="20"/>
                <w:szCs w:val="20"/>
              </w:rPr>
            </w:pPr>
            <w:ins w:id="2149" w:author="Naveen Premnath [2]" w:date="2024-09-28T15:26:00Z">
              <w:r>
                <w:rPr>
                  <w:rFonts w:ascii="Arial" w:hAnsi="Arial" w:cs="Arial"/>
                  <w:sz w:val="20"/>
                  <w:szCs w:val="20"/>
                </w:rPr>
                <w:t>(</w:t>
              </w:r>
            </w:ins>
            <w:ins w:id="2150" w:author="Naveen Premnath [2]" w:date="2024-09-28T15:27:00Z">
              <w:r w:rsidRPr="00AB7F52">
                <w:rPr>
                  <w:rFonts w:ascii="Arial" w:hAnsi="Arial" w:cs="Arial"/>
                  <w:sz w:val="20"/>
                  <w:szCs w:val="20"/>
                </w:rPr>
                <w:t>511605</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151"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1F318CCB" w14:textId="77777777" w:rsidR="008C72D4" w:rsidRDefault="00745895" w:rsidP="004E5E5D">
            <w:pPr>
              <w:jc w:val="center"/>
              <w:rPr>
                <w:ins w:id="2152" w:author="Naveen Premnath [2]" w:date="2024-09-28T15:49:00Z"/>
                <w:rFonts w:ascii="Arial" w:hAnsi="Arial" w:cs="Arial"/>
                <w:sz w:val="20"/>
                <w:szCs w:val="20"/>
              </w:rPr>
            </w:pPr>
            <w:r>
              <w:rPr>
                <w:rFonts w:ascii="Arial" w:hAnsi="Arial" w:cs="Arial"/>
                <w:sz w:val="20"/>
                <w:szCs w:val="20"/>
              </w:rPr>
              <w:t>43 (32</w:t>
            </w:r>
            <w:r w:rsidR="008C72D4" w:rsidRPr="004B0A4B">
              <w:rPr>
                <w:rFonts w:ascii="Arial" w:hAnsi="Arial" w:cs="Arial"/>
                <w:sz w:val="20"/>
                <w:szCs w:val="20"/>
              </w:rPr>
              <w:t>)</w:t>
            </w:r>
          </w:p>
          <w:p w14:paraId="25517BE9" w14:textId="7EB0DA1D" w:rsidR="004E5E5D" w:rsidRPr="004B0A4B" w:rsidRDefault="004E5E5D" w:rsidP="004E5E5D">
            <w:pPr>
              <w:jc w:val="center"/>
              <w:rPr>
                <w:rFonts w:ascii="Arial" w:hAnsi="Arial" w:cs="Arial"/>
                <w:sz w:val="20"/>
                <w:szCs w:val="20"/>
              </w:rPr>
            </w:pPr>
            <w:ins w:id="2153" w:author="Naveen Premnath [2]" w:date="2024-09-28T15:49:00Z">
              <w:r>
                <w:rPr>
                  <w:rFonts w:ascii="Arial" w:hAnsi="Arial" w:cs="Arial"/>
                  <w:sz w:val="20"/>
                  <w:szCs w:val="20"/>
                </w:rPr>
                <w:t>(</w:t>
              </w:r>
              <w:r w:rsidRPr="004E5E5D">
                <w:rPr>
                  <w:rFonts w:ascii="Arial" w:hAnsi="Arial" w:cs="Arial"/>
                  <w:sz w:val="20"/>
                  <w:szCs w:val="20"/>
                </w:rPr>
                <w:t>623058</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154"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4034173F" w14:textId="77777777" w:rsidR="008C72D4" w:rsidRDefault="008C72D4" w:rsidP="008E517A">
            <w:pPr>
              <w:jc w:val="center"/>
              <w:rPr>
                <w:ins w:id="2155" w:author="Naveen Premnath [2]" w:date="2024-09-28T16:23:00Z"/>
                <w:rFonts w:ascii="Arial" w:hAnsi="Arial" w:cs="Arial"/>
                <w:sz w:val="20"/>
                <w:szCs w:val="20"/>
              </w:rPr>
            </w:pPr>
            <w:r w:rsidRPr="004B0A4B">
              <w:rPr>
                <w:rFonts w:ascii="Arial" w:hAnsi="Arial" w:cs="Arial"/>
                <w:sz w:val="20"/>
                <w:szCs w:val="20"/>
              </w:rPr>
              <w:t>37</w:t>
            </w:r>
            <w:r w:rsidR="00745895">
              <w:rPr>
                <w:rFonts w:ascii="Arial" w:hAnsi="Arial" w:cs="Arial"/>
                <w:sz w:val="20"/>
                <w:szCs w:val="20"/>
              </w:rPr>
              <w:t>(46</w:t>
            </w:r>
            <w:r w:rsidRPr="004B0A4B">
              <w:rPr>
                <w:rFonts w:ascii="Arial" w:hAnsi="Arial" w:cs="Arial"/>
                <w:sz w:val="20"/>
                <w:szCs w:val="20"/>
              </w:rPr>
              <w:t>)</w:t>
            </w:r>
          </w:p>
          <w:p w14:paraId="47D0E1F7" w14:textId="0276403C" w:rsidR="008E517A" w:rsidRPr="004B0A4B" w:rsidRDefault="008E517A" w:rsidP="008E517A">
            <w:pPr>
              <w:jc w:val="center"/>
              <w:rPr>
                <w:rFonts w:ascii="Arial" w:hAnsi="Arial" w:cs="Arial"/>
                <w:sz w:val="20"/>
                <w:szCs w:val="20"/>
              </w:rPr>
            </w:pPr>
            <w:ins w:id="2156" w:author="Naveen Premnath [2]" w:date="2024-09-28T16:24:00Z">
              <w:r>
                <w:rPr>
                  <w:rFonts w:ascii="Arial" w:hAnsi="Arial" w:cs="Arial"/>
                  <w:sz w:val="20"/>
                  <w:szCs w:val="20"/>
                </w:rPr>
                <w:t>(</w:t>
              </w:r>
              <w:r w:rsidRPr="008E517A">
                <w:rPr>
                  <w:rFonts w:ascii="Arial" w:hAnsi="Arial" w:cs="Arial"/>
                  <w:sz w:val="20"/>
                  <w:szCs w:val="20"/>
                </w:rPr>
                <w:t>449715</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15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668C21B" w14:textId="77777777" w:rsidR="008C72D4" w:rsidRDefault="008C72D4" w:rsidP="00FB5BDE">
            <w:pPr>
              <w:jc w:val="center"/>
              <w:rPr>
                <w:ins w:id="2158" w:author="Naveen Premnath [2]" w:date="2024-09-28T16:35:00Z"/>
                <w:rFonts w:ascii="Arial" w:hAnsi="Arial" w:cs="Arial"/>
                <w:sz w:val="20"/>
                <w:szCs w:val="20"/>
              </w:rPr>
            </w:pPr>
            <w:r w:rsidRPr="004B0A4B">
              <w:rPr>
                <w:rFonts w:ascii="Arial" w:hAnsi="Arial" w:cs="Arial"/>
                <w:sz w:val="20"/>
                <w:szCs w:val="20"/>
              </w:rPr>
              <w:t>44</w:t>
            </w:r>
            <w:r w:rsidR="00745895">
              <w:rPr>
                <w:rFonts w:ascii="Arial" w:hAnsi="Arial" w:cs="Arial"/>
                <w:sz w:val="20"/>
                <w:szCs w:val="20"/>
              </w:rPr>
              <w:t>(45</w:t>
            </w:r>
            <w:r w:rsidRPr="004B0A4B">
              <w:rPr>
                <w:rFonts w:ascii="Arial" w:hAnsi="Arial" w:cs="Arial"/>
                <w:sz w:val="20"/>
                <w:szCs w:val="20"/>
              </w:rPr>
              <w:t>)</w:t>
            </w:r>
          </w:p>
          <w:p w14:paraId="5D64CB1A" w14:textId="033E2326" w:rsidR="00FB5BDE" w:rsidRPr="004B0A4B" w:rsidRDefault="00FB5BDE" w:rsidP="00FB5BDE">
            <w:pPr>
              <w:jc w:val="center"/>
              <w:rPr>
                <w:rFonts w:ascii="Arial" w:hAnsi="Arial" w:cs="Arial"/>
                <w:sz w:val="20"/>
                <w:szCs w:val="20"/>
              </w:rPr>
            </w:pPr>
            <w:ins w:id="2159" w:author="Naveen Premnath [2]" w:date="2024-09-28T16:36:00Z">
              <w:r>
                <w:rPr>
                  <w:rFonts w:ascii="Arial" w:hAnsi="Arial" w:cs="Arial"/>
                  <w:sz w:val="20"/>
                  <w:szCs w:val="20"/>
                </w:rPr>
                <w:t>(</w:t>
              </w:r>
              <w:r w:rsidRPr="00FB5BDE">
                <w:rPr>
                  <w:rFonts w:ascii="Arial" w:hAnsi="Arial" w:cs="Arial"/>
                  <w:sz w:val="20"/>
                  <w:szCs w:val="20"/>
                </w:rPr>
                <w:t>589507</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160"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0154FD94" w14:textId="77777777" w:rsidR="008C72D4" w:rsidRDefault="008C72D4" w:rsidP="009A6774">
            <w:pPr>
              <w:jc w:val="center"/>
              <w:rPr>
                <w:ins w:id="2161" w:author="Naveen Premnath [2]" w:date="2024-09-28T16:47:00Z"/>
                <w:rFonts w:ascii="Arial" w:hAnsi="Arial" w:cs="Arial"/>
                <w:sz w:val="20"/>
                <w:szCs w:val="20"/>
              </w:rPr>
            </w:pPr>
            <w:r w:rsidRPr="004B0A4B">
              <w:rPr>
                <w:rFonts w:ascii="Arial" w:hAnsi="Arial" w:cs="Arial"/>
                <w:sz w:val="20"/>
                <w:szCs w:val="20"/>
              </w:rPr>
              <w:t>48</w:t>
            </w:r>
            <w:r w:rsidR="00745895">
              <w:rPr>
                <w:rFonts w:ascii="Arial" w:hAnsi="Arial" w:cs="Arial"/>
                <w:sz w:val="20"/>
                <w:szCs w:val="20"/>
              </w:rPr>
              <w:t>(42</w:t>
            </w:r>
            <w:r w:rsidRPr="004B0A4B">
              <w:rPr>
                <w:rFonts w:ascii="Arial" w:hAnsi="Arial" w:cs="Arial"/>
                <w:sz w:val="20"/>
                <w:szCs w:val="20"/>
              </w:rPr>
              <w:t>)</w:t>
            </w:r>
          </w:p>
          <w:p w14:paraId="23AB589A" w14:textId="4D3C5247" w:rsidR="009A6774" w:rsidRPr="004B0A4B" w:rsidRDefault="009A6774" w:rsidP="009A6774">
            <w:pPr>
              <w:jc w:val="center"/>
              <w:rPr>
                <w:rFonts w:ascii="Arial" w:hAnsi="Arial" w:cs="Arial"/>
                <w:sz w:val="20"/>
                <w:szCs w:val="20"/>
              </w:rPr>
            </w:pPr>
            <w:ins w:id="2162" w:author="Naveen Premnath [2]" w:date="2024-09-28T16:48:00Z">
              <w:r>
                <w:rPr>
                  <w:rFonts w:ascii="Arial" w:hAnsi="Arial" w:cs="Arial"/>
                  <w:sz w:val="20"/>
                  <w:szCs w:val="20"/>
                </w:rPr>
                <w:t>(</w:t>
              </w:r>
              <w:r w:rsidRPr="009A6774">
                <w:rPr>
                  <w:rFonts w:ascii="Arial" w:hAnsi="Arial" w:cs="Arial"/>
                  <w:sz w:val="20"/>
                  <w:szCs w:val="20"/>
                </w:rPr>
                <w:t>445871</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163"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1335512E" w14:textId="77777777" w:rsidR="008C72D4" w:rsidRDefault="008C72D4" w:rsidP="009848EE">
            <w:pPr>
              <w:jc w:val="center"/>
              <w:rPr>
                <w:ins w:id="2164" w:author="Naveen Premnath [2]" w:date="2024-09-28T16:58:00Z"/>
                <w:rFonts w:ascii="Arial" w:hAnsi="Arial" w:cs="Arial"/>
                <w:sz w:val="20"/>
                <w:szCs w:val="20"/>
              </w:rPr>
            </w:pPr>
            <w:r w:rsidRPr="004B0A4B">
              <w:rPr>
                <w:rFonts w:ascii="Arial" w:hAnsi="Arial" w:cs="Arial"/>
                <w:sz w:val="20"/>
                <w:szCs w:val="20"/>
              </w:rPr>
              <w:t>64</w:t>
            </w:r>
            <w:r w:rsidR="00745895">
              <w:rPr>
                <w:rFonts w:ascii="Arial" w:hAnsi="Arial" w:cs="Arial"/>
                <w:sz w:val="20"/>
                <w:szCs w:val="20"/>
              </w:rPr>
              <w:t>(42</w:t>
            </w:r>
            <w:r w:rsidRPr="004B0A4B">
              <w:rPr>
                <w:rFonts w:ascii="Arial" w:hAnsi="Arial" w:cs="Arial"/>
                <w:sz w:val="20"/>
                <w:szCs w:val="20"/>
              </w:rPr>
              <w:t>)</w:t>
            </w:r>
          </w:p>
          <w:p w14:paraId="72CCC562" w14:textId="4296E4DD" w:rsidR="009848EE" w:rsidRPr="004B0A4B" w:rsidRDefault="009848EE" w:rsidP="009848EE">
            <w:pPr>
              <w:jc w:val="center"/>
              <w:rPr>
                <w:rFonts w:ascii="Arial" w:hAnsi="Arial" w:cs="Arial"/>
                <w:sz w:val="20"/>
                <w:szCs w:val="20"/>
              </w:rPr>
            </w:pPr>
            <w:ins w:id="2165" w:author="Naveen Premnath [2]" w:date="2024-09-28T16:59:00Z">
              <w:r>
                <w:rPr>
                  <w:rFonts w:ascii="Arial" w:hAnsi="Arial" w:cs="Arial"/>
                  <w:sz w:val="20"/>
                  <w:szCs w:val="20"/>
                </w:rPr>
                <w:t>(</w:t>
              </w:r>
              <w:r w:rsidRPr="009848EE">
                <w:rPr>
                  <w:rFonts w:ascii="Arial" w:hAnsi="Arial" w:cs="Arial"/>
                  <w:sz w:val="20"/>
                  <w:szCs w:val="20"/>
                </w:rPr>
                <w:t>689963</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16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530AFDA" w14:textId="77777777" w:rsidR="008C72D4" w:rsidRDefault="008C72D4" w:rsidP="0022748B">
            <w:pPr>
              <w:jc w:val="center"/>
              <w:rPr>
                <w:ins w:id="2167" w:author="Naveen Premnath [2]" w:date="2024-09-28T17:10:00Z"/>
                <w:rFonts w:ascii="Arial" w:hAnsi="Arial" w:cs="Arial"/>
                <w:sz w:val="20"/>
                <w:szCs w:val="20"/>
              </w:rPr>
            </w:pPr>
            <w:r w:rsidRPr="004B0A4B">
              <w:rPr>
                <w:rFonts w:ascii="Arial" w:hAnsi="Arial" w:cs="Arial"/>
                <w:sz w:val="20"/>
                <w:szCs w:val="20"/>
              </w:rPr>
              <w:t>45</w:t>
            </w:r>
            <w:r w:rsidR="00745895">
              <w:rPr>
                <w:rFonts w:ascii="Arial" w:hAnsi="Arial" w:cs="Arial"/>
                <w:sz w:val="20"/>
                <w:szCs w:val="20"/>
              </w:rPr>
              <w:t>(43</w:t>
            </w:r>
            <w:r w:rsidRPr="004B0A4B">
              <w:rPr>
                <w:rFonts w:ascii="Arial" w:hAnsi="Arial" w:cs="Arial"/>
                <w:sz w:val="20"/>
                <w:szCs w:val="20"/>
              </w:rPr>
              <w:t>)</w:t>
            </w:r>
          </w:p>
          <w:p w14:paraId="595B0861" w14:textId="3ED9A66D" w:rsidR="0022748B" w:rsidRPr="004B0A4B" w:rsidRDefault="0022748B" w:rsidP="0022748B">
            <w:pPr>
              <w:jc w:val="center"/>
              <w:rPr>
                <w:rFonts w:ascii="Arial" w:hAnsi="Arial" w:cs="Arial"/>
                <w:sz w:val="20"/>
                <w:szCs w:val="20"/>
              </w:rPr>
            </w:pPr>
            <w:ins w:id="2168" w:author="Naveen Premnath [2]" w:date="2024-09-28T17:10:00Z">
              <w:r>
                <w:rPr>
                  <w:rFonts w:ascii="Arial" w:hAnsi="Arial" w:cs="Arial"/>
                  <w:sz w:val="20"/>
                  <w:szCs w:val="20"/>
                </w:rPr>
                <w:t>(</w:t>
              </w:r>
            </w:ins>
            <w:ins w:id="2169" w:author="Naveen Premnath [2]" w:date="2024-09-28T17:11:00Z">
              <w:r w:rsidRPr="0022748B">
                <w:rPr>
                  <w:rFonts w:ascii="Arial" w:hAnsi="Arial" w:cs="Arial"/>
                  <w:sz w:val="20"/>
                  <w:szCs w:val="20"/>
                </w:rPr>
                <w:t>394355</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17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E7BFD57" w14:textId="77777777" w:rsidR="008C72D4" w:rsidRDefault="008C72D4" w:rsidP="00FB6757">
            <w:pPr>
              <w:jc w:val="center"/>
              <w:rPr>
                <w:ins w:id="2171" w:author="Naveen Premnath [2]" w:date="2024-09-28T17:19:00Z"/>
                <w:rFonts w:ascii="Arial" w:hAnsi="Arial" w:cs="Arial"/>
                <w:sz w:val="20"/>
                <w:szCs w:val="20"/>
              </w:rPr>
            </w:pPr>
            <w:r w:rsidRPr="004B0A4B">
              <w:rPr>
                <w:rFonts w:ascii="Arial" w:hAnsi="Arial" w:cs="Arial"/>
                <w:sz w:val="20"/>
                <w:szCs w:val="20"/>
              </w:rPr>
              <w:t>67</w:t>
            </w:r>
            <w:r w:rsidR="00745895">
              <w:rPr>
                <w:rFonts w:ascii="Arial" w:hAnsi="Arial" w:cs="Arial"/>
                <w:sz w:val="20"/>
                <w:szCs w:val="20"/>
              </w:rPr>
              <w:t>(41</w:t>
            </w:r>
            <w:r w:rsidRPr="004B0A4B">
              <w:rPr>
                <w:rFonts w:ascii="Arial" w:hAnsi="Arial" w:cs="Arial"/>
                <w:sz w:val="20"/>
                <w:szCs w:val="20"/>
              </w:rPr>
              <w:t>)</w:t>
            </w:r>
          </w:p>
          <w:p w14:paraId="59B73434" w14:textId="56448D0C" w:rsidR="00FB6757" w:rsidRPr="004B0A4B" w:rsidRDefault="00FB6757" w:rsidP="00FB6757">
            <w:pPr>
              <w:jc w:val="center"/>
              <w:rPr>
                <w:rFonts w:ascii="Arial" w:hAnsi="Arial" w:cs="Arial"/>
                <w:sz w:val="20"/>
                <w:szCs w:val="20"/>
              </w:rPr>
            </w:pPr>
            <w:ins w:id="2172" w:author="Naveen Premnath [2]" w:date="2024-09-28T17:19:00Z">
              <w:r>
                <w:rPr>
                  <w:rFonts w:ascii="Arial" w:hAnsi="Arial" w:cs="Arial"/>
                  <w:sz w:val="20"/>
                  <w:szCs w:val="20"/>
                </w:rPr>
                <w:t>(</w:t>
              </w:r>
              <w:r w:rsidRPr="00FB6757">
                <w:rPr>
                  <w:rFonts w:ascii="Arial" w:hAnsi="Arial" w:cs="Arial"/>
                  <w:sz w:val="20"/>
                  <w:szCs w:val="20"/>
                </w:rPr>
                <w:t>741874</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17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5A236BD" w14:textId="77777777" w:rsidR="008C72D4" w:rsidRDefault="008C72D4" w:rsidP="00E46B6D">
            <w:pPr>
              <w:jc w:val="center"/>
              <w:rPr>
                <w:ins w:id="2174" w:author="Naveen Premnath [2]" w:date="2024-09-28T17:38:00Z"/>
                <w:rFonts w:ascii="Arial" w:hAnsi="Arial" w:cs="Arial"/>
                <w:sz w:val="20"/>
                <w:szCs w:val="20"/>
              </w:rPr>
            </w:pPr>
            <w:r w:rsidRPr="004B0A4B">
              <w:rPr>
                <w:rFonts w:ascii="Arial" w:hAnsi="Arial" w:cs="Arial"/>
                <w:sz w:val="20"/>
                <w:szCs w:val="20"/>
              </w:rPr>
              <w:t>169</w:t>
            </w:r>
            <w:r w:rsidR="00745895">
              <w:rPr>
                <w:rFonts w:ascii="Arial" w:hAnsi="Arial" w:cs="Arial"/>
                <w:sz w:val="20"/>
                <w:szCs w:val="20"/>
              </w:rPr>
              <w:t>(45</w:t>
            </w:r>
            <w:r w:rsidRPr="004B0A4B">
              <w:rPr>
                <w:rFonts w:ascii="Arial" w:hAnsi="Arial" w:cs="Arial"/>
                <w:sz w:val="20"/>
                <w:szCs w:val="20"/>
              </w:rPr>
              <w:t>)</w:t>
            </w:r>
          </w:p>
          <w:p w14:paraId="034CFC4E" w14:textId="24F9159B" w:rsidR="00E46B6D" w:rsidRPr="004B0A4B" w:rsidRDefault="00E46B6D" w:rsidP="00E46B6D">
            <w:pPr>
              <w:jc w:val="center"/>
              <w:rPr>
                <w:rFonts w:ascii="Arial" w:hAnsi="Arial" w:cs="Arial"/>
                <w:sz w:val="20"/>
                <w:szCs w:val="20"/>
              </w:rPr>
            </w:pPr>
            <w:ins w:id="2175" w:author="Naveen Premnath [2]" w:date="2024-09-28T17:38:00Z">
              <w:r>
                <w:rPr>
                  <w:rFonts w:ascii="Arial" w:hAnsi="Arial" w:cs="Arial"/>
                  <w:sz w:val="20"/>
                  <w:szCs w:val="20"/>
                </w:rPr>
                <w:t>(</w:t>
              </w:r>
            </w:ins>
            <w:ins w:id="2176" w:author="Naveen Premnath [2]" w:date="2024-09-28T17:39:00Z">
              <w:r w:rsidRPr="00E46B6D">
                <w:rPr>
                  <w:rFonts w:ascii="Arial" w:hAnsi="Arial" w:cs="Arial"/>
                  <w:sz w:val="20"/>
                  <w:szCs w:val="20"/>
                </w:rPr>
                <w:t>450387</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177"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66E4F7C5" w14:textId="77777777" w:rsidR="008C72D4" w:rsidRDefault="008C72D4" w:rsidP="00744F16">
            <w:pPr>
              <w:jc w:val="center"/>
              <w:rPr>
                <w:ins w:id="2178" w:author="Naveen Premnath [2]" w:date="2024-09-28T17:47:00Z"/>
                <w:rFonts w:ascii="Arial" w:hAnsi="Arial" w:cs="Arial"/>
                <w:sz w:val="20"/>
                <w:szCs w:val="20"/>
              </w:rPr>
            </w:pPr>
            <w:r w:rsidRPr="004B0A4B">
              <w:rPr>
                <w:rFonts w:ascii="Arial" w:hAnsi="Arial" w:cs="Arial"/>
                <w:sz w:val="20"/>
                <w:szCs w:val="20"/>
              </w:rPr>
              <w:t>218</w:t>
            </w:r>
            <w:r w:rsidR="00745895">
              <w:rPr>
                <w:rFonts w:ascii="Arial" w:hAnsi="Arial" w:cs="Arial"/>
                <w:sz w:val="20"/>
                <w:szCs w:val="20"/>
              </w:rPr>
              <w:t>(40</w:t>
            </w:r>
            <w:r w:rsidRPr="004B0A4B">
              <w:rPr>
                <w:rFonts w:ascii="Arial" w:hAnsi="Arial" w:cs="Arial"/>
                <w:sz w:val="20"/>
                <w:szCs w:val="20"/>
              </w:rPr>
              <w:t>)</w:t>
            </w:r>
          </w:p>
          <w:p w14:paraId="0146869D" w14:textId="15FA490E" w:rsidR="00744F16" w:rsidRPr="004B0A4B" w:rsidRDefault="00744F16" w:rsidP="00744F16">
            <w:pPr>
              <w:jc w:val="center"/>
              <w:rPr>
                <w:rFonts w:ascii="Arial" w:hAnsi="Arial" w:cs="Arial"/>
                <w:sz w:val="20"/>
                <w:szCs w:val="20"/>
              </w:rPr>
            </w:pPr>
            <w:ins w:id="2179" w:author="Naveen Premnath [2]" w:date="2024-09-28T17:48:00Z">
              <w:r>
                <w:rPr>
                  <w:rFonts w:ascii="Arial" w:hAnsi="Arial" w:cs="Arial"/>
                  <w:sz w:val="20"/>
                  <w:szCs w:val="20"/>
                </w:rPr>
                <w:t>(</w:t>
              </w:r>
              <w:r w:rsidRPr="00744F16">
                <w:rPr>
                  <w:rFonts w:ascii="Arial" w:hAnsi="Arial" w:cs="Arial"/>
                  <w:sz w:val="20"/>
                  <w:szCs w:val="20"/>
                </w:rPr>
                <w:t>661101</w:t>
              </w:r>
              <w:r>
                <w:rPr>
                  <w:rFonts w:ascii="Arial" w:hAnsi="Arial" w:cs="Arial"/>
                  <w:sz w:val="20"/>
                  <w:szCs w:val="20"/>
                </w:rPr>
                <w:t>)</w:t>
              </w:r>
            </w:ins>
          </w:p>
        </w:tc>
      </w:tr>
      <w:tr w:rsidR="008C72D4" w:rsidRPr="00AA3DD8" w14:paraId="0D571AE6" w14:textId="77777777" w:rsidTr="009A6774">
        <w:trPr>
          <w:trHeight w:val="499"/>
          <w:trPrChange w:id="2180"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181"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68E25C2" w14:textId="77F8B9BA" w:rsidR="008C72D4" w:rsidRDefault="008C72D4">
            <w:pPr>
              <w:rPr>
                <w:ins w:id="2182" w:author="Naveen Premnath [2]" w:date="2024-09-28T15:34:00Z"/>
                <w:rFonts w:ascii="Arial" w:hAnsi="Arial" w:cs="Arial"/>
                <w:b/>
                <w:bCs/>
                <w:sz w:val="20"/>
                <w:szCs w:val="20"/>
              </w:rPr>
            </w:pPr>
            <w:r w:rsidRPr="004B0A4B">
              <w:rPr>
                <w:rFonts w:ascii="Arial" w:hAnsi="Arial" w:cs="Arial"/>
                <w:b/>
                <w:bCs/>
                <w:sz w:val="20"/>
                <w:szCs w:val="20"/>
              </w:rPr>
              <w:t>Public/gov</w:t>
            </w:r>
            <w:r w:rsidR="004B0A4B" w:rsidRPr="004B0A4B">
              <w:rPr>
                <w:rFonts w:ascii="Arial" w:hAnsi="Arial" w:cs="Arial"/>
                <w:b/>
                <w:bCs/>
                <w:sz w:val="20"/>
                <w:szCs w:val="20"/>
              </w:rPr>
              <w:t>ernment</w:t>
            </w:r>
            <w:r w:rsidRPr="004B0A4B">
              <w:rPr>
                <w:rFonts w:ascii="Arial" w:hAnsi="Arial" w:cs="Arial"/>
                <w:b/>
                <w:bCs/>
                <w:sz w:val="20"/>
                <w:szCs w:val="20"/>
              </w:rPr>
              <w:t xml:space="preserve"> (%)</w:t>
            </w:r>
          </w:p>
          <w:p w14:paraId="642FAFE1" w14:textId="4759CB83" w:rsidR="00AB7F52" w:rsidRPr="004B0A4B" w:rsidRDefault="00AB7F52">
            <w:pPr>
              <w:rPr>
                <w:rFonts w:ascii="Arial" w:hAnsi="Arial" w:cs="Arial"/>
                <w:b/>
                <w:bCs/>
                <w:sz w:val="20"/>
                <w:szCs w:val="20"/>
              </w:rPr>
            </w:pPr>
            <w:ins w:id="2183"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18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CFFFEB8" w14:textId="77777777" w:rsidR="008C72D4" w:rsidRDefault="008C72D4" w:rsidP="00AB7F52">
            <w:pPr>
              <w:jc w:val="center"/>
              <w:rPr>
                <w:ins w:id="2185" w:author="Naveen Premnath [2]" w:date="2024-09-28T15:27:00Z"/>
                <w:rFonts w:ascii="Arial" w:hAnsi="Arial" w:cs="Arial"/>
                <w:sz w:val="20"/>
                <w:szCs w:val="20"/>
              </w:rPr>
            </w:pPr>
            <w:r w:rsidRPr="004B0A4B">
              <w:rPr>
                <w:rFonts w:ascii="Arial" w:hAnsi="Arial" w:cs="Arial"/>
                <w:sz w:val="20"/>
                <w:szCs w:val="20"/>
              </w:rPr>
              <w:t>40</w:t>
            </w:r>
            <w:r w:rsidR="00745895">
              <w:rPr>
                <w:rFonts w:ascii="Arial" w:hAnsi="Arial" w:cs="Arial"/>
                <w:sz w:val="20"/>
                <w:szCs w:val="20"/>
              </w:rPr>
              <w:t>(51</w:t>
            </w:r>
            <w:r w:rsidRPr="004B0A4B">
              <w:rPr>
                <w:rFonts w:ascii="Arial" w:hAnsi="Arial" w:cs="Arial"/>
                <w:sz w:val="20"/>
                <w:szCs w:val="20"/>
              </w:rPr>
              <w:t>)</w:t>
            </w:r>
          </w:p>
          <w:p w14:paraId="5803EC30" w14:textId="4B9DD16F" w:rsidR="00AB7F52" w:rsidRPr="004B0A4B" w:rsidRDefault="00AB7F52" w:rsidP="00AB7F52">
            <w:pPr>
              <w:jc w:val="center"/>
              <w:rPr>
                <w:rFonts w:ascii="Arial" w:hAnsi="Arial" w:cs="Arial"/>
                <w:sz w:val="20"/>
                <w:szCs w:val="20"/>
              </w:rPr>
            </w:pPr>
            <w:ins w:id="2186" w:author="Naveen Premnath [2]" w:date="2024-09-28T15:27:00Z">
              <w:r>
                <w:rPr>
                  <w:rFonts w:ascii="Arial" w:hAnsi="Arial" w:cs="Arial"/>
                  <w:sz w:val="20"/>
                  <w:szCs w:val="20"/>
                </w:rPr>
                <w:t>(</w:t>
              </w:r>
              <w:r w:rsidRPr="00AB7F52">
                <w:rPr>
                  <w:rFonts w:ascii="Arial" w:hAnsi="Arial" w:cs="Arial"/>
                  <w:sz w:val="20"/>
                  <w:szCs w:val="20"/>
                </w:rPr>
                <w:t>406486</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187"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4D4AB679" w14:textId="77777777" w:rsidR="008C72D4" w:rsidRDefault="008C72D4" w:rsidP="004E5E5D">
            <w:pPr>
              <w:jc w:val="center"/>
              <w:rPr>
                <w:ins w:id="2188" w:author="Naveen Premnath [2]" w:date="2024-09-28T15:49:00Z"/>
                <w:rFonts w:ascii="Arial" w:hAnsi="Arial" w:cs="Arial"/>
                <w:sz w:val="20"/>
                <w:szCs w:val="20"/>
              </w:rPr>
            </w:pPr>
            <w:r w:rsidRPr="004B0A4B">
              <w:rPr>
                <w:rFonts w:ascii="Arial" w:hAnsi="Arial" w:cs="Arial"/>
                <w:sz w:val="20"/>
                <w:szCs w:val="20"/>
              </w:rPr>
              <w:t>89</w:t>
            </w:r>
            <w:r w:rsidR="00745895">
              <w:rPr>
                <w:rFonts w:ascii="Arial" w:hAnsi="Arial" w:cs="Arial"/>
                <w:sz w:val="20"/>
                <w:szCs w:val="20"/>
              </w:rPr>
              <w:t>(67</w:t>
            </w:r>
            <w:r w:rsidRPr="004B0A4B">
              <w:rPr>
                <w:rFonts w:ascii="Arial" w:hAnsi="Arial" w:cs="Arial"/>
                <w:sz w:val="20"/>
                <w:szCs w:val="20"/>
              </w:rPr>
              <w:t>)</w:t>
            </w:r>
          </w:p>
          <w:p w14:paraId="0037B61F" w14:textId="2CBFEFD5" w:rsidR="004E5E5D" w:rsidRPr="004B0A4B" w:rsidRDefault="004E5E5D" w:rsidP="004E5E5D">
            <w:pPr>
              <w:jc w:val="center"/>
              <w:rPr>
                <w:rFonts w:ascii="Arial" w:hAnsi="Arial" w:cs="Arial"/>
                <w:sz w:val="20"/>
                <w:szCs w:val="20"/>
              </w:rPr>
            </w:pPr>
            <w:ins w:id="2189" w:author="Naveen Premnath [2]" w:date="2024-09-28T15:49:00Z">
              <w:r>
                <w:rPr>
                  <w:rFonts w:ascii="Arial" w:hAnsi="Arial" w:cs="Arial"/>
                  <w:sz w:val="20"/>
                  <w:szCs w:val="20"/>
                </w:rPr>
                <w:t>(</w:t>
              </w:r>
              <w:r w:rsidRPr="004E5E5D">
                <w:rPr>
                  <w:rFonts w:ascii="Arial" w:hAnsi="Arial" w:cs="Arial"/>
                  <w:sz w:val="20"/>
                  <w:szCs w:val="20"/>
                </w:rPr>
                <w:t>852848</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19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2C89E5DE" w14:textId="77777777" w:rsidR="008C72D4" w:rsidRDefault="008C72D4" w:rsidP="008E517A">
            <w:pPr>
              <w:jc w:val="center"/>
              <w:rPr>
                <w:ins w:id="2191" w:author="Naveen Premnath [2]" w:date="2024-09-28T16:24:00Z"/>
                <w:rFonts w:ascii="Arial" w:hAnsi="Arial" w:cs="Arial"/>
                <w:sz w:val="20"/>
                <w:szCs w:val="20"/>
              </w:rPr>
            </w:pPr>
            <w:r w:rsidRPr="004B0A4B">
              <w:rPr>
                <w:rFonts w:ascii="Arial" w:hAnsi="Arial" w:cs="Arial"/>
                <w:sz w:val="20"/>
                <w:szCs w:val="20"/>
              </w:rPr>
              <w:t>43</w:t>
            </w:r>
            <w:r w:rsidR="00745895">
              <w:rPr>
                <w:rFonts w:ascii="Arial" w:hAnsi="Arial" w:cs="Arial"/>
                <w:sz w:val="20"/>
                <w:szCs w:val="20"/>
              </w:rPr>
              <w:t>(54</w:t>
            </w:r>
            <w:r w:rsidRPr="004B0A4B">
              <w:rPr>
                <w:rFonts w:ascii="Arial" w:hAnsi="Arial" w:cs="Arial"/>
                <w:sz w:val="20"/>
                <w:szCs w:val="20"/>
              </w:rPr>
              <w:t>)</w:t>
            </w:r>
          </w:p>
          <w:p w14:paraId="1CE6A836" w14:textId="382D0756" w:rsidR="008E517A" w:rsidRPr="004B0A4B" w:rsidRDefault="008E517A" w:rsidP="008E517A">
            <w:pPr>
              <w:jc w:val="center"/>
              <w:rPr>
                <w:rFonts w:ascii="Arial" w:hAnsi="Arial" w:cs="Arial"/>
                <w:sz w:val="20"/>
                <w:szCs w:val="20"/>
              </w:rPr>
            </w:pPr>
            <w:ins w:id="2192" w:author="Naveen Premnath [2]" w:date="2024-09-28T16:24:00Z">
              <w:r>
                <w:rPr>
                  <w:rFonts w:ascii="Arial" w:hAnsi="Arial" w:cs="Arial"/>
                  <w:sz w:val="20"/>
                  <w:szCs w:val="20"/>
                </w:rPr>
                <w:t>(</w:t>
              </w:r>
              <w:r w:rsidRPr="008E517A">
                <w:rPr>
                  <w:rFonts w:ascii="Arial" w:hAnsi="Arial" w:cs="Arial"/>
                  <w:sz w:val="20"/>
                  <w:szCs w:val="20"/>
                </w:rPr>
                <w:t>420250</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19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6DE412F6" w14:textId="77777777" w:rsidR="008C72D4" w:rsidRDefault="008C72D4" w:rsidP="00FB5BDE">
            <w:pPr>
              <w:jc w:val="center"/>
              <w:rPr>
                <w:ins w:id="2194" w:author="Naveen Premnath [2]" w:date="2024-09-28T16:36:00Z"/>
                <w:rFonts w:ascii="Arial" w:hAnsi="Arial" w:cs="Arial"/>
                <w:sz w:val="20"/>
                <w:szCs w:val="20"/>
              </w:rPr>
            </w:pPr>
            <w:r w:rsidRPr="004B0A4B">
              <w:rPr>
                <w:rFonts w:ascii="Arial" w:hAnsi="Arial" w:cs="Arial"/>
                <w:sz w:val="20"/>
                <w:szCs w:val="20"/>
              </w:rPr>
              <w:t>54</w:t>
            </w:r>
            <w:r w:rsidR="00745895">
              <w:rPr>
                <w:rFonts w:ascii="Arial" w:hAnsi="Arial" w:cs="Arial"/>
                <w:sz w:val="20"/>
                <w:szCs w:val="20"/>
              </w:rPr>
              <w:t>(5</w:t>
            </w:r>
            <w:r w:rsidRPr="004B0A4B">
              <w:rPr>
                <w:rFonts w:ascii="Arial" w:hAnsi="Arial" w:cs="Arial"/>
                <w:sz w:val="20"/>
                <w:szCs w:val="20"/>
              </w:rPr>
              <w:t>5)</w:t>
            </w:r>
          </w:p>
          <w:p w14:paraId="5EB3656B" w14:textId="7B724FEE" w:rsidR="00FB5BDE" w:rsidRPr="004B0A4B" w:rsidRDefault="00FB5BDE" w:rsidP="00FB5BDE">
            <w:pPr>
              <w:jc w:val="center"/>
              <w:rPr>
                <w:rFonts w:ascii="Arial" w:hAnsi="Arial" w:cs="Arial"/>
                <w:sz w:val="20"/>
                <w:szCs w:val="20"/>
              </w:rPr>
            </w:pPr>
            <w:ins w:id="2195" w:author="Naveen Premnath [2]" w:date="2024-09-28T16:36:00Z">
              <w:r>
                <w:rPr>
                  <w:rFonts w:ascii="Arial" w:hAnsi="Arial" w:cs="Arial"/>
                  <w:sz w:val="20"/>
                  <w:szCs w:val="20"/>
                </w:rPr>
                <w:t>(</w:t>
              </w:r>
              <w:r w:rsidRPr="00FB5BDE">
                <w:rPr>
                  <w:rFonts w:ascii="Arial" w:hAnsi="Arial" w:cs="Arial"/>
                  <w:sz w:val="20"/>
                  <w:szCs w:val="20"/>
                </w:rPr>
                <w:t>490659</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196"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43FD704" w14:textId="77777777" w:rsidR="008C72D4" w:rsidRDefault="008C72D4" w:rsidP="009A6774">
            <w:pPr>
              <w:jc w:val="center"/>
              <w:rPr>
                <w:ins w:id="2197" w:author="Naveen Premnath [2]" w:date="2024-09-28T16:48:00Z"/>
                <w:rFonts w:ascii="Arial" w:hAnsi="Arial" w:cs="Arial"/>
                <w:sz w:val="20"/>
                <w:szCs w:val="20"/>
              </w:rPr>
            </w:pPr>
            <w:r w:rsidRPr="004B0A4B">
              <w:rPr>
                <w:rFonts w:ascii="Arial" w:hAnsi="Arial" w:cs="Arial"/>
                <w:sz w:val="20"/>
                <w:szCs w:val="20"/>
              </w:rPr>
              <w:t>65(57)</w:t>
            </w:r>
          </w:p>
          <w:p w14:paraId="6849A002" w14:textId="1337C6D8" w:rsidR="009A6774" w:rsidRPr="004B0A4B" w:rsidRDefault="009A6774" w:rsidP="009A6774">
            <w:pPr>
              <w:jc w:val="center"/>
              <w:rPr>
                <w:rFonts w:ascii="Arial" w:hAnsi="Arial" w:cs="Arial"/>
                <w:sz w:val="20"/>
                <w:szCs w:val="20"/>
              </w:rPr>
            </w:pPr>
            <w:ins w:id="2198" w:author="Naveen Premnath [2]" w:date="2024-09-28T16:49:00Z">
              <w:r>
                <w:rPr>
                  <w:rFonts w:ascii="Arial" w:hAnsi="Arial" w:cs="Arial"/>
                  <w:sz w:val="20"/>
                  <w:szCs w:val="20"/>
                </w:rPr>
                <w:t>(</w:t>
              </w:r>
              <w:r w:rsidRPr="009A6774">
                <w:rPr>
                  <w:rFonts w:ascii="Arial" w:hAnsi="Arial" w:cs="Arial"/>
                  <w:sz w:val="20"/>
                  <w:szCs w:val="20"/>
                </w:rPr>
                <w:t>618337</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199"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2CF73604" w14:textId="77777777" w:rsidR="008C72D4" w:rsidRDefault="008C72D4" w:rsidP="009848EE">
            <w:pPr>
              <w:jc w:val="center"/>
              <w:rPr>
                <w:ins w:id="2200" w:author="Naveen Premnath [2]" w:date="2024-09-28T16:58:00Z"/>
                <w:rFonts w:ascii="Arial" w:hAnsi="Arial" w:cs="Arial"/>
                <w:sz w:val="20"/>
                <w:szCs w:val="20"/>
              </w:rPr>
            </w:pPr>
            <w:r w:rsidRPr="004B0A4B">
              <w:rPr>
                <w:rFonts w:ascii="Arial" w:hAnsi="Arial" w:cs="Arial"/>
                <w:sz w:val="20"/>
                <w:szCs w:val="20"/>
              </w:rPr>
              <w:t>88</w:t>
            </w:r>
            <w:r w:rsidR="00745895">
              <w:rPr>
                <w:rFonts w:ascii="Arial" w:hAnsi="Arial" w:cs="Arial"/>
                <w:sz w:val="20"/>
                <w:szCs w:val="20"/>
              </w:rPr>
              <w:t>(58</w:t>
            </w:r>
            <w:r w:rsidRPr="004B0A4B">
              <w:rPr>
                <w:rFonts w:ascii="Arial" w:hAnsi="Arial" w:cs="Arial"/>
                <w:sz w:val="20"/>
                <w:szCs w:val="20"/>
              </w:rPr>
              <w:t>)</w:t>
            </w:r>
          </w:p>
          <w:p w14:paraId="01E8DE6B" w14:textId="0173CE11" w:rsidR="009848EE" w:rsidRPr="004B0A4B" w:rsidRDefault="009848EE" w:rsidP="009848EE">
            <w:pPr>
              <w:jc w:val="center"/>
              <w:rPr>
                <w:rFonts w:ascii="Arial" w:hAnsi="Arial" w:cs="Arial"/>
                <w:sz w:val="20"/>
                <w:szCs w:val="20"/>
              </w:rPr>
            </w:pPr>
            <w:ins w:id="2201" w:author="Naveen Premnath [2]" w:date="2024-09-28T16:59:00Z">
              <w:r>
                <w:rPr>
                  <w:rFonts w:ascii="Arial" w:hAnsi="Arial" w:cs="Arial"/>
                  <w:sz w:val="20"/>
                  <w:szCs w:val="20"/>
                </w:rPr>
                <w:t>(</w:t>
              </w:r>
              <w:r w:rsidRPr="009848EE">
                <w:rPr>
                  <w:rFonts w:ascii="Arial" w:hAnsi="Arial" w:cs="Arial"/>
                  <w:sz w:val="20"/>
                  <w:szCs w:val="20"/>
                </w:rPr>
                <w:t>774348</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0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8588A84" w14:textId="77777777" w:rsidR="008C72D4" w:rsidRDefault="008C72D4" w:rsidP="0022748B">
            <w:pPr>
              <w:jc w:val="center"/>
              <w:rPr>
                <w:ins w:id="2203" w:author="Naveen Premnath [2]" w:date="2024-09-28T17:11:00Z"/>
                <w:rFonts w:ascii="Arial" w:hAnsi="Arial" w:cs="Arial"/>
                <w:sz w:val="20"/>
                <w:szCs w:val="20"/>
              </w:rPr>
            </w:pPr>
            <w:r w:rsidRPr="004B0A4B">
              <w:rPr>
                <w:rFonts w:ascii="Arial" w:hAnsi="Arial" w:cs="Arial"/>
                <w:sz w:val="20"/>
                <w:szCs w:val="20"/>
              </w:rPr>
              <w:t>61(5</w:t>
            </w:r>
            <w:r w:rsidR="00745895">
              <w:rPr>
                <w:rFonts w:ascii="Arial" w:hAnsi="Arial" w:cs="Arial"/>
                <w:sz w:val="20"/>
                <w:szCs w:val="20"/>
              </w:rPr>
              <w:t>8</w:t>
            </w:r>
            <w:r w:rsidRPr="004B0A4B">
              <w:rPr>
                <w:rFonts w:ascii="Arial" w:hAnsi="Arial" w:cs="Arial"/>
                <w:sz w:val="20"/>
                <w:szCs w:val="20"/>
              </w:rPr>
              <w:t>)</w:t>
            </w:r>
          </w:p>
          <w:p w14:paraId="44F84FF9" w14:textId="07098238" w:rsidR="0022748B" w:rsidRPr="004B0A4B" w:rsidRDefault="0022748B" w:rsidP="0022748B">
            <w:pPr>
              <w:jc w:val="center"/>
              <w:rPr>
                <w:rFonts w:ascii="Arial" w:hAnsi="Arial" w:cs="Arial"/>
                <w:sz w:val="20"/>
                <w:szCs w:val="20"/>
              </w:rPr>
            </w:pPr>
            <w:ins w:id="2204" w:author="Naveen Premnath [2]" w:date="2024-09-28T17:11:00Z">
              <w:r>
                <w:rPr>
                  <w:rFonts w:ascii="Arial" w:hAnsi="Arial" w:cs="Arial"/>
                  <w:sz w:val="20"/>
                  <w:szCs w:val="20"/>
                </w:rPr>
                <w:t>(</w:t>
              </w:r>
              <w:r w:rsidRPr="0022748B">
                <w:rPr>
                  <w:rFonts w:ascii="Arial" w:hAnsi="Arial" w:cs="Arial"/>
                  <w:sz w:val="20"/>
                  <w:szCs w:val="20"/>
                </w:rPr>
                <w:t>562472</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20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D5C9ACE" w14:textId="77777777" w:rsidR="008C72D4" w:rsidRDefault="008C72D4" w:rsidP="00FB6757">
            <w:pPr>
              <w:jc w:val="center"/>
              <w:rPr>
                <w:ins w:id="2206" w:author="Naveen Premnath [2]" w:date="2024-09-28T17:19:00Z"/>
                <w:rFonts w:ascii="Arial" w:hAnsi="Arial" w:cs="Arial"/>
                <w:sz w:val="20"/>
                <w:szCs w:val="20"/>
              </w:rPr>
            </w:pPr>
            <w:r w:rsidRPr="004B0A4B">
              <w:rPr>
                <w:rFonts w:ascii="Arial" w:hAnsi="Arial" w:cs="Arial"/>
                <w:sz w:val="20"/>
                <w:szCs w:val="20"/>
              </w:rPr>
              <w:t>96</w:t>
            </w:r>
            <w:r w:rsidR="00745895">
              <w:rPr>
                <w:rFonts w:ascii="Arial" w:hAnsi="Arial" w:cs="Arial"/>
                <w:sz w:val="20"/>
                <w:szCs w:val="20"/>
              </w:rPr>
              <w:t>(59</w:t>
            </w:r>
            <w:r w:rsidRPr="004B0A4B">
              <w:rPr>
                <w:rFonts w:ascii="Arial" w:hAnsi="Arial" w:cs="Arial"/>
                <w:sz w:val="20"/>
                <w:szCs w:val="20"/>
              </w:rPr>
              <w:t>)</w:t>
            </w:r>
          </w:p>
          <w:p w14:paraId="59ED51BC" w14:textId="324B2D2D" w:rsidR="00FB6757" w:rsidRPr="004B0A4B" w:rsidRDefault="00FB6757" w:rsidP="00FB6757">
            <w:pPr>
              <w:jc w:val="center"/>
              <w:rPr>
                <w:rFonts w:ascii="Arial" w:hAnsi="Arial" w:cs="Arial"/>
                <w:sz w:val="20"/>
                <w:szCs w:val="20"/>
              </w:rPr>
            </w:pPr>
            <w:ins w:id="2207" w:author="Naveen Premnath [2]" w:date="2024-09-28T17:19:00Z">
              <w:r>
                <w:rPr>
                  <w:rFonts w:ascii="Arial" w:hAnsi="Arial" w:cs="Arial"/>
                  <w:sz w:val="20"/>
                  <w:szCs w:val="20"/>
                </w:rPr>
                <w:t>(</w:t>
              </w:r>
              <w:r w:rsidRPr="00FB6757">
                <w:rPr>
                  <w:rFonts w:ascii="Arial" w:hAnsi="Arial" w:cs="Arial"/>
                  <w:sz w:val="20"/>
                  <w:szCs w:val="20"/>
                </w:rPr>
                <w:t>960691</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0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4B965AD" w14:textId="77777777" w:rsidR="008C72D4" w:rsidRDefault="008C72D4" w:rsidP="00E46B6D">
            <w:pPr>
              <w:jc w:val="center"/>
              <w:rPr>
                <w:ins w:id="2209" w:author="Naveen Premnath [2]" w:date="2024-09-28T17:39:00Z"/>
                <w:rFonts w:ascii="Arial" w:hAnsi="Arial" w:cs="Arial"/>
                <w:sz w:val="20"/>
                <w:szCs w:val="20"/>
              </w:rPr>
            </w:pPr>
            <w:r w:rsidRPr="004B0A4B">
              <w:rPr>
                <w:rFonts w:ascii="Arial" w:hAnsi="Arial" w:cs="Arial"/>
                <w:sz w:val="20"/>
                <w:szCs w:val="20"/>
              </w:rPr>
              <w:t>209</w:t>
            </w:r>
            <w:r w:rsidR="00745895">
              <w:rPr>
                <w:rFonts w:ascii="Arial" w:hAnsi="Arial" w:cs="Arial"/>
                <w:sz w:val="20"/>
                <w:szCs w:val="20"/>
              </w:rPr>
              <w:t>(55</w:t>
            </w:r>
            <w:r w:rsidRPr="004B0A4B">
              <w:rPr>
                <w:rFonts w:ascii="Arial" w:hAnsi="Arial" w:cs="Arial"/>
                <w:sz w:val="20"/>
                <w:szCs w:val="20"/>
              </w:rPr>
              <w:t>)</w:t>
            </w:r>
          </w:p>
          <w:p w14:paraId="524351C1" w14:textId="3A332873" w:rsidR="00E46B6D" w:rsidRPr="004B0A4B" w:rsidRDefault="00E46B6D" w:rsidP="00E46B6D">
            <w:pPr>
              <w:jc w:val="center"/>
              <w:rPr>
                <w:rFonts w:ascii="Arial" w:hAnsi="Arial" w:cs="Arial"/>
                <w:sz w:val="20"/>
                <w:szCs w:val="20"/>
              </w:rPr>
            </w:pPr>
            <w:ins w:id="2210" w:author="Naveen Premnath [2]" w:date="2024-09-28T17:39:00Z">
              <w:r>
                <w:rPr>
                  <w:rFonts w:ascii="Arial" w:hAnsi="Arial" w:cs="Arial"/>
                  <w:sz w:val="20"/>
                  <w:szCs w:val="20"/>
                </w:rPr>
                <w:t>(</w:t>
              </w:r>
              <w:r w:rsidRPr="00E46B6D">
                <w:rPr>
                  <w:rFonts w:ascii="Arial" w:hAnsi="Arial" w:cs="Arial"/>
                  <w:sz w:val="20"/>
                  <w:szCs w:val="20"/>
                </w:rPr>
                <w:t>501886</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211"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6A945208" w14:textId="6A2EA805" w:rsidR="008C72D4" w:rsidRDefault="008C72D4" w:rsidP="00744F16">
            <w:pPr>
              <w:jc w:val="center"/>
              <w:rPr>
                <w:ins w:id="2212" w:author="Naveen Premnath [2]" w:date="2024-09-28T17:48:00Z"/>
                <w:rFonts w:ascii="Arial" w:hAnsi="Arial" w:cs="Arial"/>
                <w:sz w:val="20"/>
                <w:szCs w:val="20"/>
              </w:rPr>
            </w:pPr>
            <w:r w:rsidRPr="004B0A4B">
              <w:rPr>
                <w:rFonts w:ascii="Arial" w:hAnsi="Arial" w:cs="Arial"/>
                <w:sz w:val="20"/>
                <w:szCs w:val="20"/>
              </w:rPr>
              <w:t>327</w:t>
            </w:r>
            <w:r w:rsidR="00745895">
              <w:rPr>
                <w:rFonts w:ascii="Arial" w:hAnsi="Arial" w:cs="Arial"/>
                <w:sz w:val="20"/>
                <w:szCs w:val="20"/>
              </w:rPr>
              <w:t>(</w:t>
            </w:r>
            <w:ins w:id="2213" w:author="Naveen Premnath [2]" w:date="2024-09-28T17:50:00Z">
              <w:r w:rsidR="0095675E">
                <w:rPr>
                  <w:rFonts w:ascii="Arial" w:hAnsi="Arial" w:cs="Arial"/>
                  <w:sz w:val="20"/>
                  <w:szCs w:val="20"/>
                </w:rPr>
                <w:t>59</w:t>
              </w:r>
            </w:ins>
            <w:del w:id="2214" w:author="Naveen Premnath [2]" w:date="2024-09-28T17:50:00Z">
              <w:r w:rsidRPr="004B0A4B" w:rsidDel="0095675E">
                <w:rPr>
                  <w:rFonts w:ascii="Arial" w:hAnsi="Arial" w:cs="Arial"/>
                  <w:sz w:val="20"/>
                  <w:szCs w:val="20"/>
                </w:rPr>
                <w:delText>6</w:delText>
              </w:r>
              <w:r w:rsidR="00745895" w:rsidDel="0095675E">
                <w:rPr>
                  <w:rFonts w:ascii="Arial" w:hAnsi="Arial" w:cs="Arial"/>
                  <w:sz w:val="20"/>
                  <w:szCs w:val="20"/>
                </w:rPr>
                <w:delText>0</w:delText>
              </w:r>
            </w:del>
            <w:r w:rsidRPr="004B0A4B">
              <w:rPr>
                <w:rFonts w:ascii="Arial" w:hAnsi="Arial" w:cs="Arial"/>
                <w:sz w:val="20"/>
                <w:szCs w:val="20"/>
              </w:rPr>
              <w:t>)</w:t>
            </w:r>
          </w:p>
          <w:p w14:paraId="63B40CAC" w14:textId="485C08FE" w:rsidR="00744F16" w:rsidRPr="004B0A4B" w:rsidRDefault="00744F16" w:rsidP="00744F16">
            <w:pPr>
              <w:jc w:val="center"/>
              <w:rPr>
                <w:rFonts w:ascii="Arial" w:hAnsi="Arial" w:cs="Arial"/>
                <w:sz w:val="20"/>
                <w:szCs w:val="20"/>
              </w:rPr>
            </w:pPr>
            <w:ins w:id="2215" w:author="Naveen Premnath [2]" w:date="2024-09-28T17:48:00Z">
              <w:r>
                <w:rPr>
                  <w:rFonts w:ascii="Arial" w:hAnsi="Arial" w:cs="Arial"/>
                  <w:sz w:val="20"/>
                  <w:szCs w:val="20"/>
                </w:rPr>
                <w:t>(</w:t>
              </w:r>
              <w:r w:rsidRPr="00744F16">
                <w:rPr>
                  <w:rFonts w:ascii="Arial" w:hAnsi="Arial" w:cs="Arial"/>
                  <w:sz w:val="20"/>
                  <w:szCs w:val="20"/>
                </w:rPr>
                <w:t>769637</w:t>
              </w:r>
            </w:ins>
            <w:ins w:id="2216" w:author="Naveen Premnath [2]" w:date="2024-09-28T17:49:00Z">
              <w:r>
                <w:rPr>
                  <w:rFonts w:ascii="Arial" w:hAnsi="Arial" w:cs="Arial"/>
                  <w:sz w:val="20"/>
                  <w:szCs w:val="20"/>
                </w:rPr>
                <w:t>)</w:t>
              </w:r>
            </w:ins>
          </w:p>
        </w:tc>
      </w:tr>
      <w:tr w:rsidR="008C72D4" w:rsidRPr="00AA3DD8" w14:paraId="526487B1" w14:textId="77777777" w:rsidTr="009A6774">
        <w:trPr>
          <w:trHeight w:val="499"/>
          <w:trPrChange w:id="2217"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218"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249C1F25" w14:textId="77777777" w:rsidR="008C72D4" w:rsidRDefault="008C72D4">
            <w:pPr>
              <w:rPr>
                <w:ins w:id="2219" w:author="Naveen Premnath [2]" w:date="2024-09-28T15:34:00Z"/>
                <w:rFonts w:ascii="Arial" w:hAnsi="Arial" w:cs="Arial"/>
                <w:b/>
                <w:bCs/>
                <w:sz w:val="20"/>
                <w:szCs w:val="20"/>
              </w:rPr>
            </w:pPr>
            <w:r w:rsidRPr="004B0A4B">
              <w:rPr>
                <w:rFonts w:ascii="Arial" w:hAnsi="Arial" w:cs="Arial"/>
                <w:b/>
                <w:bCs/>
                <w:sz w:val="20"/>
                <w:szCs w:val="20"/>
              </w:rPr>
              <w:t>Uninsured (%)</w:t>
            </w:r>
          </w:p>
          <w:p w14:paraId="61AF990F" w14:textId="68DB7E69" w:rsidR="00AB7F52" w:rsidRPr="004B0A4B" w:rsidRDefault="00AB7F52">
            <w:pPr>
              <w:rPr>
                <w:rFonts w:ascii="Arial" w:hAnsi="Arial" w:cs="Arial"/>
                <w:b/>
                <w:bCs/>
                <w:sz w:val="20"/>
                <w:szCs w:val="20"/>
              </w:rPr>
            </w:pPr>
            <w:ins w:id="2220"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22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88FB46F"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0</w:t>
            </w:r>
          </w:p>
        </w:tc>
        <w:tc>
          <w:tcPr>
            <w:tcW w:w="1221" w:type="dxa"/>
            <w:tcBorders>
              <w:top w:val="single" w:sz="4" w:space="0" w:color="auto"/>
              <w:left w:val="single" w:sz="4" w:space="0" w:color="auto"/>
              <w:bottom w:val="single" w:sz="4" w:space="0" w:color="auto"/>
              <w:right w:val="single" w:sz="4" w:space="0" w:color="auto"/>
            </w:tcBorders>
            <w:hideMark/>
            <w:tcPrChange w:id="2222"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1097FDBE" w14:textId="2B08A94E" w:rsidR="008C72D4" w:rsidRDefault="008C72D4" w:rsidP="00CF347B">
            <w:pPr>
              <w:jc w:val="center"/>
              <w:rPr>
                <w:ins w:id="2223" w:author="Naveen Premnath [2]" w:date="2024-09-28T15:51:00Z"/>
                <w:rFonts w:ascii="Arial" w:hAnsi="Arial" w:cs="Arial"/>
                <w:sz w:val="20"/>
                <w:szCs w:val="20"/>
              </w:rPr>
            </w:pPr>
            <w:r w:rsidRPr="004B0A4B">
              <w:rPr>
                <w:rFonts w:ascii="Arial" w:hAnsi="Arial" w:cs="Arial"/>
                <w:sz w:val="20"/>
                <w:szCs w:val="20"/>
              </w:rPr>
              <w:t>1</w:t>
            </w:r>
            <w:ins w:id="2224" w:author="Naveen Premnath [2]" w:date="2024-09-28T15:52:00Z">
              <w:r w:rsidR="004E5E5D">
                <w:rPr>
                  <w:rFonts w:ascii="Arial" w:hAnsi="Arial" w:cs="Arial"/>
                  <w:sz w:val="20"/>
                  <w:szCs w:val="20"/>
                </w:rPr>
                <w:t>(1)</w:t>
              </w:r>
            </w:ins>
          </w:p>
          <w:p w14:paraId="2C09D3F4" w14:textId="5D4AAC6C" w:rsidR="004E5E5D" w:rsidRPr="004B0A4B" w:rsidRDefault="004E5E5D" w:rsidP="00CF347B">
            <w:pPr>
              <w:jc w:val="center"/>
              <w:rPr>
                <w:rFonts w:ascii="Arial" w:hAnsi="Arial" w:cs="Arial"/>
                <w:sz w:val="20"/>
                <w:szCs w:val="20"/>
              </w:rPr>
            </w:pPr>
            <w:ins w:id="2225" w:author="Naveen Premnath [2]" w:date="2024-09-28T15:51:00Z">
              <w:r>
                <w:rPr>
                  <w:rFonts w:ascii="Arial" w:hAnsi="Arial" w:cs="Arial"/>
                  <w:sz w:val="20"/>
                  <w:szCs w:val="20"/>
                </w:rPr>
                <w:t>(</w:t>
              </w:r>
              <w:r w:rsidRPr="004E5E5D">
                <w:rPr>
                  <w:rFonts w:ascii="Arial" w:hAnsi="Arial" w:cs="Arial"/>
                  <w:sz w:val="20"/>
                  <w:szCs w:val="20"/>
                </w:rPr>
                <w:t>15800</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22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1014F203"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0</w:t>
            </w:r>
          </w:p>
        </w:tc>
        <w:tc>
          <w:tcPr>
            <w:tcW w:w="1343" w:type="dxa"/>
            <w:tcBorders>
              <w:top w:val="single" w:sz="4" w:space="0" w:color="auto"/>
              <w:left w:val="single" w:sz="4" w:space="0" w:color="auto"/>
              <w:bottom w:val="single" w:sz="4" w:space="0" w:color="auto"/>
              <w:right w:val="single" w:sz="4" w:space="0" w:color="auto"/>
            </w:tcBorders>
            <w:hideMark/>
            <w:tcPrChange w:id="222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2C1F231B" w14:textId="77777777" w:rsidR="008C72D4" w:rsidRDefault="008C72D4" w:rsidP="00CF347B">
            <w:pPr>
              <w:jc w:val="center"/>
              <w:rPr>
                <w:ins w:id="2228" w:author="Naveen Premnath [2]" w:date="2024-09-28T16:36:00Z"/>
                <w:rFonts w:ascii="Arial" w:hAnsi="Arial" w:cs="Arial"/>
                <w:sz w:val="20"/>
                <w:szCs w:val="20"/>
              </w:rPr>
            </w:pPr>
            <w:r w:rsidRPr="004B0A4B">
              <w:rPr>
                <w:rFonts w:ascii="Arial" w:hAnsi="Arial" w:cs="Arial"/>
                <w:sz w:val="20"/>
                <w:szCs w:val="20"/>
              </w:rPr>
              <w:t>1</w:t>
            </w:r>
            <w:ins w:id="2229" w:author="Naveen Premnath [2]" w:date="2024-09-28T16:36:00Z">
              <w:r w:rsidR="00FB5BDE">
                <w:rPr>
                  <w:rFonts w:ascii="Arial" w:hAnsi="Arial" w:cs="Arial"/>
                  <w:sz w:val="20"/>
                  <w:szCs w:val="20"/>
                </w:rPr>
                <w:t>(1)</w:t>
              </w:r>
            </w:ins>
          </w:p>
          <w:p w14:paraId="0E9523AD" w14:textId="27011AB3" w:rsidR="00FB5BDE" w:rsidRPr="004B0A4B" w:rsidRDefault="00FB5BDE" w:rsidP="00CF347B">
            <w:pPr>
              <w:jc w:val="center"/>
              <w:rPr>
                <w:rFonts w:ascii="Arial" w:hAnsi="Arial" w:cs="Arial"/>
                <w:sz w:val="20"/>
                <w:szCs w:val="20"/>
              </w:rPr>
            </w:pPr>
            <w:ins w:id="2230" w:author="Naveen Premnath [2]" w:date="2024-09-28T16:37:00Z">
              <w:r>
                <w:rPr>
                  <w:rFonts w:ascii="Arial" w:hAnsi="Arial" w:cs="Arial"/>
                  <w:sz w:val="20"/>
                  <w:szCs w:val="20"/>
                </w:rPr>
                <w:t>(</w:t>
              </w:r>
              <w:r w:rsidRPr="00FB5BDE">
                <w:rPr>
                  <w:rFonts w:ascii="Arial" w:hAnsi="Arial" w:cs="Arial"/>
                  <w:sz w:val="20"/>
                  <w:szCs w:val="20"/>
                </w:rPr>
                <w:t>6970</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231"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0CB67540" w14:textId="77777777" w:rsidR="008C72D4" w:rsidRDefault="008C72D4" w:rsidP="00CF347B">
            <w:pPr>
              <w:jc w:val="center"/>
              <w:rPr>
                <w:ins w:id="2232" w:author="Naveen Premnath [2]" w:date="2024-09-28T16:49:00Z"/>
                <w:rFonts w:ascii="Arial" w:hAnsi="Arial" w:cs="Arial"/>
                <w:sz w:val="20"/>
                <w:szCs w:val="20"/>
              </w:rPr>
            </w:pPr>
            <w:r w:rsidRPr="004B0A4B">
              <w:rPr>
                <w:rFonts w:ascii="Arial" w:hAnsi="Arial" w:cs="Arial"/>
                <w:sz w:val="20"/>
                <w:szCs w:val="20"/>
              </w:rPr>
              <w:t>1</w:t>
            </w:r>
            <w:ins w:id="2233" w:author="Naveen Premnath [2]" w:date="2024-09-28T16:49:00Z">
              <w:r w:rsidR="009A6774">
                <w:rPr>
                  <w:rFonts w:ascii="Arial" w:hAnsi="Arial" w:cs="Arial"/>
                  <w:sz w:val="20"/>
                  <w:szCs w:val="20"/>
                </w:rPr>
                <w:t>(1)</w:t>
              </w:r>
            </w:ins>
          </w:p>
          <w:p w14:paraId="0A865B60" w14:textId="32D0271A" w:rsidR="009A6774" w:rsidRPr="004B0A4B" w:rsidRDefault="009A6774" w:rsidP="00CF347B">
            <w:pPr>
              <w:jc w:val="center"/>
              <w:rPr>
                <w:rFonts w:ascii="Arial" w:hAnsi="Arial" w:cs="Arial"/>
                <w:sz w:val="20"/>
                <w:szCs w:val="20"/>
              </w:rPr>
            </w:pPr>
            <w:ins w:id="2234" w:author="Naveen Premnath [2]" w:date="2024-09-28T16:49:00Z">
              <w:r>
                <w:rPr>
                  <w:rFonts w:ascii="Arial" w:hAnsi="Arial" w:cs="Arial"/>
                  <w:sz w:val="20"/>
                  <w:szCs w:val="20"/>
                </w:rPr>
                <w:t>(</w:t>
              </w:r>
              <w:r w:rsidRPr="009A6774">
                <w:rPr>
                  <w:rFonts w:ascii="Arial" w:hAnsi="Arial" w:cs="Arial"/>
                  <w:sz w:val="20"/>
                  <w:szCs w:val="20"/>
                </w:rPr>
                <w:t>9332</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235"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AAAF87B" w14:textId="77777777" w:rsidR="008C72D4" w:rsidRDefault="008C72D4" w:rsidP="00CF347B">
            <w:pPr>
              <w:jc w:val="center"/>
              <w:rPr>
                <w:ins w:id="2236" w:author="Naveen Premnath [2]" w:date="2024-09-28T16:58:00Z"/>
                <w:rFonts w:ascii="Arial" w:hAnsi="Arial" w:cs="Arial"/>
                <w:sz w:val="20"/>
                <w:szCs w:val="20"/>
              </w:rPr>
            </w:pPr>
            <w:r w:rsidRPr="004B0A4B">
              <w:rPr>
                <w:rFonts w:ascii="Arial" w:hAnsi="Arial" w:cs="Arial"/>
                <w:sz w:val="20"/>
                <w:szCs w:val="20"/>
              </w:rPr>
              <w:t>1</w:t>
            </w:r>
            <w:ins w:id="2237" w:author="Naveen Premnath [2]" w:date="2024-09-28T16:58:00Z">
              <w:r w:rsidR="009848EE">
                <w:rPr>
                  <w:rFonts w:ascii="Arial" w:hAnsi="Arial" w:cs="Arial"/>
                  <w:sz w:val="20"/>
                  <w:szCs w:val="20"/>
                </w:rPr>
                <w:t>(1)</w:t>
              </w:r>
            </w:ins>
          </w:p>
          <w:p w14:paraId="5F6C15D7" w14:textId="38C50138" w:rsidR="009848EE" w:rsidRPr="004B0A4B" w:rsidRDefault="009848EE" w:rsidP="00CF347B">
            <w:pPr>
              <w:jc w:val="center"/>
              <w:rPr>
                <w:rFonts w:ascii="Arial" w:hAnsi="Arial" w:cs="Arial"/>
                <w:sz w:val="20"/>
                <w:szCs w:val="20"/>
              </w:rPr>
            </w:pPr>
            <w:ins w:id="2238" w:author="Naveen Premnath [2]" w:date="2024-09-28T16:59:00Z">
              <w:r>
                <w:rPr>
                  <w:rFonts w:ascii="Arial" w:hAnsi="Arial" w:cs="Arial"/>
                  <w:sz w:val="20"/>
                  <w:szCs w:val="20"/>
                </w:rPr>
                <w:t>(</w:t>
              </w:r>
              <w:r w:rsidRPr="009848EE">
                <w:rPr>
                  <w:rFonts w:ascii="Arial" w:hAnsi="Arial" w:cs="Arial"/>
                  <w:sz w:val="20"/>
                  <w:szCs w:val="20"/>
                </w:rPr>
                <w:t>6742</w:t>
              </w:r>
            </w:ins>
            <w:ins w:id="2239" w:author="Naveen Premnath [2]" w:date="2024-09-28T17:00:00Z">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4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08EBA23" w14:textId="77777777" w:rsidR="008C72D4" w:rsidRPr="004B0A4B" w:rsidRDefault="008C72D4" w:rsidP="00CF347B">
            <w:pPr>
              <w:jc w:val="center"/>
              <w:rPr>
                <w:rFonts w:ascii="Arial" w:hAnsi="Arial" w:cs="Arial"/>
                <w:sz w:val="20"/>
                <w:szCs w:val="20"/>
              </w:rPr>
            </w:pPr>
            <w:r w:rsidRPr="004B0A4B">
              <w:rPr>
                <w:rFonts w:ascii="Arial" w:hAnsi="Arial" w:cs="Arial"/>
                <w:sz w:val="20"/>
                <w:szCs w:val="20"/>
              </w:rPr>
              <w:t>0</w:t>
            </w:r>
          </w:p>
        </w:tc>
        <w:tc>
          <w:tcPr>
            <w:tcW w:w="1221" w:type="dxa"/>
            <w:tcBorders>
              <w:top w:val="single" w:sz="4" w:space="0" w:color="auto"/>
              <w:left w:val="single" w:sz="4" w:space="0" w:color="auto"/>
              <w:bottom w:val="single" w:sz="4" w:space="0" w:color="auto"/>
              <w:right w:val="single" w:sz="4" w:space="0" w:color="auto"/>
            </w:tcBorders>
            <w:hideMark/>
            <w:tcPrChange w:id="224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A94842C" w14:textId="77777777" w:rsidR="008C72D4" w:rsidRDefault="008C72D4" w:rsidP="00CF347B">
            <w:pPr>
              <w:jc w:val="center"/>
              <w:rPr>
                <w:ins w:id="2242" w:author="Naveen Premnath [2]" w:date="2024-09-28T17:20:00Z"/>
                <w:rFonts w:ascii="Arial" w:hAnsi="Arial" w:cs="Arial"/>
                <w:sz w:val="20"/>
                <w:szCs w:val="20"/>
              </w:rPr>
            </w:pPr>
            <w:r w:rsidRPr="004B0A4B">
              <w:rPr>
                <w:rFonts w:ascii="Arial" w:hAnsi="Arial" w:cs="Arial"/>
                <w:sz w:val="20"/>
                <w:szCs w:val="20"/>
              </w:rPr>
              <w:t>1</w:t>
            </w:r>
            <w:ins w:id="2243" w:author="Naveen Premnath [2]" w:date="2024-09-28T17:20:00Z">
              <w:r w:rsidR="00FB6757">
                <w:rPr>
                  <w:rFonts w:ascii="Arial" w:hAnsi="Arial" w:cs="Arial"/>
                  <w:sz w:val="20"/>
                  <w:szCs w:val="20"/>
                </w:rPr>
                <w:t>(1)</w:t>
              </w:r>
            </w:ins>
          </w:p>
          <w:p w14:paraId="0E87B32D" w14:textId="46DF1566" w:rsidR="00FB6757" w:rsidRPr="004B0A4B" w:rsidRDefault="00FB6757" w:rsidP="00CF347B">
            <w:pPr>
              <w:jc w:val="center"/>
              <w:rPr>
                <w:rFonts w:ascii="Arial" w:hAnsi="Arial" w:cs="Arial"/>
                <w:sz w:val="20"/>
                <w:szCs w:val="20"/>
              </w:rPr>
            </w:pPr>
            <w:ins w:id="2244" w:author="Naveen Premnath [2]" w:date="2024-09-28T17:20:00Z">
              <w:r>
                <w:rPr>
                  <w:rFonts w:ascii="Arial" w:hAnsi="Arial" w:cs="Arial"/>
                  <w:sz w:val="20"/>
                  <w:szCs w:val="20"/>
                </w:rPr>
                <w:t>(</w:t>
              </w:r>
              <w:r w:rsidRPr="00FB6757">
                <w:rPr>
                  <w:rFonts w:ascii="Arial" w:hAnsi="Arial" w:cs="Arial"/>
                  <w:sz w:val="20"/>
                  <w:szCs w:val="20"/>
                </w:rPr>
                <w:t>17044</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4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047F484" w14:textId="77777777" w:rsidR="008C72D4" w:rsidRDefault="008C72D4" w:rsidP="00CF347B">
            <w:pPr>
              <w:jc w:val="center"/>
              <w:rPr>
                <w:ins w:id="2246" w:author="Naveen Premnath [2]" w:date="2024-09-28T17:39:00Z"/>
                <w:rFonts w:ascii="Arial" w:hAnsi="Arial" w:cs="Arial"/>
                <w:sz w:val="20"/>
                <w:szCs w:val="20"/>
              </w:rPr>
            </w:pPr>
            <w:r w:rsidRPr="004B0A4B">
              <w:rPr>
                <w:rFonts w:ascii="Arial" w:hAnsi="Arial" w:cs="Arial"/>
                <w:sz w:val="20"/>
                <w:szCs w:val="20"/>
              </w:rPr>
              <w:t>1</w:t>
            </w:r>
            <w:ins w:id="2247" w:author="Naveen Premnath [2]" w:date="2024-09-28T17:39:00Z">
              <w:r w:rsidR="00744F16">
                <w:rPr>
                  <w:rFonts w:ascii="Arial" w:hAnsi="Arial" w:cs="Arial"/>
                  <w:sz w:val="20"/>
                  <w:szCs w:val="20"/>
                </w:rPr>
                <w:t>(0.3)</w:t>
              </w:r>
            </w:ins>
          </w:p>
          <w:p w14:paraId="06F16C64" w14:textId="555398D8" w:rsidR="00744F16" w:rsidRPr="004B0A4B" w:rsidRDefault="00744F16" w:rsidP="00CF347B">
            <w:pPr>
              <w:jc w:val="center"/>
              <w:rPr>
                <w:rFonts w:ascii="Arial" w:hAnsi="Arial" w:cs="Arial"/>
                <w:sz w:val="20"/>
                <w:szCs w:val="20"/>
              </w:rPr>
            </w:pPr>
            <w:ins w:id="2248" w:author="Naveen Premnath [2]" w:date="2024-09-28T17:40:00Z">
              <w:r>
                <w:rPr>
                  <w:rFonts w:ascii="Arial" w:hAnsi="Arial" w:cs="Arial"/>
                  <w:sz w:val="20"/>
                  <w:szCs w:val="20"/>
                </w:rPr>
                <w:t>(</w:t>
              </w:r>
              <w:r w:rsidRPr="00744F16">
                <w:rPr>
                  <w:rFonts w:ascii="Arial" w:hAnsi="Arial" w:cs="Arial"/>
                  <w:sz w:val="20"/>
                  <w:szCs w:val="20"/>
                </w:rPr>
                <w:t>2333</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249"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25233C79" w14:textId="77777777" w:rsidR="008C72D4" w:rsidRDefault="008C72D4" w:rsidP="00CF347B">
            <w:pPr>
              <w:jc w:val="center"/>
              <w:rPr>
                <w:ins w:id="2250" w:author="Naveen Premnath [2]" w:date="2024-09-28T17:50:00Z"/>
                <w:rFonts w:ascii="Arial" w:hAnsi="Arial" w:cs="Arial"/>
                <w:sz w:val="20"/>
                <w:szCs w:val="20"/>
              </w:rPr>
            </w:pPr>
            <w:r w:rsidRPr="004B0A4B">
              <w:rPr>
                <w:rFonts w:ascii="Arial" w:hAnsi="Arial" w:cs="Arial"/>
                <w:sz w:val="20"/>
                <w:szCs w:val="20"/>
              </w:rPr>
              <w:t>4</w:t>
            </w:r>
            <w:ins w:id="2251" w:author="Naveen Premnath [2]" w:date="2024-09-28T17:50:00Z">
              <w:r w:rsidR="0095675E">
                <w:rPr>
                  <w:rFonts w:ascii="Arial" w:hAnsi="Arial" w:cs="Arial"/>
                  <w:sz w:val="20"/>
                  <w:szCs w:val="20"/>
                </w:rPr>
                <w:t>(1)</w:t>
              </w:r>
            </w:ins>
          </w:p>
          <w:p w14:paraId="76D7DDCA" w14:textId="40A98092" w:rsidR="0095675E" w:rsidRPr="004B0A4B" w:rsidRDefault="0095675E" w:rsidP="00CF347B">
            <w:pPr>
              <w:jc w:val="center"/>
              <w:rPr>
                <w:rFonts w:ascii="Arial" w:hAnsi="Arial" w:cs="Arial"/>
                <w:sz w:val="20"/>
                <w:szCs w:val="20"/>
              </w:rPr>
            </w:pPr>
            <w:ins w:id="2252" w:author="Naveen Premnath [2]" w:date="2024-09-28T17:50:00Z">
              <w:r>
                <w:rPr>
                  <w:rFonts w:ascii="Arial" w:hAnsi="Arial" w:cs="Arial"/>
                  <w:sz w:val="20"/>
                  <w:szCs w:val="20"/>
                </w:rPr>
                <w:t>(</w:t>
              </w:r>
            </w:ins>
            <w:ins w:id="2253" w:author="Naveen Premnath [2]" w:date="2024-09-28T17:51:00Z">
              <w:r w:rsidRPr="0095675E">
                <w:rPr>
                  <w:rFonts w:ascii="Arial" w:hAnsi="Arial" w:cs="Arial"/>
                  <w:sz w:val="20"/>
                  <w:szCs w:val="20"/>
                </w:rPr>
                <w:t>11639</w:t>
              </w:r>
              <w:r>
                <w:rPr>
                  <w:rFonts w:ascii="Arial" w:hAnsi="Arial" w:cs="Arial"/>
                  <w:sz w:val="20"/>
                  <w:szCs w:val="20"/>
                </w:rPr>
                <w:t>)</w:t>
              </w:r>
            </w:ins>
          </w:p>
        </w:tc>
      </w:tr>
      <w:tr w:rsidR="008C72D4" w:rsidRPr="00AA3DD8" w14:paraId="3C61C2C6" w14:textId="77777777" w:rsidTr="009A6774">
        <w:trPr>
          <w:trHeight w:val="499"/>
          <w:trPrChange w:id="2254"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255"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75B66E22" w14:textId="11675431" w:rsidR="008C72D4" w:rsidRPr="004B0A4B" w:rsidRDefault="004B0A4B">
            <w:pPr>
              <w:rPr>
                <w:rFonts w:ascii="Arial" w:hAnsi="Arial" w:cs="Arial"/>
                <w:b/>
                <w:bCs/>
                <w:sz w:val="20"/>
                <w:szCs w:val="20"/>
              </w:rPr>
            </w:pPr>
            <w:r w:rsidRPr="004B0A4B">
              <w:rPr>
                <w:rFonts w:ascii="Arial" w:hAnsi="Arial" w:cs="Arial"/>
                <w:b/>
                <w:bCs/>
                <w:sz w:val="20"/>
                <w:szCs w:val="20"/>
              </w:rPr>
              <w:t>Spousal availability at home</w:t>
            </w:r>
          </w:p>
        </w:tc>
        <w:tc>
          <w:tcPr>
            <w:tcW w:w="1220" w:type="dxa"/>
            <w:tcBorders>
              <w:top w:val="single" w:sz="4" w:space="0" w:color="auto"/>
              <w:left w:val="single" w:sz="4" w:space="0" w:color="auto"/>
              <w:bottom w:val="single" w:sz="4" w:space="0" w:color="auto"/>
              <w:right w:val="single" w:sz="4" w:space="0" w:color="auto"/>
            </w:tcBorders>
            <w:tcPrChange w:id="225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72AC1093" w14:textId="77777777"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257"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4E04CBEA" w14:textId="77777777" w:rsidR="008C72D4" w:rsidRPr="004B0A4B" w:rsidRDefault="008C72D4"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tcPrChange w:id="225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290FBB3B" w14:textId="7777777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25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5B8E9D80" w14:textId="77777777" w:rsidR="008C72D4" w:rsidRPr="004B0A4B" w:rsidRDefault="008C72D4" w:rsidP="00CF347B">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tcPrChange w:id="2260"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093D13E4" w14:textId="77777777" w:rsidR="008C72D4" w:rsidRPr="004B0A4B" w:rsidRDefault="008C72D4"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tcPrChange w:id="2261"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0730C3E2" w14:textId="77777777" w:rsidR="008C72D4" w:rsidRPr="004B0A4B" w:rsidRDefault="008C72D4"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26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74D77576" w14:textId="77777777" w:rsidR="008C72D4" w:rsidRPr="004B0A4B" w:rsidRDefault="008C72D4"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26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08C23132" w14:textId="77777777" w:rsidR="008C72D4" w:rsidRPr="004B0A4B" w:rsidRDefault="008C72D4"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26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1CE6126C" w14:textId="77777777" w:rsidR="008C72D4" w:rsidRPr="004B0A4B" w:rsidRDefault="008C72D4"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265"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415D891C" w14:textId="77777777" w:rsidR="008C72D4" w:rsidRPr="004B0A4B" w:rsidRDefault="008C72D4" w:rsidP="00CF347B">
            <w:pPr>
              <w:jc w:val="center"/>
              <w:rPr>
                <w:rFonts w:ascii="Arial" w:hAnsi="Arial" w:cs="Arial"/>
                <w:sz w:val="20"/>
                <w:szCs w:val="20"/>
              </w:rPr>
            </w:pPr>
          </w:p>
        </w:tc>
      </w:tr>
      <w:tr w:rsidR="008C72D4" w:rsidRPr="00AA3DD8" w14:paraId="554A8BA3" w14:textId="77777777" w:rsidTr="009A6774">
        <w:trPr>
          <w:trHeight w:val="499"/>
          <w:trPrChange w:id="2266"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267"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2A6447A1" w14:textId="77777777" w:rsidR="008C72D4" w:rsidRDefault="008C72D4">
            <w:pPr>
              <w:rPr>
                <w:ins w:id="2268" w:author="Naveen Premnath [2]" w:date="2024-09-28T15:34:00Z"/>
                <w:rFonts w:ascii="Arial" w:hAnsi="Arial" w:cs="Arial"/>
                <w:b/>
                <w:bCs/>
                <w:sz w:val="20"/>
                <w:szCs w:val="20"/>
              </w:rPr>
            </w:pPr>
            <w:r w:rsidRPr="004B0A4B">
              <w:rPr>
                <w:rFonts w:ascii="Arial" w:hAnsi="Arial" w:cs="Arial"/>
                <w:b/>
                <w:bCs/>
                <w:sz w:val="20"/>
                <w:szCs w:val="20"/>
              </w:rPr>
              <w:t>Yes(%)</w:t>
            </w:r>
          </w:p>
          <w:p w14:paraId="0D7A0A56" w14:textId="7955A232" w:rsidR="00AB7F52" w:rsidRPr="004B0A4B" w:rsidRDefault="00AB7F52">
            <w:pPr>
              <w:rPr>
                <w:rFonts w:ascii="Arial" w:hAnsi="Arial" w:cs="Arial"/>
                <w:b/>
                <w:bCs/>
                <w:sz w:val="20"/>
                <w:szCs w:val="20"/>
              </w:rPr>
            </w:pPr>
            <w:ins w:id="2269"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hideMark/>
            <w:tcPrChange w:id="227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92A86B7" w14:textId="77777777" w:rsidR="008C72D4" w:rsidRDefault="008C72D4" w:rsidP="00AB7F52">
            <w:pPr>
              <w:jc w:val="center"/>
              <w:rPr>
                <w:ins w:id="2271" w:author="Naveen Premnath [2]" w:date="2024-09-28T15:28:00Z"/>
                <w:rFonts w:ascii="Arial" w:hAnsi="Arial" w:cs="Arial"/>
                <w:sz w:val="20"/>
                <w:szCs w:val="20"/>
              </w:rPr>
            </w:pPr>
            <w:r w:rsidRPr="004B0A4B">
              <w:rPr>
                <w:rFonts w:ascii="Arial" w:hAnsi="Arial" w:cs="Arial"/>
                <w:sz w:val="20"/>
                <w:szCs w:val="20"/>
              </w:rPr>
              <w:t>33</w:t>
            </w:r>
            <w:r w:rsidR="00745895">
              <w:rPr>
                <w:rFonts w:ascii="Arial" w:hAnsi="Arial" w:cs="Arial"/>
                <w:sz w:val="20"/>
                <w:szCs w:val="20"/>
              </w:rPr>
              <w:t>(42</w:t>
            </w:r>
            <w:r w:rsidRPr="004B0A4B">
              <w:rPr>
                <w:rFonts w:ascii="Arial" w:hAnsi="Arial" w:cs="Arial"/>
                <w:sz w:val="20"/>
                <w:szCs w:val="20"/>
              </w:rPr>
              <w:t>)</w:t>
            </w:r>
          </w:p>
          <w:p w14:paraId="66362222" w14:textId="57E72E01" w:rsidR="00AB7F52" w:rsidRPr="004B0A4B" w:rsidRDefault="00AB7F52" w:rsidP="00AB7F52">
            <w:pPr>
              <w:jc w:val="center"/>
              <w:rPr>
                <w:rFonts w:ascii="Arial" w:hAnsi="Arial" w:cs="Arial"/>
                <w:sz w:val="20"/>
                <w:szCs w:val="20"/>
              </w:rPr>
            </w:pPr>
            <w:ins w:id="2272" w:author="Naveen Premnath [2]" w:date="2024-09-28T15:28:00Z">
              <w:r>
                <w:rPr>
                  <w:rFonts w:ascii="Arial" w:hAnsi="Arial" w:cs="Arial"/>
                  <w:sz w:val="20"/>
                  <w:szCs w:val="20"/>
                </w:rPr>
                <w:t>(</w:t>
              </w:r>
              <w:r w:rsidRPr="00AB7F52">
                <w:rPr>
                  <w:rFonts w:ascii="Arial" w:hAnsi="Arial" w:cs="Arial"/>
                  <w:sz w:val="20"/>
                  <w:szCs w:val="20"/>
                </w:rPr>
                <w:t>370679</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273"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6A55C313" w14:textId="77777777" w:rsidR="008C72D4" w:rsidRDefault="008C72D4" w:rsidP="004E5E5D">
            <w:pPr>
              <w:jc w:val="center"/>
              <w:rPr>
                <w:ins w:id="2274" w:author="Naveen Premnath [2]" w:date="2024-09-28T15:49:00Z"/>
                <w:rFonts w:ascii="Arial" w:hAnsi="Arial" w:cs="Arial"/>
                <w:sz w:val="20"/>
                <w:szCs w:val="20"/>
              </w:rPr>
            </w:pPr>
            <w:r w:rsidRPr="004B0A4B">
              <w:rPr>
                <w:rFonts w:ascii="Arial" w:hAnsi="Arial" w:cs="Arial"/>
                <w:sz w:val="20"/>
                <w:szCs w:val="20"/>
              </w:rPr>
              <w:t>28</w:t>
            </w:r>
            <w:r w:rsidR="00745895">
              <w:rPr>
                <w:rFonts w:ascii="Arial" w:hAnsi="Arial" w:cs="Arial"/>
                <w:sz w:val="20"/>
                <w:szCs w:val="20"/>
              </w:rPr>
              <w:t>(21</w:t>
            </w:r>
            <w:r w:rsidRPr="004B0A4B">
              <w:rPr>
                <w:rFonts w:ascii="Arial" w:hAnsi="Arial" w:cs="Arial"/>
                <w:sz w:val="20"/>
                <w:szCs w:val="20"/>
              </w:rPr>
              <w:t>)</w:t>
            </w:r>
          </w:p>
          <w:p w14:paraId="308D008F" w14:textId="6A1A060D" w:rsidR="004E5E5D" w:rsidRPr="004B0A4B" w:rsidRDefault="004E5E5D" w:rsidP="004E5E5D">
            <w:pPr>
              <w:jc w:val="center"/>
              <w:rPr>
                <w:rFonts w:ascii="Arial" w:hAnsi="Arial" w:cs="Arial"/>
                <w:sz w:val="20"/>
                <w:szCs w:val="20"/>
              </w:rPr>
            </w:pPr>
            <w:ins w:id="2275" w:author="Naveen Premnath [2]" w:date="2024-09-28T15:52:00Z">
              <w:r>
                <w:rPr>
                  <w:rFonts w:ascii="Arial" w:hAnsi="Arial" w:cs="Arial"/>
                  <w:sz w:val="20"/>
                  <w:szCs w:val="20"/>
                </w:rPr>
                <w:t>(</w:t>
              </w:r>
              <w:r w:rsidRPr="004E5E5D">
                <w:rPr>
                  <w:rFonts w:ascii="Arial" w:hAnsi="Arial" w:cs="Arial"/>
                  <w:sz w:val="20"/>
                  <w:szCs w:val="20"/>
                </w:rPr>
                <w:t>375198</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hideMark/>
            <w:tcPrChange w:id="227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37166435" w14:textId="77777777" w:rsidR="008C72D4" w:rsidRDefault="008C72D4" w:rsidP="008E517A">
            <w:pPr>
              <w:jc w:val="center"/>
              <w:rPr>
                <w:ins w:id="2277" w:author="Naveen Premnath [2]" w:date="2024-09-28T16:24:00Z"/>
                <w:rFonts w:ascii="Arial" w:hAnsi="Arial" w:cs="Arial"/>
                <w:sz w:val="20"/>
                <w:szCs w:val="20"/>
              </w:rPr>
            </w:pPr>
            <w:r w:rsidRPr="004B0A4B">
              <w:rPr>
                <w:rFonts w:ascii="Arial" w:hAnsi="Arial" w:cs="Arial"/>
                <w:sz w:val="20"/>
                <w:szCs w:val="20"/>
              </w:rPr>
              <w:t>36(45)</w:t>
            </w:r>
          </w:p>
          <w:p w14:paraId="4453E843" w14:textId="72BEA0DF" w:rsidR="008E517A" w:rsidRPr="004B0A4B" w:rsidRDefault="008E517A" w:rsidP="008E517A">
            <w:pPr>
              <w:jc w:val="center"/>
              <w:rPr>
                <w:rFonts w:ascii="Arial" w:hAnsi="Arial" w:cs="Arial"/>
                <w:sz w:val="20"/>
                <w:szCs w:val="20"/>
              </w:rPr>
            </w:pPr>
            <w:ins w:id="2278" w:author="Naveen Premnath [2]" w:date="2024-09-28T16:25:00Z">
              <w:r>
                <w:rPr>
                  <w:rFonts w:ascii="Arial" w:hAnsi="Arial" w:cs="Arial"/>
                  <w:sz w:val="20"/>
                  <w:szCs w:val="20"/>
                </w:rPr>
                <w:t>(</w:t>
              </w:r>
              <w:r w:rsidRPr="008E517A">
                <w:rPr>
                  <w:rFonts w:ascii="Arial" w:hAnsi="Arial" w:cs="Arial"/>
                  <w:sz w:val="20"/>
                  <w:szCs w:val="20"/>
                </w:rPr>
                <w:t>432097</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27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6AFA820" w14:textId="77777777" w:rsidR="008C72D4" w:rsidRDefault="008C72D4" w:rsidP="00FB5BDE">
            <w:pPr>
              <w:jc w:val="center"/>
              <w:rPr>
                <w:ins w:id="2280" w:author="Naveen Premnath [2]" w:date="2024-09-28T16:37:00Z"/>
                <w:rFonts w:ascii="Arial" w:hAnsi="Arial" w:cs="Arial"/>
                <w:sz w:val="20"/>
                <w:szCs w:val="20"/>
              </w:rPr>
            </w:pPr>
            <w:r w:rsidRPr="004B0A4B">
              <w:rPr>
                <w:rFonts w:ascii="Arial" w:hAnsi="Arial" w:cs="Arial"/>
                <w:sz w:val="20"/>
                <w:szCs w:val="20"/>
              </w:rPr>
              <w:t>28</w:t>
            </w:r>
            <w:r w:rsidR="00745895">
              <w:rPr>
                <w:rFonts w:ascii="Arial" w:hAnsi="Arial" w:cs="Arial"/>
                <w:sz w:val="20"/>
                <w:szCs w:val="20"/>
              </w:rPr>
              <w:t>(28</w:t>
            </w:r>
            <w:r w:rsidRPr="004B0A4B">
              <w:rPr>
                <w:rFonts w:ascii="Arial" w:hAnsi="Arial" w:cs="Arial"/>
                <w:sz w:val="20"/>
                <w:szCs w:val="20"/>
              </w:rPr>
              <w:t>)</w:t>
            </w:r>
          </w:p>
          <w:p w14:paraId="093A68D1" w14:textId="1267B87F" w:rsidR="00FB5BDE" w:rsidRPr="004B0A4B" w:rsidRDefault="00FB5BDE" w:rsidP="00FB5BDE">
            <w:pPr>
              <w:jc w:val="center"/>
              <w:rPr>
                <w:rFonts w:ascii="Arial" w:hAnsi="Arial" w:cs="Arial"/>
                <w:sz w:val="20"/>
                <w:szCs w:val="20"/>
              </w:rPr>
            </w:pPr>
            <w:ins w:id="2281" w:author="Naveen Premnath [2]" w:date="2024-09-28T16:37:00Z">
              <w:r>
                <w:rPr>
                  <w:rFonts w:ascii="Arial" w:hAnsi="Arial" w:cs="Arial"/>
                  <w:sz w:val="20"/>
                  <w:szCs w:val="20"/>
                </w:rPr>
                <w:t>(</w:t>
              </w:r>
              <w:r w:rsidRPr="00FB5BDE">
                <w:rPr>
                  <w:rFonts w:ascii="Arial" w:hAnsi="Arial" w:cs="Arial"/>
                  <w:sz w:val="20"/>
                  <w:szCs w:val="20"/>
                </w:rPr>
                <w:t>358231</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hideMark/>
            <w:tcPrChange w:id="2282"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8F3A2CA" w14:textId="77777777" w:rsidR="008C72D4" w:rsidRDefault="008C72D4" w:rsidP="009A6774">
            <w:pPr>
              <w:jc w:val="center"/>
              <w:rPr>
                <w:ins w:id="2283" w:author="Naveen Premnath [2]" w:date="2024-09-28T16:49:00Z"/>
                <w:rFonts w:ascii="Arial" w:hAnsi="Arial" w:cs="Arial"/>
                <w:sz w:val="20"/>
                <w:szCs w:val="20"/>
              </w:rPr>
            </w:pPr>
            <w:r w:rsidRPr="004B0A4B">
              <w:rPr>
                <w:rFonts w:ascii="Arial" w:hAnsi="Arial" w:cs="Arial"/>
                <w:sz w:val="20"/>
                <w:szCs w:val="20"/>
              </w:rPr>
              <w:t>55</w:t>
            </w:r>
            <w:r w:rsidR="00745895">
              <w:rPr>
                <w:rFonts w:ascii="Arial" w:hAnsi="Arial" w:cs="Arial"/>
                <w:sz w:val="20"/>
                <w:szCs w:val="20"/>
              </w:rPr>
              <w:t>(48</w:t>
            </w:r>
            <w:r w:rsidRPr="004B0A4B">
              <w:rPr>
                <w:rFonts w:ascii="Arial" w:hAnsi="Arial" w:cs="Arial"/>
                <w:sz w:val="20"/>
                <w:szCs w:val="20"/>
              </w:rPr>
              <w:t>)</w:t>
            </w:r>
          </w:p>
          <w:p w14:paraId="78B53780" w14:textId="565905C8" w:rsidR="009A6774" w:rsidRPr="004B0A4B" w:rsidRDefault="009A6774" w:rsidP="009A6774">
            <w:pPr>
              <w:jc w:val="center"/>
              <w:rPr>
                <w:rFonts w:ascii="Arial" w:hAnsi="Arial" w:cs="Arial"/>
                <w:sz w:val="20"/>
                <w:szCs w:val="20"/>
              </w:rPr>
            </w:pPr>
            <w:ins w:id="2284" w:author="Naveen Premnath [2]" w:date="2024-09-28T16:49:00Z">
              <w:r>
                <w:rPr>
                  <w:rFonts w:ascii="Arial" w:hAnsi="Arial" w:cs="Arial"/>
                  <w:sz w:val="20"/>
                  <w:szCs w:val="20"/>
                </w:rPr>
                <w:t>(</w:t>
              </w:r>
              <w:r w:rsidRPr="009A6774">
                <w:rPr>
                  <w:rFonts w:ascii="Arial" w:hAnsi="Arial" w:cs="Arial"/>
                  <w:sz w:val="20"/>
                  <w:szCs w:val="20"/>
                </w:rPr>
                <w:t>587171</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hideMark/>
            <w:tcPrChange w:id="2285"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293638A2" w14:textId="77777777" w:rsidR="008C72D4" w:rsidRDefault="008C72D4" w:rsidP="009848EE">
            <w:pPr>
              <w:jc w:val="center"/>
              <w:rPr>
                <w:ins w:id="2286" w:author="Naveen Premnath [2]" w:date="2024-09-28T16:58:00Z"/>
                <w:rFonts w:ascii="Arial" w:hAnsi="Arial" w:cs="Arial"/>
                <w:sz w:val="20"/>
                <w:szCs w:val="20"/>
              </w:rPr>
            </w:pPr>
            <w:r w:rsidRPr="004B0A4B">
              <w:rPr>
                <w:rFonts w:ascii="Arial" w:hAnsi="Arial" w:cs="Arial"/>
                <w:sz w:val="20"/>
                <w:szCs w:val="20"/>
              </w:rPr>
              <w:t>44</w:t>
            </w:r>
            <w:r w:rsidR="00745895">
              <w:rPr>
                <w:rFonts w:ascii="Arial" w:hAnsi="Arial" w:cs="Arial"/>
                <w:sz w:val="20"/>
                <w:szCs w:val="20"/>
              </w:rPr>
              <w:t>(29</w:t>
            </w:r>
            <w:r w:rsidRPr="004B0A4B">
              <w:rPr>
                <w:rFonts w:ascii="Arial" w:hAnsi="Arial" w:cs="Arial"/>
                <w:sz w:val="20"/>
                <w:szCs w:val="20"/>
              </w:rPr>
              <w:t>)</w:t>
            </w:r>
          </w:p>
          <w:p w14:paraId="54A3FABE" w14:textId="061A27FF" w:rsidR="009848EE" w:rsidRPr="004B0A4B" w:rsidRDefault="009848EE" w:rsidP="009848EE">
            <w:pPr>
              <w:jc w:val="center"/>
              <w:rPr>
                <w:rFonts w:ascii="Arial" w:hAnsi="Arial" w:cs="Arial"/>
                <w:sz w:val="20"/>
                <w:szCs w:val="20"/>
              </w:rPr>
            </w:pPr>
            <w:ins w:id="2287" w:author="Naveen Premnath [2]" w:date="2024-09-28T17:00:00Z">
              <w:r>
                <w:rPr>
                  <w:rFonts w:ascii="Arial" w:hAnsi="Arial" w:cs="Arial"/>
                  <w:sz w:val="20"/>
                  <w:szCs w:val="20"/>
                </w:rPr>
                <w:t>(</w:t>
              </w:r>
              <w:r w:rsidRPr="009848EE">
                <w:rPr>
                  <w:rFonts w:ascii="Arial" w:hAnsi="Arial" w:cs="Arial"/>
                  <w:sz w:val="20"/>
                  <w:szCs w:val="20"/>
                </w:rPr>
                <w:t>476055</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8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FDE2E8C" w14:textId="77777777" w:rsidR="008C72D4" w:rsidRDefault="008C72D4" w:rsidP="0022748B">
            <w:pPr>
              <w:jc w:val="center"/>
              <w:rPr>
                <w:ins w:id="2289" w:author="Naveen Premnath [2]" w:date="2024-09-28T17:11:00Z"/>
                <w:rFonts w:ascii="Arial" w:hAnsi="Arial" w:cs="Arial"/>
                <w:sz w:val="20"/>
                <w:szCs w:val="20"/>
              </w:rPr>
            </w:pPr>
            <w:r w:rsidRPr="004B0A4B">
              <w:rPr>
                <w:rFonts w:ascii="Arial" w:hAnsi="Arial" w:cs="Arial"/>
                <w:sz w:val="20"/>
                <w:szCs w:val="20"/>
              </w:rPr>
              <w:t>56</w:t>
            </w:r>
            <w:r w:rsidR="00745895">
              <w:rPr>
                <w:rFonts w:ascii="Arial" w:hAnsi="Arial" w:cs="Arial"/>
                <w:sz w:val="20"/>
                <w:szCs w:val="20"/>
              </w:rPr>
              <w:t>(53</w:t>
            </w:r>
            <w:r w:rsidRPr="004B0A4B">
              <w:rPr>
                <w:rFonts w:ascii="Arial" w:hAnsi="Arial" w:cs="Arial"/>
                <w:sz w:val="20"/>
                <w:szCs w:val="20"/>
              </w:rPr>
              <w:t>)</w:t>
            </w:r>
          </w:p>
          <w:p w14:paraId="258E6562" w14:textId="6B7B6CC0" w:rsidR="0022748B" w:rsidRPr="004B0A4B" w:rsidRDefault="0022748B" w:rsidP="0022748B">
            <w:pPr>
              <w:jc w:val="center"/>
              <w:rPr>
                <w:rFonts w:ascii="Arial" w:hAnsi="Arial" w:cs="Arial"/>
                <w:sz w:val="20"/>
                <w:szCs w:val="20"/>
              </w:rPr>
            </w:pPr>
            <w:ins w:id="2290" w:author="Naveen Premnath [2]" w:date="2024-09-28T17:11:00Z">
              <w:r>
                <w:rPr>
                  <w:rFonts w:ascii="Arial" w:hAnsi="Arial" w:cs="Arial"/>
                  <w:sz w:val="20"/>
                  <w:szCs w:val="20"/>
                </w:rPr>
                <w:t>(</w:t>
              </w:r>
              <w:r w:rsidRPr="0022748B">
                <w:rPr>
                  <w:rFonts w:ascii="Arial" w:hAnsi="Arial" w:cs="Arial"/>
                  <w:sz w:val="20"/>
                  <w:szCs w:val="20"/>
                </w:rPr>
                <w:t>517510</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hideMark/>
            <w:tcPrChange w:id="229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BF6935D" w14:textId="77777777" w:rsidR="008C72D4" w:rsidRDefault="008C72D4" w:rsidP="00FB6757">
            <w:pPr>
              <w:jc w:val="center"/>
              <w:rPr>
                <w:ins w:id="2292" w:author="Naveen Premnath [2]" w:date="2024-09-28T17:20:00Z"/>
                <w:rFonts w:ascii="Arial" w:hAnsi="Arial" w:cs="Arial"/>
                <w:sz w:val="20"/>
                <w:szCs w:val="20"/>
              </w:rPr>
            </w:pPr>
            <w:r w:rsidRPr="004B0A4B">
              <w:rPr>
                <w:rFonts w:ascii="Arial" w:hAnsi="Arial" w:cs="Arial"/>
                <w:sz w:val="20"/>
                <w:szCs w:val="20"/>
              </w:rPr>
              <w:t>40</w:t>
            </w:r>
            <w:r w:rsidR="00745895">
              <w:rPr>
                <w:rFonts w:ascii="Arial" w:hAnsi="Arial" w:cs="Arial"/>
                <w:sz w:val="20"/>
                <w:szCs w:val="20"/>
              </w:rPr>
              <w:t>(24</w:t>
            </w:r>
            <w:r w:rsidRPr="004B0A4B">
              <w:rPr>
                <w:rFonts w:ascii="Arial" w:hAnsi="Arial" w:cs="Arial"/>
                <w:sz w:val="20"/>
                <w:szCs w:val="20"/>
              </w:rPr>
              <w:t>)</w:t>
            </w:r>
          </w:p>
          <w:p w14:paraId="7E0D29AF" w14:textId="62ECA1CF" w:rsidR="00FB6757" w:rsidRPr="004B0A4B" w:rsidRDefault="00FB6757" w:rsidP="00FB6757">
            <w:pPr>
              <w:jc w:val="center"/>
              <w:rPr>
                <w:rFonts w:ascii="Arial" w:hAnsi="Arial" w:cs="Arial"/>
                <w:sz w:val="20"/>
                <w:szCs w:val="20"/>
              </w:rPr>
            </w:pPr>
            <w:ins w:id="2293" w:author="Naveen Premnath [2]" w:date="2024-09-28T17:20:00Z">
              <w:r>
                <w:rPr>
                  <w:rFonts w:ascii="Arial" w:hAnsi="Arial" w:cs="Arial"/>
                  <w:sz w:val="20"/>
                  <w:szCs w:val="20"/>
                </w:rPr>
                <w:t>(</w:t>
              </w:r>
              <w:r w:rsidRPr="00FB6757">
                <w:rPr>
                  <w:rFonts w:ascii="Arial" w:hAnsi="Arial" w:cs="Arial"/>
                  <w:sz w:val="20"/>
                  <w:szCs w:val="20"/>
                </w:rPr>
                <w:t>429366</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hideMark/>
            <w:tcPrChange w:id="229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EF48273" w14:textId="77777777" w:rsidR="008C72D4" w:rsidRDefault="008C72D4" w:rsidP="00744F16">
            <w:pPr>
              <w:jc w:val="center"/>
              <w:rPr>
                <w:ins w:id="2295" w:author="Naveen Premnath [2]" w:date="2024-09-28T17:40:00Z"/>
                <w:rFonts w:ascii="Arial" w:hAnsi="Arial" w:cs="Arial"/>
                <w:sz w:val="20"/>
                <w:szCs w:val="20"/>
              </w:rPr>
            </w:pPr>
            <w:r w:rsidRPr="004B0A4B">
              <w:rPr>
                <w:rFonts w:ascii="Arial" w:hAnsi="Arial" w:cs="Arial"/>
                <w:sz w:val="20"/>
                <w:szCs w:val="20"/>
              </w:rPr>
              <w:t>180</w:t>
            </w:r>
            <w:r w:rsidR="00745895">
              <w:rPr>
                <w:rFonts w:ascii="Arial" w:hAnsi="Arial" w:cs="Arial"/>
                <w:sz w:val="20"/>
                <w:szCs w:val="20"/>
              </w:rPr>
              <w:t>(48</w:t>
            </w:r>
            <w:r w:rsidRPr="004B0A4B">
              <w:rPr>
                <w:rFonts w:ascii="Arial" w:hAnsi="Arial" w:cs="Arial"/>
                <w:sz w:val="20"/>
                <w:szCs w:val="20"/>
              </w:rPr>
              <w:t>)</w:t>
            </w:r>
          </w:p>
          <w:p w14:paraId="0F6C81A2" w14:textId="06B162F7" w:rsidR="00744F16" w:rsidRPr="004B0A4B" w:rsidRDefault="00744F16" w:rsidP="00744F16">
            <w:pPr>
              <w:jc w:val="center"/>
              <w:rPr>
                <w:rFonts w:ascii="Arial" w:hAnsi="Arial" w:cs="Arial"/>
                <w:sz w:val="20"/>
                <w:szCs w:val="20"/>
              </w:rPr>
            </w:pPr>
            <w:ins w:id="2296" w:author="Naveen Premnath [2]" w:date="2024-09-28T17:41:00Z">
              <w:r>
                <w:rPr>
                  <w:rFonts w:ascii="Arial" w:hAnsi="Arial" w:cs="Arial"/>
                  <w:sz w:val="20"/>
                  <w:szCs w:val="20"/>
                </w:rPr>
                <w:t>(</w:t>
              </w:r>
              <w:r w:rsidRPr="00744F16">
                <w:rPr>
                  <w:rFonts w:ascii="Arial" w:hAnsi="Arial" w:cs="Arial"/>
                  <w:sz w:val="20"/>
                  <w:szCs w:val="20"/>
                </w:rPr>
                <w:t>476864</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hideMark/>
            <w:tcPrChange w:id="2297"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34735AFB" w14:textId="77777777" w:rsidR="008C72D4" w:rsidRDefault="008C72D4" w:rsidP="0095675E">
            <w:pPr>
              <w:jc w:val="center"/>
              <w:rPr>
                <w:ins w:id="2298" w:author="Naveen Premnath [2]" w:date="2024-09-28T17:51:00Z"/>
                <w:rFonts w:ascii="Arial" w:hAnsi="Arial" w:cs="Arial"/>
                <w:sz w:val="20"/>
                <w:szCs w:val="20"/>
              </w:rPr>
            </w:pPr>
            <w:r w:rsidRPr="004B0A4B">
              <w:rPr>
                <w:rFonts w:ascii="Arial" w:hAnsi="Arial" w:cs="Arial"/>
                <w:sz w:val="20"/>
                <w:szCs w:val="20"/>
              </w:rPr>
              <w:t>140</w:t>
            </w:r>
            <w:r w:rsidR="00745895">
              <w:rPr>
                <w:rFonts w:ascii="Arial" w:hAnsi="Arial" w:cs="Arial"/>
                <w:sz w:val="20"/>
                <w:szCs w:val="20"/>
              </w:rPr>
              <w:t>(26</w:t>
            </w:r>
            <w:r w:rsidRPr="004B0A4B">
              <w:rPr>
                <w:rFonts w:ascii="Arial" w:hAnsi="Arial" w:cs="Arial"/>
                <w:sz w:val="20"/>
                <w:szCs w:val="20"/>
              </w:rPr>
              <w:t>)</w:t>
            </w:r>
          </w:p>
          <w:p w14:paraId="6EC9F861" w14:textId="790B0C77" w:rsidR="0095675E" w:rsidRPr="004B0A4B" w:rsidRDefault="0095675E" w:rsidP="0095675E">
            <w:pPr>
              <w:jc w:val="center"/>
              <w:rPr>
                <w:rFonts w:ascii="Arial" w:hAnsi="Arial" w:cs="Arial"/>
                <w:sz w:val="20"/>
                <w:szCs w:val="20"/>
              </w:rPr>
            </w:pPr>
            <w:ins w:id="2299" w:author="Naveen Premnath [2]" w:date="2024-09-28T17:51:00Z">
              <w:r>
                <w:rPr>
                  <w:rFonts w:ascii="Arial" w:hAnsi="Arial" w:cs="Arial"/>
                  <w:sz w:val="20"/>
                  <w:szCs w:val="20"/>
                </w:rPr>
                <w:t>(</w:t>
              </w:r>
            </w:ins>
            <w:ins w:id="2300" w:author="Naveen Premnath [2]" w:date="2024-09-28T17:52:00Z">
              <w:r w:rsidRPr="0095675E">
                <w:rPr>
                  <w:rFonts w:ascii="Arial" w:hAnsi="Arial" w:cs="Arial"/>
                  <w:sz w:val="20"/>
                  <w:szCs w:val="20"/>
                </w:rPr>
                <w:t>409713</w:t>
              </w:r>
              <w:r>
                <w:rPr>
                  <w:rFonts w:ascii="Arial" w:hAnsi="Arial" w:cs="Arial"/>
                  <w:sz w:val="20"/>
                  <w:szCs w:val="20"/>
                </w:rPr>
                <w:t>)</w:t>
              </w:r>
            </w:ins>
          </w:p>
        </w:tc>
      </w:tr>
      <w:tr w:rsidR="004B0A4B" w:rsidRPr="00AA3DD8" w14:paraId="19AC730D" w14:textId="77777777" w:rsidTr="00DC7C45">
        <w:trPr>
          <w:trHeight w:val="499"/>
          <w:trPrChange w:id="2301" w:author="Naveen Premnath [2]" w:date="2024-09-28T12:22:00Z">
            <w:trPr>
              <w:gridAfter w:val="0"/>
              <w:trHeight w:val="493"/>
            </w:trPr>
          </w:trPrChange>
        </w:trPr>
        <w:tc>
          <w:tcPr>
            <w:tcW w:w="15127" w:type="dxa"/>
            <w:gridSpan w:val="11"/>
            <w:tcBorders>
              <w:top w:val="single" w:sz="4" w:space="0" w:color="auto"/>
              <w:left w:val="single" w:sz="4" w:space="0" w:color="auto"/>
              <w:bottom w:val="single" w:sz="4" w:space="0" w:color="auto"/>
              <w:right w:val="single" w:sz="4" w:space="0" w:color="auto"/>
            </w:tcBorders>
            <w:tcPrChange w:id="2302" w:author="Naveen Premnath [2]" w:date="2024-09-28T12:22:00Z">
              <w:tcPr>
                <w:tcW w:w="11155" w:type="dxa"/>
                <w:gridSpan w:val="18"/>
                <w:tcBorders>
                  <w:top w:val="single" w:sz="4" w:space="0" w:color="auto"/>
                  <w:left w:val="single" w:sz="4" w:space="0" w:color="auto"/>
                  <w:bottom w:val="single" w:sz="4" w:space="0" w:color="auto"/>
                  <w:right w:val="single" w:sz="4" w:space="0" w:color="auto"/>
                </w:tcBorders>
              </w:tcPr>
            </w:tcPrChange>
          </w:tcPr>
          <w:p w14:paraId="6E359BF2" w14:textId="3E192FDF" w:rsidR="004B0A4B" w:rsidRPr="004B0A4B" w:rsidRDefault="004B0A4B" w:rsidP="004B0A4B">
            <w:pPr>
              <w:rPr>
                <w:rFonts w:ascii="Arial" w:hAnsi="Arial" w:cs="Arial"/>
                <w:sz w:val="20"/>
                <w:szCs w:val="20"/>
              </w:rPr>
            </w:pPr>
            <w:r w:rsidRPr="004B0A4B">
              <w:rPr>
                <w:rFonts w:ascii="Arial" w:hAnsi="Arial" w:cs="Arial"/>
                <w:b/>
                <w:sz w:val="20"/>
                <w:szCs w:val="20"/>
              </w:rPr>
              <w:t>Clinical characteristics</w:t>
            </w:r>
          </w:p>
        </w:tc>
      </w:tr>
      <w:tr w:rsidR="004B0A4B" w:rsidRPr="00AA3DD8" w14:paraId="45769119" w14:textId="77777777" w:rsidTr="009A6774">
        <w:trPr>
          <w:trHeight w:val="499"/>
          <w:trPrChange w:id="2303"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tcPrChange w:id="2304" w:author="Naveen Premnath [2]" w:date="2024-09-28T16:53:00Z">
              <w:tcPr>
                <w:tcW w:w="1795" w:type="dxa"/>
                <w:tcBorders>
                  <w:top w:val="single" w:sz="4" w:space="0" w:color="auto"/>
                  <w:left w:val="single" w:sz="4" w:space="0" w:color="auto"/>
                  <w:bottom w:val="single" w:sz="4" w:space="0" w:color="auto"/>
                  <w:right w:val="single" w:sz="4" w:space="0" w:color="auto"/>
                </w:tcBorders>
              </w:tcPr>
            </w:tcPrChange>
          </w:tcPr>
          <w:p w14:paraId="77785A25" w14:textId="3DFDE842" w:rsidR="004B0A4B" w:rsidRPr="004B0A4B" w:rsidRDefault="004B0A4B" w:rsidP="004B0A4B">
            <w:pPr>
              <w:rPr>
                <w:rFonts w:ascii="Arial" w:hAnsi="Arial" w:cs="Arial"/>
                <w:b/>
                <w:bCs/>
                <w:sz w:val="20"/>
                <w:szCs w:val="20"/>
              </w:rPr>
            </w:pPr>
            <w:r w:rsidRPr="004B0A4B">
              <w:rPr>
                <w:rFonts w:ascii="Arial" w:hAnsi="Arial" w:cs="Arial"/>
                <w:b/>
                <w:bCs/>
                <w:sz w:val="20"/>
                <w:szCs w:val="20"/>
              </w:rPr>
              <w:t>Cancer type</w:t>
            </w:r>
          </w:p>
        </w:tc>
        <w:tc>
          <w:tcPr>
            <w:tcW w:w="1220" w:type="dxa"/>
            <w:tcBorders>
              <w:top w:val="single" w:sz="4" w:space="0" w:color="auto"/>
              <w:left w:val="single" w:sz="4" w:space="0" w:color="auto"/>
              <w:bottom w:val="single" w:sz="4" w:space="0" w:color="auto"/>
              <w:right w:val="single" w:sz="4" w:space="0" w:color="auto"/>
            </w:tcBorders>
            <w:tcPrChange w:id="230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5F27443C" w14:textId="0D2A93C0"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306"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0071A950" w14:textId="77777777" w:rsidR="004B0A4B" w:rsidRPr="004B0A4B" w:rsidRDefault="004B0A4B"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tcPrChange w:id="230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23790AAD" w14:textId="4B9423B4"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30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759B538E" w14:textId="77777777" w:rsidR="004B0A4B" w:rsidRPr="004B0A4B" w:rsidRDefault="004B0A4B" w:rsidP="00CF347B">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tcPrChange w:id="2309"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62E16994" w14:textId="392495D0" w:rsidR="004B0A4B" w:rsidRPr="004B0A4B" w:rsidRDefault="004B0A4B"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tcPrChange w:id="2310"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7C9C4614" w14:textId="77777777"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31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12395C03" w14:textId="41CB8E72"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31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D8BA48D" w14:textId="77777777"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31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1347750" w14:textId="07B83B6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314"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44D1F37B" w14:textId="77777777" w:rsidR="004B0A4B" w:rsidRPr="004B0A4B" w:rsidRDefault="004B0A4B" w:rsidP="00CF347B">
            <w:pPr>
              <w:jc w:val="center"/>
              <w:rPr>
                <w:rFonts w:ascii="Arial" w:hAnsi="Arial" w:cs="Arial"/>
                <w:sz w:val="20"/>
                <w:szCs w:val="20"/>
              </w:rPr>
            </w:pPr>
          </w:p>
        </w:tc>
      </w:tr>
      <w:tr w:rsidR="004B0A4B" w:rsidRPr="00AA3DD8" w14:paraId="179468C6" w14:textId="77777777" w:rsidTr="009A6774">
        <w:trPr>
          <w:trHeight w:val="499"/>
          <w:trPrChange w:id="2315"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tcPrChange w:id="2316" w:author="Naveen Premnath [2]" w:date="2024-09-28T16:53:00Z">
              <w:tcPr>
                <w:tcW w:w="1795" w:type="dxa"/>
                <w:tcBorders>
                  <w:top w:val="single" w:sz="4" w:space="0" w:color="auto"/>
                  <w:left w:val="single" w:sz="4" w:space="0" w:color="auto"/>
                  <w:bottom w:val="single" w:sz="4" w:space="0" w:color="auto"/>
                  <w:right w:val="single" w:sz="4" w:space="0" w:color="auto"/>
                </w:tcBorders>
              </w:tcPr>
            </w:tcPrChange>
          </w:tcPr>
          <w:p w14:paraId="589A314F" w14:textId="77777777" w:rsidR="004B0A4B" w:rsidRDefault="004B0A4B" w:rsidP="004B0A4B">
            <w:pPr>
              <w:rPr>
                <w:ins w:id="2317" w:author="Naveen Premnath [2]" w:date="2024-09-28T15:34:00Z"/>
                <w:rFonts w:ascii="Arial" w:hAnsi="Arial" w:cs="Arial"/>
                <w:b/>
                <w:bCs/>
                <w:sz w:val="20"/>
                <w:szCs w:val="20"/>
              </w:rPr>
            </w:pPr>
            <w:r w:rsidRPr="004B0A4B">
              <w:rPr>
                <w:rFonts w:ascii="Arial" w:hAnsi="Arial" w:cs="Arial"/>
                <w:b/>
                <w:bCs/>
                <w:sz w:val="20"/>
                <w:szCs w:val="20"/>
              </w:rPr>
              <w:t>Prostate</w:t>
            </w:r>
            <w:r w:rsidR="005E230F">
              <w:rPr>
                <w:rFonts w:ascii="Arial" w:hAnsi="Arial" w:cs="Arial"/>
                <w:b/>
                <w:bCs/>
                <w:sz w:val="20"/>
                <w:szCs w:val="20"/>
              </w:rPr>
              <w:t xml:space="preserve"> </w:t>
            </w:r>
            <w:r w:rsidR="005E230F" w:rsidRPr="004B0A4B">
              <w:rPr>
                <w:rFonts w:ascii="Arial" w:hAnsi="Arial" w:cs="Arial"/>
                <w:b/>
                <w:bCs/>
                <w:sz w:val="20"/>
                <w:szCs w:val="20"/>
              </w:rPr>
              <w:t>(%)</w:t>
            </w:r>
          </w:p>
          <w:p w14:paraId="31037EB0" w14:textId="1F51ECC3" w:rsidR="00AB7F52" w:rsidRPr="004B0A4B" w:rsidRDefault="00AB7F52" w:rsidP="004B0A4B">
            <w:pPr>
              <w:rPr>
                <w:rFonts w:ascii="Arial" w:hAnsi="Arial" w:cs="Arial"/>
                <w:b/>
                <w:bCs/>
                <w:sz w:val="20"/>
                <w:szCs w:val="20"/>
              </w:rPr>
            </w:pPr>
            <w:ins w:id="2318" w:author="Naveen Premnath [2]" w:date="2024-09-28T15:34: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tcPrChange w:id="231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5DC0CF2F" w14:textId="77777777" w:rsidR="004B0A4B" w:rsidRDefault="004B0A4B" w:rsidP="00AB7F52">
            <w:pPr>
              <w:jc w:val="center"/>
              <w:rPr>
                <w:ins w:id="2320" w:author="Naveen Premnath [2]" w:date="2024-09-28T15:33:00Z"/>
                <w:rFonts w:ascii="Arial" w:hAnsi="Arial" w:cs="Arial"/>
                <w:sz w:val="20"/>
                <w:szCs w:val="20"/>
              </w:rPr>
            </w:pPr>
            <w:r w:rsidRPr="004B0A4B">
              <w:rPr>
                <w:rFonts w:ascii="Arial" w:hAnsi="Arial" w:cs="Arial"/>
                <w:sz w:val="20"/>
                <w:szCs w:val="20"/>
              </w:rPr>
              <w:t>18</w:t>
            </w:r>
            <w:r w:rsidR="00745895">
              <w:rPr>
                <w:rFonts w:ascii="Arial" w:hAnsi="Arial" w:cs="Arial"/>
                <w:sz w:val="20"/>
                <w:szCs w:val="20"/>
              </w:rPr>
              <w:t>(23</w:t>
            </w:r>
            <w:r w:rsidRPr="004B0A4B">
              <w:rPr>
                <w:rFonts w:ascii="Arial" w:hAnsi="Arial" w:cs="Arial"/>
                <w:sz w:val="20"/>
                <w:szCs w:val="20"/>
              </w:rPr>
              <w:t>)</w:t>
            </w:r>
          </w:p>
          <w:p w14:paraId="6E200611" w14:textId="034C1BDB" w:rsidR="00AB7F52" w:rsidRPr="004B0A4B" w:rsidRDefault="00AB7F52" w:rsidP="00AB7F52">
            <w:pPr>
              <w:jc w:val="center"/>
              <w:rPr>
                <w:rFonts w:ascii="Arial" w:hAnsi="Arial" w:cs="Arial"/>
                <w:sz w:val="20"/>
                <w:szCs w:val="20"/>
              </w:rPr>
            </w:pPr>
            <w:ins w:id="2321" w:author="Naveen Premnath [2]" w:date="2024-09-28T15:33:00Z">
              <w:r>
                <w:rPr>
                  <w:rFonts w:ascii="Arial" w:hAnsi="Arial" w:cs="Arial"/>
                  <w:sz w:val="20"/>
                  <w:szCs w:val="20"/>
                </w:rPr>
                <w:t>(</w:t>
              </w:r>
              <w:r w:rsidRPr="00AB7F52">
                <w:rPr>
                  <w:rFonts w:ascii="Arial" w:hAnsi="Arial" w:cs="Arial"/>
                  <w:sz w:val="20"/>
                  <w:szCs w:val="20"/>
                </w:rPr>
                <w:t>144293</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tcPrChange w:id="2322"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5D95BC1A" w14:textId="693CCB9F" w:rsidR="004B0A4B" w:rsidRPr="004B0A4B" w:rsidRDefault="004B0A4B"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tcPrChange w:id="232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6276308A" w14:textId="77777777" w:rsidR="004B0A4B" w:rsidRDefault="004B0A4B" w:rsidP="004E5E5D">
            <w:pPr>
              <w:jc w:val="center"/>
              <w:rPr>
                <w:ins w:id="2324" w:author="Naveen Premnath [2]" w:date="2024-09-28T15:57:00Z"/>
                <w:rFonts w:ascii="Arial" w:hAnsi="Arial" w:cs="Arial"/>
                <w:sz w:val="20"/>
                <w:szCs w:val="20"/>
              </w:rPr>
            </w:pPr>
            <w:r w:rsidRPr="004B0A4B">
              <w:rPr>
                <w:rFonts w:ascii="Arial" w:hAnsi="Arial" w:cs="Arial"/>
                <w:sz w:val="20"/>
                <w:szCs w:val="20"/>
              </w:rPr>
              <w:t>26</w:t>
            </w:r>
            <w:r w:rsidR="00745895">
              <w:rPr>
                <w:rFonts w:ascii="Arial" w:hAnsi="Arial" w:cs="Arial"/>
                <w:sz w:val="20"/>
                <w:szCs w:val="20"/>
              </w:rPr>
              <w:t>(33</w:t>
            </w:r>
            <w:r w:rsidRPr="004B0A4B">
              <w:rPr>
                <w:rFonts w:ascii="Arial" w:hAnsi="Arial" w:cs="Arial"/>
                <w:sz w:val="20"/>
                <w:szCs w:val="20"/>
              </w:rPr>
              <w:t>)</w:t>
            </w:r>
          </w:p>
          <w:p w14:paraId="545E0A16" w14:textId="4FC8B363" w:rsidR="004E5E5D" w:rsidRPr="004B0A4B" w:rsidRDefault="008E517A" w:rsidP="004E5E5D">
            <w:pPr>
              <w:jc w:val="center"/>
              <w:rPr>
                <w:rFonts w:ascii="Arial" w:hAnsi="Arial" w:cs="Arial"/>
                <w:sz w:val="20"/>
                <w:szCs w:val="20"/>
              </w:rPr>
            </w:pPr>
            <w:ins w:id="2325" w:author="Naveen Premnath [2]" w:date="2024-09-28T16:26:00Z">
              <w:r>
                <w:rPr>
                  <w:rFonts w:ascii="Arial" w:hAnsi="Arial" w:cs="Arial"/>
                  <w:sz w:val="20"/>
                  <w:szCs w:val="20"/>
                </w:rPr>
                <w:t>(</w:t>
              </w:r>
              <w:r w:rsidRPr="008E517A">
                <w:rPr>
                  <w:rFonts w:ascii="Arial" w:hAnsi="Arial" w:cs="Arial"/>
                  <w:sz w:val="20"/>
                  <w:szCs w:val="20"/>
                </w:rPr>
                <w:t>266640</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tcPrChange w:id="232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36B5C343" w14:textId="251672BF" w:rsidR="004B0A4B" w:rsidRPr="004B0A4B" w:rsidRDefault="004B0A4B" w:rsidP="00CF347B">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tcPrChange w:id="2327"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3911ED4B" w14:textId="77777777" w:rsidR="004B0A4B" w:rsidRDefault="004B0A4B" w:rsidP="009A6774">
            <w:pPr>
              <w:jc w:val="center"/>
              <w:rPr>
                <w:ins w:id="2328" w:author="Naveen Premnath [2]" w:date="2024-09-28T16:50:00Z"/>
                <w:rFonts w:ascii="Arial" w:hAnsi="Arial" w:cs="Arial"/>
                <w:sz w:val="20"/>
                <w:szCs w:val="20"/>
              </w:rPr>
            </w:pPr>
            <w:r w:rsidRPr="004B0A4B">
              <w:rPr>
                <w:rFonts w:ascii="Arial" w:hAnsi="Arial" w:cs="Arial"/>
                <w:sz w:val="20"/>
                <w:szCs w:val="20"/>
              </w:rPr>
              <w:t>39</w:t>
            </w:r>
            <w:r w:rsidR="00745895">
              <w:rPr>
                <w:rFonts w:ascii="Arial" w:hAnsi="Arial" w:cs="Arial"/>
                <w:sz w:val="20"/>
                <w:szCs w:val="20"/>
              </w:rPr>
              <w:t>(34</w:t>
            </w:r>
            <w:r w:rsidRPr="004B0A4B">
              <w:rPr>
                <w:rFonts w:ascii="Arial" w:hAnsi="Arial" w:cs="Arial"/>
                <w:sz w:val="20"/>
                <w:szCs w:val="20"/>
              </w:rPr>
              <w:t>)</w:t>
            </w:r>
          </w:p>
          <w:p w14:paraId="7610AFF0" w14:textId="4B63C400" w:rsidR="009A6774" w:rsidRPr="004B0A4B" w:rsidRDefault="009A6774" w:rsidP="009A6774">
            <w:pPr>
              <w:jc w:val="center"/>
              <w:rPr>
                <w:rFonts w:ascii="Arial" w:hAnsi="Arial" w:cs="Arial"/>
                <w:sz w:val="20"/>
                <w:szCs w:val="20"/>
              </w:rPr>
            </w:pPr>
            <w:ins w:id="2329" w:author="Naveen Premnath [2]" w:date="2024-09-28T16:50:00Z">
              <w:r>
                <w:rPr>
                  <w:rFonts w:ascii="Arial" w:hAnsi="Arial" w:cs="Arial"/>
                  <w:sz w:val="20"/>
                  <w:szCs w:val="20"/>
                </w:rPr>
                <w:t>(</w:t>
              </w:r>
              <w:r w:rsidRPr="009A6774">
                <w:rPr>
                  <w:rFonts w:ascii="Arial" w:hAnsi="Arial" w:cs="Arial"/>
                  <w:sz w:val="20"/>
                  <w:szCs w:val="20"/>
                </w:rPr>
                <w:t>356308</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tcPrChange w:id="2330"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793A78C7" w14:textId="3457BDBB"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33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4E3CD06F" w14:textId="77777777" w:rsidR="004B0A4B" w:rsidRDefault="004B0A4B" w:rsidP="0022748B">
            <w:pPr>
              <w:jc w:val="center"/>
              <w:rPr>
                <w:ins w:id="2332" w:author="Naveen Premnath [2]" w:date="2024-09-28T17:12:00Z"/>
                <w:rFonts w:ascii="Arial" w:hAnsi="Arial" w:cs="Arial"/>
                <w:sz w:val="20"/>
                <w:szCs w:val="20"/>
              </w:rPr>
            </w:pPr>
            <w:r w:rsidRPr="004B0A4B">
              <w:rPr>
                <w:rFonts w:ascii="Arial" w:hAnsi="Arial" w:cs="Arial"/>
                <w:sz w:val="20"/>
                <w:szCs w:val="20"/>
              </w:rPr>
              <w:t>34</w:t>
            </w:r>
            <w:r w:rsidR="00745895">
              <w:rPr>
                <w:rFonts w:ascii="Arial" w:hAnsi="Arial" w:cs="Arial"/>
                <w:sz w:val="20"/>
                <w:szCs w:val="20"/>
              </w:rPr>
              <w:t>(32</w:t>
            </w:r>
            <w:r w:rsidRPr="004B0A4B">
              <w:rPr>
                <w:rFonts w:ascii="Arial" w:hAnsi="Arial" w:cs="Arial"/>
                <w:sz w:val="20"/>
                <w:szCs w:val="20"/>
              </w:rPr>
              <w:t>)</w:t>
            </w:r>
          </w:p>
          <w:p w14:paraId="53386E64" w14:textId="34ED4073" w:rsidR="0022748B" w:rsidRPr="004B0A4B" w:rsidRDefault="0022748B" w:rsidP="0022748B">
            <w:pPr>
              <w:jc w:val="center"/>
              <w:rPr>
                <w:rFonts w:ascii="Arial" w:hAnsi="Arial" w:cs="Arial"/>
                <w:sz w:val="20"/>
                <w:szCs w:val="20"/>
              </w:rPr>
            </w:pPr>
            <w:ins w:id="2333" w:author="Naveen Premnath [2]" w:date="2024-09-28T17:12:00Z">
              <w:r>
                <w:rPr>
                  <w:rFonts w:ascii="Arial" w:hAnsi="Arial" w:cs="Arial"/>
                  <w:sz w:val="20"/>
                  <w:szCs w:val="20"/>
                </w:rPr>
                <w:t>(</w:t>
              </w:r>
              <w:r w:rsidRPr="0022748B">
                <w:rPr>
                  <w:rFonts w:ascii="Arial" w:hAnsi="Arial" w:cs="Arial"/>
                  <w:sz w:val="20"/>
                  <w:szCs w:val="20"/>
                </w:rPr>
                <w:t>291928</w:t>
              </w:r>
            </w:ins>
            <w:ins w:id="2334" w:author="Naveen Premnath [2]" w:date="2024-09-28T17:13:00Z">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tcPrChange w:id="233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6EFD529" w14:textId="297CD081"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33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5971AA61" w14:textId="77777777" w:rsidR="004B0A4B" w:rsidRDefault="004B0A4B" w:rsidP="00744F16">
            <w:pPr>
              <w:jc w:val="center"/>
              <w:rPr>
                <w:ins w:id="2337" w:author="Naveen Premnath [2]" w:date="2024-09-28T17:41:00Z"/>
                <w:rFonts w:ascii="Arial" w:hAnsi="Arial" w:cs="Arial"/>
                <w:sz w:val="20"/>
                <w:szCs w:val="20"/>
              </w:rPr>
            </w:pPr>
            <w:r w:rsidRPr="004B0A4B">
              <w:rPr>
                <w:rFonts w:ascii="Arial" w:hAnsi="Arial" w:cs="Arial"/>
                <w:sz w:val="20"/>
                <w:szCs w:val="20"/>
              </w:rPr>
              <w:t>117</w:t>
            </w:r>
            <w:r w:rsidR="00745895">
              <w:rPr>
                <w:rFonts w:ascii="Arial" w:hAnsi="Arial" w:cs="Arial"/>
                <w:sz w:val="20"/>
                <w:szCs w:val="20"/>
              </w:rPr>
              <w:t>(31</w:t>
            </w:r>
            <w:r w:rsidRPr="004B0A4B">
              <w:rPr>
                <w:rFonts w:ascii="Arial" w:hAnsi="Arial" w:cs="Arial"/>
                <w:sz w:val="20"/>
                <w:szCs w:val="20"/>
              </w:rPr>
              <w:t>)</w:t>
            </w:r>
          </w:p>
          <w:p w14:paraId="29D14FC7" w14:textId="23E2D785" w:rsidR="00744F16" w:rsidRPr="004B0A4B" w:rsidRDefault="00744F16" w:rsidP="00744F16">
            <w:pPr>
              <w:jc w:val="center"/>
              <w:rPr>
                <w:rFonts w:ascii="Arial" w:hAnsi="Arial" w:cs="Arial"/>
                <w:sz w:val="20"/>
                <w:szCs w:val="20"/>
              </w:rPr>
            </w:pPr>
            <w:ins w:id="2338" w:author="Naveen Premnath [2]" w:date="2024-09-28T17:42:00Z">
              <w:r>
                <w:rPr>
                  <w:rFonts w:ascii="Arial" w:hAnsi="Arial" w:cs="Arial"/>
                  <w:sz w:val="20"/>
                  <w:szCs w:val="20"/>
                </w:rPr>
                <w:t>(</w:t>
              </w:r>
              <w:r w:rsidRPr="00744F16">
                <w:rPr>
                  <w:rFonts w:ascii="Arial" w:hAnsi="Arial" w:cs="Arial"/>
                  <w:sz w:val="20"/>
                  <w:szCs w:val="20"/>
                </w:rPr>
                <w:t>264792</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tcPrChange w:id="2339"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5DEE3C83" w14:textId="123C2C51" w:rsidR="004B0A4B" w:rsidRPr="004B0A4B" w:rsidRDefault="004B0A4B" w:rsidP="00CF347B">
            <w:pPr>
              <w:jc w:val="center"/>
              <w:rPr>
                <w:rFonts w:ascii="Arial" w:hAnsi="Arial" w:cs="Arial"/>
                <w:sz w:val="20"/>
                <w:szCs w:val="20"/>
              </w:rPr>
            </w:pPr>
          </w:p>
        </w:tc>
      </w:tr>
      <w:tr w:rsidR="004B0A4B" w:rsidRPr="00AA3DD8" w14:paraId="0E772EAA" w14:textId="77777777" w:rsidTr="009A6774">
        <w:trPr>
          <w:trHeight w:val="499"/>
          <w:trPrChange w:id="2340"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tcPrChange w:id="2341" w:author="Naveen Premnath [2]" w:date="2024-09-28T16:53:00Z">
              <w:tcPr>
                <w:tcW w:w="1795" w:type="dxa"/>
                <w:tcBorders>
                  <w:top w:val="single" w:sz="4" w:space="0" w:color="auto"/>
                  <w:left w:val="single" w:sz="4" w:space="0" w:color="auto"/>
                  <w:bottom w:val="single" w:sz="4" w:space="0" w:color="auto"/>
                  <w:right w:val="single" w:sz="4" w:space="0" w:color="auto"/>
                </w:tcBorders>
              </w:tcPr>
            </w:tcPrChange>
          </w:tcPr>
          <w:p w14:paraId="0CDC5A17" w14:textId="77777777" w:rsidR="004B0A4B" w:rsidRDefault="004B0A4B" w:rsidP="004B0A4B">
            <w:pPr>
              <w:rPr>
                <w:ins w:id="2342" w:author="Naveen Premnath [2]" w:date="2024-09-28T15:33:00Z"/>
                <w:rFonts w:ascii="Arial" w:hAnsi="Arial" w:cs="Arial"/>
                <w:b/>
                <w:bCs/>
                <w:sz w:val="20"/>
                <w:szCs w:val="20"/>
              </w:rPr>
            </w:pPr>
            <w:r w:rsidRPr="004B0A4B">
              <w:rPr>
                <w:rFonts w:ascii="Arial" w:hAnsi="Arial" w:cs="Arial"/>
                <w:b/>
                <w:bCs/>
                <w:sz w:val="20"/>
                <w:szCs w:val="20"/>
              </w:rPr>
              <w:t>Breast</w:t>
            </w:r>
            <w:r w:rsidR="005E230F">
              <w:rPr>
                <w:rFonts w:ascii="Arial" w:hAnsi="Arial" w:cs="Arial"/>
                <w:b/>
                <w:bCs/>
                <w:sz w:val="20"/>
                <w:szCs w:val="20"/>
              </w:rPr>
              <w:t xml:space="preserve"> </w:t>
            </w:r>
            <w:r w:rsidR="005E230F" w:rsidRPr="004B0A4B">
              <w:rPr>
                <w:rFonts w:ascii="Arial" w:hAnsi="Arial" w:cs="Arial"/>
                <w:b/>
                <w:bCs/>
                <w:sz w:val="20"/>
                <w:szCs w:val="20"/>
              </w:rPr>
              <w:t>(%)</w:t>
            </w:r>
          </w:p>
          <w:p w14:paraId="0E39E363" w14:textId="4B17C539" w:rsidR="00AB7F52" w:rsidRPr="004B0A4B" w:rsidRDefault="00AB7F52" w:rsidP="004B0A4B">
            <w:pPr>
              <w:rPr>
                <w:rFonts w:ascii="Arial" w:hAnsi="Arial" w:cs="Arial"/>
                <w:b/>
                <w:bCs/>
                <w:sz w:val="20"/>
                <w:szCs w:val="20"/>
              </w:rPr>
            </w:pPr>
            <w:ins w:id="2343" w:author="Naveen Premnath [2]" w:date="2024-09-28T15:33: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tcPrChange w:id="234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5DD4FA12" w14:textId="77777777"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345"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6490C586" w14:textId="77777777" w:rsidR="004B0A4B" w:rsidRDefault="004B0A4B" w:rsidP="004E5E5D">
            <w:pPr>
              <w:jc w:val="center"/>
              <w:rPr>
                <w:ins w:id="2346" w:author="Naveen Premnath [2]" w:date="2024-09-28T15:57:00Z"/>
                <w:rFonts w:ascii="Arial" w:hAnsi="Arial" w:cs="Arial"/>
                <w:sz w:val="20"/>
                <w:szCs w:val="20"/>
              </w:rPr>
            </w:pPr>
            <w:r w:rsidRPr="004B0A4B">
              <w:rPr>
                <w:rFonts w:ascii="Arial" w:hAnsi="Arial" w:cs="Arial"/>
                <w:sz w:val="20"/>
                <w:szCs w:val="20"/>
              </w:rPr>
              <w:t>41</w:t>
            </w:r>
            <w:r w:rsidR="00745895">
              <w:rPr>
                <w:rFonts w:ascii="Arial" w:hAnsi="Arial" w:cs="Arial"/>
                <w:sz w:val="20"/>
                <w:szCs w:val="20"/>
              </w:rPr>
              <w:t>(31</w:t>
            </w:r>
            <w:r w:rsidRPr="004B0A4B">
              <w:rPr>
                <w:rFonts w:ascii="Arial" w:hAnsi="Arial" w:cs="Arial"/>
                <w:sz w:val="20"/>
                <w:szCs w:val="20"/>
              </w:rPr>
              <w:t>)</w:t>
            </w:r>
          </w:p>
          <w:p w14:paraId="4E8A6BB7" w14:textId="698FB225" w:rsidR="004E5E5D" w:rsidRPr="004B0A4B" w:rsidRDefault="004E5E5D" w:rsidP="004E5E5D">
            <w:pPr>
              <w:jc w:val="center"/>
              <w:rPr>
                <w:rFonts w:ascii="Arial" w:hAnsi="Arial" w:cs="Arial"/>
                <w:sz w:val="20"/>
                <w:szCs w:val="20"/>
              </w:rPr>
            </w:pPr>
            <w:ins w:id="2347" w:author="Naveen Premnath [2]" w:date="2024-09-28T15:57:00Z">
              <w:r>
                <w:rPr>
                  <w:rFonts w:ascii="Arial" w:hAnsi="Arial" w:cs="Arial"/>
                  <w:sz w:val="20"/>
                  <w:szCs w:val="20"/>
                </w:rPr>
                <w:t>(</w:t>
              </w:r>
              <w:r w:rsidRPr="004E5E5D">
                <w:rPr>
                  <w:rFonts w:ascii="Arial" w:hAnsi="Arial" w:cs="Arial"/>
                  <w:sz w:val="20"/>
                  <w:szCs w:val="20"/>
                </w:rPr>
                <w:t>464063</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tcPrChange w:id="234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2F5329E4" w14:textId="7777777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34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637CD1DA" w14:textId="77777777" w:rsidR="004B0A4B" w:rsidRDefault="004B0A4B" w:rsidP="00FB5BDE">
            <w:pPr>
              <w:jc w:val="center"/>
              <w:rPr>
                <w:ins w:id="2350" w:author="Naveen Premnath [2]" w:date="2024-09-28T16:37:00Z"/>
                <w:rFonts w:ascii="Arial" w:hAnsi="Arial" w:cs="Arial"/>
                <w:sz w:val="20"/>
                <w:szCs w:val="20"/>
              </w:rPr>
            </w:pPr>
            <w:r w:rsidRPr="004B0A4B">
              <w:rPr>
                <w:rFonts w:ascii="Arial" w:hAnsi="Arial" w:cs="Arial"/>
                <w:sz w:val="20"/>
                <w:szCs w:val="20"/>
              </w:rPr>
              <w:t>32</w:t>
            </w:r>
            <w:r w:rsidR="00745895">
              <w:rPr>
                <w:rFonts w:ascii="Arial" w:hAnsi="Arial" w:cs="Arial"/>
                <w:sz w:val="20"/>
                <w:szCs w:val="20"/>
              </w:rPr>
              <w:t>(32</w:t>
            </w:r>
            <w:r w:rsidRPr="004B0A4B">
              <w:rPr>
                <w:rFonts w:ascii="Arial" w:hAnsi="Arial" w:cs="Arial"/>
                <w:sz w:val="20"/>
                <w:szCs w:val="20"/>
              </w:rPr>
              <w:t>)</w:t>
            </w:r>
          </w:p>
          <w:p w14:paraId="247AE493" w14:textId="05DAD297" w:rsidR="00FB5BDE" w:rsidRPr="004B0A4B" w:rsidRDefault="00FB5BDE" w:rsidP="00FB5BDE">
            <w:pPr>
              <w:jc w:val="center"/>
              <w:rPr>
                <w:rFonts w:ascii="Arial" w:hAnsi="Arial" w:cs="Arial"/>
                <w:sz w:val="20"/>
                <w:szCs w:val="20"/>
              </w:rPr>
            </w:pPr>
            <w:ins w:id="2351" w:author="Naveen Premnath [2]" w:date="2024-09-28T16:38:00Z">
              <w:r>
                <w:rPr>
                  <w:rFonts w:ascii="Arial" w:hAnsi="Arial" w:cs="Arial"/>
                  <w:sz w:val="20"/>
                  <w:szCs w:val="20"/>
                </w:rPr>
                <w:t>(</w:t>
              </w:r>
              <w:r w:rsidRPr="00FB5BDE">
                <w:rPr>
                  <w:rFonts w:ascii="Arial" w:hAnsi="Arial" w:cs="Arial"/>
                  <w:sz w:val="20"/>
                  <w:szCs w:val="20"/>
                </w:rPr>
                <w:t>362513</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tcPrChange w:id="2352"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199F9F97" w14:textId="77777777" w:rsidR="004B0A4B" w:rsidRPr="004B0A4B" w:rsidRDefault="004B0A4B"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tcPrChange w:id="2353"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095C9217" w14:textId="77777777" w:rsidR="004B0A4B" w:rsidRDefault="004B0A4B" w:rsidP="009848EE">
            <w:pPr>
              <w:jc w:val="center"/>
              <w:rPr>
                <w:ins w:id="2354" w:author="Naveen Premnath [2]" w:date="2024-09-28T16:58:00Z"/>
                <w:rFonts w:ascii="Arial" w:hAnsi="Arial" w:cs="Arial"/>
                <w:sz w:val="20"/>
                <w:szCs w:val="20"/>
              </w:rPr>
            </w:pPr>
            <w:r w:rsidRPr="004B0A4B">
              <w:rPr>
                <w:rFonts w:ascii="Arial" w:hAnsi="Arial" w:cs="Arial"/>
                <w:sz w:val="20"/>
                <w:szCs w:val="20"/>
              </w:rPr>
              <w:t>52</w:t>
            </w:r>
            <w:r w:rsidR="00745895">
              <w:rPr>
                <w:rFonts w:ascii="Arial" w:hAnsi="Arial" w:cs="Arial"/>
                <w:sz w:val="20"/>
                <w:szCs w:val="20"/>
              </w:rPr>
              <w:t>(34</w:t>
            </w:r>
            <w:r w:rsidRPr="004B0A4B">
              <w:rPr>
                <w:rFonts w:ascii="Arial" w:hAnsi="Arial" w:cs="Arial"/>
                <w:sz w:val="20"/>
                <w:szCs w:val="20"/>
              </w:rPr>
              <w:t>)</w:t>
            </w:r>
          </w:p>
          <w:p w14:paraId="1BBA2293" w14:textId="05ADBF6C" w:rsidR="009848EE" w:rsidRPr="004B0A4B" w:rsidRDefault="009848EE" w:rsidP="009848EE">
            <w:pPr>
              <w:jc w:val="center"/>
              <w:rPr>
                <w:rFonts w:ascii="Arial" w:hAnsi="Arial" w:cs="Arial"/>
                <w:sz w:val="20"/>
                <w:szCs w:val="20"/>
              </w:rPr>
            </w:pPr>
            <w:ins w:id="2355" w:author="Naveen Premnath [2]" w:date="2024-09-28T16:59:00Z">
              <w:r>
                <w:rPr>
                  <w:rFonts w:ascii="Arial" w:hAnsi="Arial" w:cs="Arial"/>
                  <w:sz w:val="20"/>
                  <w:szCs w:val="20"/>
                </w:rPr>
                <w:t>(</w:t>
              </w:r>
            </w:ins>
            <w:ins w:id="2356" w:author="Naveen Premnath [2]" w:date="2024-09-28T17:01:00Z">
              <w:r w:rsidRPr="009848EE">
                <w:rPr>
                  <w:rFonts w:ascii="Arial" w:hAnsi="Arial" w:cs="Arial"/>
                  <w:sz w:val="20"/>
                  <w:szCs w:val="20"/>
                </w:rPr>
                <w:t>541856</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tcPrChange w:id="235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4ECD1627" w14:textId="77777777"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35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7A7EFCD" w14:textId="77777777" w:rsidR="004B0A4B" w:rsidRDefault="004B0A4B" w:rsidP="00FB6757">
            <w:pPr>
              <w:jc w:val="center"/>
              <w:rPr>
                <w:ins w:id="2359" w:author="Naveen Premnath [2]" w:date="2024-09-28T17:20:00Z"/>
                <w:rFonts w:ascii="Arial" w:hAnsi="Arial" w:cs="Arial"/>
                <w:sz w:val="20"/>
                <w:szCs w:val="20"/>
              </w:rPr>
            </w:pPr>
            <w:r w:rsidRPr="004B0A4B">
              <w:rPr>
                <w:rFonts w:ascii="Arial" w:hAnsi="Arial" w:cs="Arial"/>
                <w:sz w:val="20"/>
                <w:szCs w:val="20"/>
              </w:rPr>
              <w:t>52</w:t>
            </w:r>
            <w:r w:rsidR="00745895">
              <w:rPr>
                <w:rFonts w:ascii="Arial" w:hAnsi="Arial" w:cs="Arial"/>
                <w:sz w:val="20"/>
                <w:szCs w:val="20"/>
              </w:rPr>
              <w:t>(32</w:t>
            </w:r>
            <w:r w:rsidRPr="004B0A4B">
              <w:rPr>
                <w:rFonts w:ascii="Arial" w:hAnsi="Arial" w:cs="Arial"/>
                <w:sz w:val="20"/>
                <w:szCs w:val="20"/>
              </w:rPr>
              <w:t>)</w:t>
            </w:r>
          </w:p>
          <w:p w14:paraId="2CD7AB37" w14:textId="6A5DB52D" w:rsidR="00FB6757" w:rsidRPr="004B0A4B" w:rsidRDefault="00FB6757" w:rsidP="00FB6757">
            <w:pPr>
              <w:jc w:val="center"/>
              <w:rPr>
                <w:rFonts w:ascii="Arial" w:hAnsi="Arial" w:cs="Arial"/>
                <w:sz w:val="20"/>
                <w:szCs w:val="20"/>
              </w:rPr>
            </w:pPr>
            <w:ins w:id="2360" w:author="Naveen Premnath [2]" w:date="2024-09-28T17:20:00Z">
              <w:r>
                <w:rPr>
                  <w:rFonts w:ascii="Arial" w:hAnsi="Arial" w:cs="Arial"/>
                  <w:sz w:val="20"/>
                  <w:szCs w:val="20"/>
                </w:rPr>
                <w:t>(</w:t>
              </w:r>
            </w:ins>
            <w:ins w:id="2361" w:author="Naveen Premnath [2]" w:date="2024-09-28T17:21:00Z">
              <w:r w:rsidRPr="00FB6757">
                <w:rPr>
                  <w:rFonts w:ascii="Arial" w:hAnsi="Arial" w:cs="Arial"/>
                  <w:sz w:val="20"/>
                  <w:szCs w:val="20"/>
                </w:rPr>
                <w:t>600071</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tcPrChange w:id="236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68D016AC" w14:textId="7777777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363"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3F084311" w14:textId="77777777" w:rsidR="004B0A4B" w:rsidRDefault="004B0A4B" w:rsidP="00744F16">
            <w:pPr>
              <w:jc w:val="center"/>
              <w:rPr>
                <w:ins w:id="2364" w:author="Naveen Premnath [2]" w:date="2024-09-28T17:52:00Z"/>
                <w:rFonts w:ascii="Arial" w:hAnsi="Arial" w:cs="Arial"/>
                <w:sz w:val="20"/>
                <w:szCs w:val="20"/>
              </w:rPr>
            </w:pPr>
            <w:r w:rsidRPr="004B0A4B">
              <w:rPr>
                <w:rFonts w:ascii="Arial" w:hAnsi="Arial" w:cs="Arial"/>
                <w:sz w:val="20"/>
                <w:szCs w:val="20"/>
              </w:rPr>
              <w:t>177</w:t>
            </w:r>
            <w:r w:rsidR="00745895">
              <w:rPr>
                <w:rFonts w:ascii="Arial" w:hAnsi="Arial" w:cs="Arial"/>
                <w:sz w:val="20"/>
                <w:szCs w:val="20"/>
              </w:rPr>
              <w:t>(32</w:t>
            </w:r>
            <w:r w:rsidRPr="004B0A4B">
              <w:rPr>
                <w:rFonts w:ascii="Arial" w:hAnsi="Arial" w:cs="Arial"/>
                <w:sz w:val="20"/>
                <w:szCs w:val="20"/>
              </w:rPr>
              <w:t>)</w:t>
            </w:r>
          </w:p>
          <w:p w14:paraId="1202BF72" w14:textId="058C5337" w:rsidR="0095675E" w:rsidRPr="004B0A4B" w:rsidRDefault="0095675E" w:rsidP="00744F16">
            <w:pPr>
              <w:jc w:val="center"/>
              <w:rPr>
                <w:rFonts w:ascii="Arial" w:hAnsi="Arial" w:cs="Arial"/>
                <w:sz w:val="20"/>
                <w:szCs w:val="20"/>
              </w:rPr>
            </w:pPr>
            <w:ins w:id="2365" w:author="Naveen Premnath [2]" w:date="2024-09-28T17:52:00Z">
              <w:r>
                <w:rPr>
                  <w:rFonts w:ascii="Arial" w:hAnsi="Arial" w:cs="Arial"/>
                  <w:sz w:val="20"/>
                  <w:szCs w:val="20"/>
                </w:rPr>
                <w:t>(</w:t>
              </w:r>
              <w:r w:rsidRPr="0095675E">
                <w:rPr>
                  <w:rFonts w:ascii="Arial" w:hAnsi="Arial" w:cs="Arial"/>
                  <w:sz w:val="20"/>
                  <w:szCs w:val="20"/>
                </w:rPr>
                <w:t>492126</w:t>
              </w:r>
              <w:r>
                <w:rPr>
                  <w:rFonts w:ascii="Arial" w:hAnsi="Arial" w:cs="Arial"/>
                  <w:sz w:val="20"/>
                  <w:szCs w:val="20"/>
                </w:rPr>
                <w:t>)</w:t>
              </w:r>
            </w:ins>
          </w:p>
        </w:tc>
      </w:tr>
      <w:tr w:rsidR="00AB7F52" w:rsidRPr="00AA3DD8" w14:paraId="2139BA1B" w14:textId="77777777" w:rsidTr="009A6774">
        <w:tblPrEx>
          <w:tblPrExChange w:id="2366" w:author="Naveen Premnath [2]" w:date="2024-09-28T16:53:00Z">
            <w:tblPrEx>
              <w:tblW w:w="15127" w:type="dxa"/>
            </w:tblPrEx>
          </w:tblPrExChange>
        </w:tblPrEx>
        <w:trPr>
          <w:trHeight w:val="499"/>
          <w:ins w:id="2367" w:author="Naveen Premnath [2]" w:date="2024-09-28T15:33:00Z"/>
          <w:trPrChange w:id="2368" w:author="Naveen Premnath [2]" w:date="2024-09-28T16:53:00Z">
            <w:trPr>
              <w:trHeight w:val="499"/>
            </w:trPr>
          </w:trPrChange>
        </w:trPr>
        <w:tc>
          <w:tcPr>
            <w:tcW w:w="2434" w:type="dxa"/>
            <w:tcBorders>
              <w:top w:val="single" w:sz="4" w:space="0" w:color="auto"/>
              <w:left w:val="single" w:sz="4" w:space="0" w:color="auto"/>
              <w:bottom w:val="single" w:sz="4" w:space="0" w:color="auto"/>
              <w:right w:val="single" w:sz="4" w:space="0" w:color="auto"/>
            </w:tcBorders>
            <w:tcPrChange w:id="2369" w:author="Naveen Premnath [2]" w:date="2024-09-28T16:53:00Z">
              <w:tcPr>
                <w:tcW w:w="2434" w:type="dxa"/>
                <w:gridSpan w:val="2"/>
                <w:tcBorders>
                  <w:top w:val="single" w:sz="4" w:space="0" w:color="auto"/>
                  <w:left w:val="single" w:sz="4" w:space="0" w:color="auto"/>
                  <w:bottom w:val="single" w:sz="4" w:space="0" w:color="auto"/>
                  <w:right w:val="single" w:sz="4" w:space="0" w:color="auto"/>
                </w:tcBorders>
              </w:tcPr>
            </w:tcPrChange>
          </w:tcPr>
          <w:p w14:paraId="299A30D8" w14:textId="77777777" w:rsidR="00AB7F52" w:rsidRDefault="00AB7F52" w:rsidP="004B0A4B">
            <w:pPr>
              <w:rPr>
                <w:ins w:id="2370" w:author="Naveen Premnath [2]" w:date="2024-09-28T15:33:00Z"/>
                <w:rFonts w:ascii="Arial" w:hAnsi="Arial" w:cs="Arial"/>
                <w:b/>
                <w:bCs/>
                <w:sz w:val="20"/>
                <w:szCs w:val="20"/>
              </w:rPr>
            </w:pPr>
            <w:ins w:id="2371" w:author="Naveen Premnath [2]" w:date="2024-09-28T15:33:00Z">
              <w:r>
                <w:rPr>
                  <w:rFonts w:ascii="Arial" w:hAnsi="Arial" w:cs="Arial"/>
                  <w:b/>
                  <w:bCs/>
                  <w:sz w:val="20"/>
                  <w:szCs w:val="20"/>
                </w:rPr>
                <w:t xml:space="preserve">Colon (%) </w:t>
              </w:r>
            </w:ins>
          </w:p>
          <w:p w14:paraId="062530E0" w14:textId="7684D3A0" w:rsidR="00AB7F52" w:rsidRPr="004B0A4B" w:rsidRDefault="00AB7F52" w:rsidP="004B0A4B">
            <w:pPr>
              <w:rPr>
                <w:ins w:id="2372" w:author="Naveen Premnath [2]" w:date="2024-09-28T15:33:00Z"/>
                <w:rFonts w:ascii="Arial" w:hAnsi="Arial" w:cs="Arial"/>
                <w:b/>
                <w:bCs/>
                <w:sz w:val="20"/>
                <w:szCs w:val="20"/>
              </w:rPr>
            </w:pPr>
            <w:ins w:id="2373" w:author="Naveen Premnath [2]" w:date="2024-09-28T15:33:00Z">
              <w:r>
                <w:rPr>
                  <w:rFonts w:ascii="Arial" w:hAnsi="Arial" w:cs="Arial"/>
                  <w:b/>
                  <w:bCs/>
                  <w:sz w:val="20"/>
                  <w:szCs w:val="20"/>
                </w:rPr>
                <w:t>(weighted)</w:t>
              </w:r>
            </w:ins>
          </w:p>
        </w:tc>
        <w:tc>
          <w:tcPr>
            <w:tcW w:w="1220" w:type="dxa"/>
            <w:tcBorders>
              <w:top w:val="single" w:sz="4" w:space="0" w:color="auto"/>
              <w:left w:val="single" w:sz="4" w:space="0" w:color="auto"/>
              <w:bottom w:val="single" w:sz="4" w:space="0" w:color="auto"/>
              <w:right w:val="single" w:sz="4" w:space="0" w:color="auto"/>
            </w:tcBorders>
            <w:tcPrChange w:id="2374" w:author="Naveen Premnath [2]" w:date="2024-09-28T16:53:00Z">
              <w:tcPr>
                <w:tcW w:w="1220" w:type="dxa"/>
                <w:gridSpan w:val="3"/>
                <w:tcBorders>
                  <w:top w:val="single" w:sz="4" w:space="0" w:color="auto"/>
                  <w:left w:val="single" w:sz="4" w:space="0" w:color="auto"/>
                  <w:bottom w:val="single" w:sz="4" w:space="0" w:color="auto"/>
                  <w:right w:val="single" w:sz="4" w:space="0" w:color="auto"/>
                </w:tcBorders>
              </w:tcPr>
            </w:tcPrChange>
          </w:tcPr>
          <w:p w14:paraId="34A41F57" w14:textId="609A6099" w:rsidR="002B0B5D" w:rsidRDefault="00AB7F52" w:rsidP="00CF347B">
            <w:pPr>
              <w:jc w:val="center"/>
              <w:rPr>
                <w:ins w:id="2375" w:author="Naveen Premnath [2]" w:date="2024-09-28T15:37:00Z"/>
                <w:rFonts w:ascii="Arial" w:hAnsi="Arial" w:cs="Arial"/>
                <w:sz w:val="20"/>
                <w:szCs w:val="20"/>
              </w:rPr>
            </w:pPr>
            <w:ins w:id="2376" w:author="Naveen Premnath [2]" w:date="2024-09-28T15:37:00Z">
              <w:r>
                <w:rPr>
                  <w:rFonts w:ascii="Arial" w:hAnsi="Arial" w:cs="Arial"/>
                  <w:sz w:val="20"/>
                  <w:szCs w:val="20"/>
                </w:rPr>
                <w:t>7</w:t>
              </w:r>
              <w:r w:rsidR="002B0B5D">
                <w:rPr>
                  <w:rFonts w:ascii="Arial" w:hAnsi="Arial" w:cs="Arial"/>
                  <w:sz w:val="20"/>
                  <w:szCs w:val="20"/>
                </w:rPr>
                <w:t>(</w:t>
              </w:r>
            </w:ins>
            <w:ins w:id="2377" w:author="Naveen Premnath [2]" w:date="2024-09-28T15:53:00Z">
              <w:r w:rsidR="004E5E5D">
                <w:rPr>
                  <w:rFonts w:ascii="Arial" w:hAnsi="Arial" w:cs="Arial"/>
                  <w:sz w:val="20"/>
                  <w:szCs w:val="20"/>
                </w:rPr>
                <w:t>9</w:t>
              </w:r>
            </w:ins>
            <w:ins w:id="2378" w:author="Naveen Premnath [2]" w:date="2024-09-28T15:37:00Z">
              <w:r w:rsidR="002B0B5D">
                <w:rPr>
                  <w:rFonts w:ascii="Arial" w:hAnsi="Arial" w:cs="Arial"/>
                  <w:sz w:val="20"/>
                  <w:szCs w:val="20"/>
                </w:rPr>
                <w:t>)</w:t>
              </w:r>
            </w:ins>
          </w:p>
          <w:p w14:paraId="5BD0BF44" w14:textId="54935EAE" w:rsidR="00AB7F52" w:rsidRPr="004B0A4B" w:rsidRDefault="00AB7F52" w:rsidP="00CF347B">
            <w:pPr>
              <w:jc w:val="center"/>
              <w:rPr>
                <w:ins w:id="2379" w:author="Naveen Premnath [2]" w:date="2024-09-28T15:33:00Z"/>
                <w:rFonts w:ascii="Arial" w:hAnsi="Arial" w:cs="Arial"/>
                <w:sz w:val="20"/>
                <w:szCs w:val="20"/>
              </w:rPr>
            </w:pPr>
            <w:ins w:id="2380" w:author="Naveen Premnath [2]" w:date="2024-09-28T15:36:00Z">
              <w:r>
                <w:rPr>
                  <w:rFonts w:ascii="Arial" w:hAnsi="Arial" w:cs="Arial"/>
                  <w:sz w:val="20"/>
                  <w:szCs w:val="20"/>
                </w:rPr>
                <w:t>(</w:t>
              </w:r>
              <w:r w:rsidRPr="00AB7F52">
                <w:rPr>
                  <w:rFonts w:ascii="Arial" w:hAnsi="Arial" w:cs="Arial"/>
                  <w:sz w:val="20"/>
                  <w:szCs w:val="20"/>
                </w:rPr>
                <w:t>64399</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tcPrChange w:id="2381" w:author="Naveen Premnath [2]" w:date="2024-09-28T16:53:00Z">
              <w:tcPr>
                <w:tcW w:w="1220" w:type="dxa"/>
                <w:gridSpan w:val="2"/>
                <w:tcBorders>
                  <w:top w:val="single" w:sz="4" w:space="0" w:color="auto"/>
                  <w:left w:val="single" w:sz="4" w:space="0" w:color="auto"/>
                  <w:bottom w:val="single" w:sz="4" w:space="0" w:color="auto"/>
                  <w:right w:val="single" w:sz="4" w:space="0" w:color="auto"/>
                </w:tcBorders>
              </w:tcPr>
            </w:tcPrChange>
          </w:tcPr>
          <w:p w14:paraId="5D9F85EF" w14:textId="53632430" w:rsidR="00AB7F52" w:rsidRDefault="004E5E5D" w:rsidP="00CF347B">
            <w:pPr>
              <w:jc w:val="center"/>
              <w:rPr>
                <w:ins w:id="2382" w:author="Naveen Premnath [2]" w:date="2024-09-28T15:55:00Z"/>
                <w:rFonts w:ascii="Arial" w:hAnsi="Arial" w:cs="Arial"/>
                <w:sz w:val="20"/>
                <w:szCs w:val="20"/>
              </w:rPr>
            </w:pPr>
            <w:ins w:id="2383" w:author="Naveen Premnath [2]" w:date="2024-09-28T15:56:00Z">
              <w:r>
                <w:rPr>
                  <w:rFonts w:ascii="Arial" w:hAnsi="Arial" w:cs="Arial"/>
                  <w:sz w:val="20"/>
                  <w:szCs w:val="20"/>
                </w:rPr>
                <w:t>14(11)</w:t>
              </w:r>
            </w:ins>
          </w:p>
          <w:p w14:paraId="72466EE3" w14:textId="67015751" w:rsidR="004E5E5D" w:rsidRPr="004B0A4B" w:rsidRDefault="004E5E5D" w:rsidP="00CF347B">
            <w:pPr>
              <w:jc w:val="center"/>
              <w:rPr>
                <w:ins w:id="2384" w:author="Naveen Premnath [2]" w:date="2024-09-28T15:33:00Z"/>
                <w:rFonts w:ascii="Arial" w:hAnsi="Arial" w:cs="Arial"/>
                <w:sz w:val="20"/>
                <w:szCs w:val="20"/>
              </w:rPr>
            </w:pPr>
            <w:ins w:id="2385" w:author="Naveen Premnath [2]" w:date="2024-09-28T15:55:00Z">
              <w:r>
                <w:rPr>
                  <w:rFonts w:ascii="Arial" w:hAnsi="Arial" w:cs="Arial"/>
                  <w:sz w:val="20"/>
                  <w:szCs w:val="20"/>
                </w:rPr>
                <w:t>(</w:t>
              </w:r>
              <w:r w:rsidRPr="004E5E5D">
                <w:rPr>
                  <w:rFonts w:ascii="Arial" w:hAnsi="Arial" w:cs="Arial"/>
                  <w:sz w:val="20"/>
                  <w:szCs w:val="20"/>
                </w:rPr>
                <w:t>135824</w:t>
              </w:r>
              <w:r>
                <w:rPr>
                  <w:rFonts w:ascii="Arial" w:hAnsi="Arial" w:cs="Arial"/>
                  <w:sz w:val="20"/>
                  <w:szCs w:val="20"/>
                </w:rPr>
                <w:t>)</w:t>
              </w:r>
            </w:ins>
          </w:p>
        </w:tc>
        <w:tc>
          <w:tcPr>
            <w:tcW w:w="1342" w:type="dxa"/>
            <w:tcBorders>
              <w:top w:val="single" w:sz="4" w:space="0" w:color="auto"/>
              <w:left w:val="single" w:sz="4" w:space="0" w:color="auto"/>
              <w:bottom w:val="single" w:sz="4" w:space="0" w:color="auto"/>
              <w:right w:val="single" w:sz="4" w:space="0" w:color="auto"/>
            </w:tcBorders>
            <w:tcPrChange w:id="2386" w:author="Naveen Premnath [2]" w:date="2024-09-28T16:53:00Z">
              <w:tcPr>
                <w:tcW w:w="1342" w:type="dxa"/>
                <w:gridSpan w:val="2"/>
                <w:tcBorders>
                  <w:top w:val="single" w:sz="4" w:space="0" w:color="auto"/>
                  <w:left w:val="single" w:sz="4" w:space="0" w:color="auto"/>
                  <w:bottom w:val="single" w:sz="4" w:space="0" w:color="auto"/>
                  <w:right w:val="single" w:sz="4" w:space="0" w:color="auto"/>
                </w:tcBorders>
              </w:tcPr>
            </w:tcPrChange>
          </w:tcPr>
          <w:p w14:paraId="2B1CCA0A" w14:textId="77777777" w:rsidR="00AB7F52" w:rsidRDefault="008E517A" w:rsidP="00CF347B">
            <w:pPr>
              <w:jc w:val="center"/>
              <w:rPr>
                <w:ins w:id="2387" w:author="Naveen Premnath [2]" w:date="2024-09-28T16:27:00Z"/>
                <w:rFonts w:ascii="Arial" w:hAnsi="Arial" w:cs="Arial"/>
                <w:sz w:val="20"/>
                <w:szCs w:val="20"/>
              </w:rPr>
            </w:pPr>
            <w:ins w:id="2388" w:author="Naveen Premnath [2]" w:date="2024-09-28T16:27:00Z">
              <w:r>
                <w:rPr>
                  <w:rFonts w:ascii="Arial" w:hAnsi="Arial" w:cs="Arial"/>
                  <w:sz w:val="20"/>
                  <w:szCs w:val="20"/>
                </w:rPr>
                <w:t>10(13)</w:t>
              </w:r>
            </w:ins>
          </w:p>
          <w:p w14:paraId="1318FCD8" w14:textId="64BF0CB1" w:rsidR="008E517A" w:rsidRPr="004B0A4B" w:rsidRDefault="008E517A" w:rsidP="00CF347B">
            <w:pPr>
              <w:jc w:val="center"/>
              <w:rPr>
                <w:ins w:id="2389" w:author="Naveen Premnath [2]" w:date="2024-09-28T15:33:00Z"/>
                <w:rFonts w:ascii="Arial" w:hAnsi="Arial" w:cs="Arial"/>
                <w:sz w:val="20"/>
                <w:szCs w:val="20"/>
              </w:rPr>
            </w:pPr>
            <w:ins w:id="2390" w:author="Naveen Premnath [2]" w:date="2024-09-28T16:28:00Z">
              <w:r>
                <w:rPr>
                  <w:rFonts w:ascii="Arial" w:hAnsi="Arial" w:cs="Arial"/>
                  <w:sz w:val="20"/>
                  <w:szCs w:val="20"/>
                </w:rPr>
                <w:t>(</w:t>
              </w:r>
              <w:r w:rsidRPr="008E517A">
                <w:rPr>
                  <w:rFonts w:ascii="Arial" w:hAnsi="Arial" w:cs="Arial"/>
                  <w:sz w:val="20"/>
                  <w:szCs w:val="20"/>
                </w:rPr>
                <w:t>100911</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tcPrChange w:id="2391" w:author="Naveen Premnath [2]" w:date="2024-09-28T16:53:00Z">
              <w:tcPr>
                <w:tcW w:w="1342" w:type="dxa"/>
                <w:gridSpan w:val="3"/>
                <w:tcBorders>
                  <w:top w:val="single" w:sz="4" w:space="0" w:color="auto"/>
                  <w:left w:val="single" w:sz="4" w:space="0" w:color="auto"/>
                  <w:bottom w:val="single" w:sz="4" w:space="0" w:color="auto"/>
                  <w:right w:val="single" w:sz="4" w:space="0" w:color="auto"/>
                </w:tcBorders>
              </w:tcPr>
            </w:tcPrChange>
          </w:tcPr>
          <w:p w14:paraId="6D0CE249" w14:textId="77777777" w:rsidR="00AB7F52" w:rsidRDefault="00FB5BDE" w:rsidP="00CF347B">
            <w:pPr>
              <w:jc w:val="center"/>
              <w:rPr>
                <w:ins w:id="2392" w:author="Naveen Premnath [2]" w:date="2024-09-28T16:40:00Z"/>
                <w:rFonts w:ascii="Arial" w:hAnsi="Arial" w:cs="Arial"/>
                <w:sz w:val="20"/>
                <w:szCs w:val="20"/>
              </w:rPr>
            </w:pPr>
            <w:ins w:id="2393" w:author="Naveen Premnath [2]" w:date="2024-09-28T16:39:00Z">
              <w:r>
                <w:rPr>
                  <w:rFonts w:ascii="Arial" w:hAnsi="Arial" w:cs="Arial"/>
                  <w:sz w:val="20"/>
                  <w:szCs w:val="20"/>
                </w:rPr>
                <w:t>6(6</w:t>
              </w:r>
            </w:ins>
            <w:ins w:id="2394" w:author="Naveen Premnath [2]" w:date="2024-09-28T16:40:00Z">
              <w:r>
                <w:rPr>
                  <w:rFonts w:ascii="Arial" w:hAnsi="Arial" w:cs="Arial"/>
                  <w:sz w:val="20"/>
                  <w:szCs w:val="20"/>
                </w:rPr>
                <w:t>)</w:t>
              </w:r>
            </w:ins>
          </w:p>
          <w:p w14:paraId="40A8A00B" w14:textId="0F4F381A" w:rsidR="00FB5BDE" w:rsidRPr="004B0A4B" w:rsidRDefault="00FB5BDE" w:rsidP="00CF347B">
            <w:pPr>
              <w:jc w:val="center"/>
              <w:rPr>
                <w:ins w:id="2395" w:author="Naveen Premnath [2]" w:date="2024-09-28T15:33:00Z"/>
                <w:rFonts w:ascii="Arial" w:hAnsi="Arial" w:cs="Arial"/>
                <w:sz w:val="20"/>
                <w:szCs w:val="20"/>
              </w:rPr>
            </w:pPr>
            <w:ins w:id="2396" w:author="Naveen Premnath [2]" w:date="2024-09-28T16:40:00Z">
              <w:r>
                <w:rPr>
                  <w:rFonts w:ascii="Arial" w:hAnsi="Arial" w:cs="Arial"/>
                  <w:sz w:val="20"/>
                  <w:szCs w:val="20"/>
                </w:rPr>
                <w:t>(</w:t>
              </w:r>
              <w:r w:rsidRPr="00FB5BDE">
                <w:rPr>
                  <w:rFonts w:ascii="Arial" w:hAnsi="Arial" w:cs="Arial"/>
                  <w:sz w:val="20"/>
                  <w:szCs w:val="20"/>
                </w:rPr>
                <w:t>91623</w:t>
              </w:r>
              <w:r>
                <w:rPr>
                  <w:rFonts w:ascii="Arial" w:hAnsi="Arial" w:cs="Arial"/>
                  <w:sz w:val="20"/>
                  <w:szCs w:val="20"/>
                </w:rPr>
                <w:t>)</w:t>
              </w:r>
            </w:ins>
          </w:p>
        </w:tc>
        <w:tc>
          <w:tcPr>
            <w:tcW w:w="1345" w:type="dxa"/>
            <w:tcBorders>
              <w:top w:val="single" w:sz="4" w:space="0" w:color="auto"/>
              <w:left w:val="single" w:sz="4" w:space="0" w:color="auto"/>
              <w:bottom w:val="single" w:sz="4" w:space="0" w:color="auto"/>
              <w:right w:val="single" w:sz="4" w:space="0" w:color="auto"/>
            </w:tcBorders>
            <w:tcPrChange w:id="2397" w:author="Naveen Premnath [2]" w:date="2024-09-28T16:53:00Z">
              <w:tcPr>
                <w:tcW w:w="1464" w:type="dxa"/>
                <w:gridSpan w:val="2"/>
                <w:tcBorders>
                  <w:top w:val="single" w:sz="4" w:space="0" w:color="auto"/>
                  <w:left w:val="single" w:sz="4" w:space="0" w:color="auto"/>
                  <w:bottom w:val="single" w:sz="4" w:space="0" w:color="auto"/>
                  <w:right w:val="single" w:sz="4" w:space="0" w:color="auto"/>
                </w:tcBorders>
              </w:tcPr>
            </w:tcPrChange>
          </w:tcPr>
          <w:p w14:paraId="4D8AF3F9" w14:textId="77777777" w:rsidR="00AB7F52" w:rsidRDefault="009A6774" w:rsidP="00CF347B">
            <w:pPr>
              <w:jc w:val="center"/>
              <w:rPr>
                <w:ins w:id="2398" w:author="Naveen Premnath [2]" w:date="2024-09-28T16:51:00Z"/>
                <w:rFonts w:ascii="Arial" w:hAnsi="Arial" w:cs="Arial"/>
                <w:sz w:val="20"/>
                <w:szCs w:val="20"/>
              </w:rPr>
            </w:pPr>
            <w:ins w:id="2399" w:author="Naveen Premnath [2]" w:date="2024-09-28T16:51:00Z">
              <w:r>
                <w:rPr>
                  <w:rFonts w:ascii="Arial" w:hAnsi="Arial" w:cs="Arial"/>
                  <w:sz w:val="20"/>
                  <w:szCs w:val="20"/>
                </w:rPr>
                <w:t>8(7)</w:t>
              </w:r>
            </w:ins>
          </w:p>
          <w:p w14:paraId="20109AF8" w14:textId="12279312" w:rsidR="009A6774" w:rsidRPr="004B0A4B" w:rsidRDefault="009A6774" w:rsidP="00CF347B">
            <w:pPr>
              <w:jc w:val="center"/>
              <w:rPr>
                <w:ins w:id="2400" w:author="Naveen Premnath [2]" w:date="2024-09-28T15:33:00Z"/>
                <w:rFonts w:ascii="Arial" w:hAnsi="Arial" w:cs="Arial"/>
                <w:sz w:val="20"/>
                <w:szCs w:val="20"/>
              </w:rPr>
            </w:pPr>
            <w:ins w:id="2401" w:author="Naveen Premnath [2]" w:date="2024-09-28T16:51:00Z">
              <w:r>
                <w:rPr>
                  <w:rFonts w:ascii="Arial" w:hAnsi="Arial" w:cs="Arial"/>
                  <w:sz w:val="20"/>
                  <w:szCs w:val="20"/>
                </w:rPr>
                <w:t>(</w:t>
              </w:r>
            </w:ins>
            <w:ins w:id="2402" w:author="Naveen Premnath [2]" w:date="2024-09-28T16:52:00Z">
              <w:r w:rsidRPr="009A6774">
                <w:rPr>
                  <w:rFonts w:ascii="Arial" w:hAnsi="Arial" w:cs="Arial"/>
                  <w:sz w:val="20"/>
                  <w:szCs w:val="20"/>
                </w:rPr>
                <w:t>61180</w:t>
              </w:r>
              <w:r>
                <w:rPr>
                  <w:rFonts w:ascii="Arial" w:hAnsi="Arial" w:cs="Arial"/>
                  <w:sz w:val="20"/>
                  <w:szCs w:val="20"/>
                </w:rPr>
                <w:t>)</w:t>
              </w:r>
            </w:ins>
          </w:p>
        </w:tc>
        <w:tc>
          <w:tcPr>
            <w:tcW w:w="1218" w:type="dxa"/>
            <w:tcBorders>
              <w:top w:val="single" w:sz="4" w:space="0" w:color="auto"/>
              <w:left w:val="single" w:sz="4" w:space="0" w:color="auto"/>
              <w:bottom w:val="single" w:sz="4" w:space="0" w:color="auto"/>
              <w:right w:val="single" w:sz="4" w:space="0" w:color="auto"/>
            </w:tcBorders>
            <w:tcPrChange w:id="2403" w:author="Naveen Premnath [2]" w:date="2024-09-28T16:53:00Z">
              <w:tcPr>
                <w:tcW w:w="1098" w:type="dxa"/>
                <w:gridSpan w:val="2"/>
                <w:tcBorders>
                  <w:top w:val="single" w:sz="4" w:space="0" w:color="auto"/>
                  <w:left w:val="single" w:sz="4" w:space="0" w:color="auto"/>
                  <w:bottom w:val="single" w:sz="4" w:space="0" w:color="auto"/>
                  <w:right w:val="single" w:sz="4" w:space="0" w:color="auto"/>
                </w:tcBorders>
              </w:tcPr>
            </w:tcPrChange>
          </w:tcPr>
          <w:p w14:paraId="4BDEF080" w14:textId="3C140099" w:rsidR="00AB7F52" w:rsidRDefault="009848EE" w:rsidP="00CF347B">
            <w:pPr>
              <w:jc w:val="center"/>
              <w:rPr>
                <w:ins w:id="2404" w:author="Naveen Premnath [2]" w:date="2024-09-28T17:02:00Z"/>
                <w:rFonts w:ascii="Arial" w:hAnsi="Arial" w:cs="Arial"/>
                <w:sz w:val="20"/>
                <w:szCs w:val="20"/>
              </w:rPr>
            </w:pPr>
            <w:ins w:id="2405" w:author="Naveen Premnath [2]" w:date="2024-09-28T17:01:00Z">
              <w:r>
                <w:rPr>
                  <w:rFonts w:ascii="Arial" w:hAnsi="Arial" w:cs="Arial"/>
                  <w:sz w:val="20"/>
                  <w:szCs w:val="20"/>
                </w:rPr>
                <w:t>12(</w:t>
              </w:r>
            </w:ins>
            <w:ins w:id="2406" w:author="Naveen Premnath [2]" w:date="2024-09-28T17:04:00Z">
              <w:r>
                <w:rPr>
                  <w:rFonts w:ascii="Arial" w:hAnsi="Arial" w:cs="Arial"/>
                  <w:sz w:val="20"/>
                  <w:szCs w:val="20"/>
                </w:rPr>
                <w:t>8</w:t>
              </w:r>
            </w:ins>
            <w:ins w:id="2407" w:author="Naveen Premnath [2]" w:date="2024-09-28T17:02:00Z">
              <w:r>
                <w:rPr>
                  <w:rFonts w:ascii="Arial" w:hAnsi="Arial" w:cs="Arial"/>
                  <w:sz w:val="20"/>
                  <w:szCs w:val="20"/>
                </w:rPr>
                <w:t>)</w:t>
              </w:r>
            </w:ins>
          </w:p>
          <w:p w14:paraId="3815CED2" w14:textId="0DDB0EA9" w:rsidR="009848EE" w:rsidRPr="004B0A4B" w:rsidRDefault="009848EE" w:rsidP="00CF347B">
            <w:pPr>
              <w:jc w:val="center"/>
              <w:rPr>
                <w:ins w:id="2408" w:author="Naveen Premnath [2]" w:date="2024-09-28T15:33:00Z"/>
                <w:rFonts w:ascii="Arial" w:hAnsi="Arial" w:cs="Arial"/>
                <w:sz w:val="20"/>
                <w:szCs w:val="20"/>
              </w:rPr>
            </w:pPr>
            <w:ins w:id="2409" w:author="Naveen Premnath [2]" w:date="2024-09-28T17:02:00Z">
              <w:r>
                <w:rPr>
                  <w:rFonts w:ascii="Arial" w:hAnsi="Arial" w:cs="Arial"/>
                  <w:sz w:val="20"/>
                  <w:szCs w:val="20"/>
                </w:rPr>
                <w:t>(</w:t>
              </w:r>
              <w:r w:rsidRPr="009848EE">
                <w:rPr>
                  <w:rFonts w:ascii="Arial" w:hAnsi="Arial" w:cs="Arial"/>
                  <w:sz w:val="20"/>
                  <w:szCs w:val="20"/>
                </w:rPr>
                <w:t>116778</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tcPrChange w:id="2410" w:author="Naveen Premnath [2]" w:date="2024-09-28T16:53:00Z">
              <w:tcPr>
                <w:tcW w:w="1220" w:type="dxa"/>
                <w:gridSpan w:val="3"/>
                <w:tcBorders>
                  <w:top w:val="single" w:sz="4" w:space="0" w:color="auto"/>
                  <w:left w:val="single" w:sz="4" w:space="0" w:color="auto"/>
                  <w:bottom w:val="single" w:sz="4" w:space="0" w:color="auto"/>
                  <w:right w:val="single" w:sz="4" w:space="0" w:color="auto"/>
                </w:tcBorders>
              </w:tcPr>
            </w:tcPrChange>
          </w:tcPr>
          <w:p w14:paraId="411C38A1" w14:textId="77777777" w:rsidR="00AB7F52" w:rsidRDefault="0022748B" w:rsidP="00CF347B">
            <w:pPr>
              <w:jc w:val="center"/>
              <w:rPr>
                <w:ins w:id="2411" w:author="Naveen Premnath [2]" w:date="2024-09-28T17:14:00Z"/>
                <w:rFonts w:ascii="Arial" w:hAnsi="Arial" w:cs="Arial"/>
                <w:sz w:val="20"/>
                <w:szCs w:val="20"/>
              </w:rPr>
            </w:pPr>
            <w:ins w:id="2412" w:author="Naveen Premnath [2]" w:date="2024-09-28T17:13:00Z">
              <w:r>
                <w:rPr>
                  <w:rFonts w:ascii="Arial" w:hAnsi="Arial" w:cs="Arial"/>
                  <w:sz w:val="20"/>
                  <w:szCs w:val="20"/>
                </w:rPr>
                <w:t>11(</w:t>
              </w:r>
            </w:ins>
            <w:ins w:id="2413" w:author="Naveen Premnath [2]" w:date="2024-09-28T17:14:00Z">
              <w:r>
                <w:rPr>
                  <w:rFonts w:ascii="Arial" w:hAnsi="Arial" w:cs="Arial"/>
                  <w:sz w:val="20"/>
                  <w:szCs w:val="20"/>
                </w:rPr>
                <w:t>10)</w:t>
              </w:r>
            </w:ins>
          </w:p>
          <w:p w14:paraId="37AC2701" w14:textId="65966142" w:rsidR="0022748B" w:rsidRPr="004B0A4B" w:rsidRDefault="0022748B" w:rsidP="00CF347B">
            <w:pPr>
              <w:jc w:val="center"/>
              <w:rPr>
                <w:ins w:id="2414" w:author="Naveen Premnath [2]" w:date="2024-09-28T15:33:00Z"/>
                <w:rFonts w:ascii="Arial" w:hAnsi="Arial" w:cs="Arial"/>
                <w:sz w:val="20"/>
                <w:szCs w:val="20"/>
              </w:rPr>
            </w:pPr>
            <w:ins w:id="2415" w:author="Naveen Premnath [2]" w:date="2024-09-28T17:14:00Z">
              <w:r>
                <w:rPr>
                  <w:rFonts w:ascii="Arial" w:hAnsi="Arial" w:cs="Arial"/>
                  <w:sz w:val="20"/>
                  <w:szCs w:val="20"/>
                </w:rPr>
                <w:t>(</w:t>
              </w:r>
              <w:r w:rsidRPr="0022748B">
                <w:rPr>
                  <w:rFonts w:ascii="Arial" w:hAnsi="Arial" w:cs="Arial"/>
                  <w:sz w:val="20"/>
                  <w:szCs w:val="20"/>
                </w:rPr>
                <w:t>99928</w:t>
              </w:r>
              <w:r>
                <w:rPr>
                  <w:rFonts w:ascii="Arial" w:hAnsi="Arial" w:cs="Arial"/>
                  <w:sz w:val="20"/>
                  <w:szCs w:val="20"/>
                </w:rPr>
                <w:t>)</w:t>
              </w:r>
            </w:ins>
          </w:p>
        </w:tc>
        <w:tc>
          <w:tcPr>
            <w:tcW w:w="1221" w:type="dxa"/>
            <w:tcBorders>
              <w:top w:val="single" w:sz="4" w:space="0" w:color="auto"/>
              <w:left w:val="single" w:sz="4" w:space="0" w:color="auto"/>
              <w:bottom w:val="single" w:sz="4" w:space="0" w:color="auto"/>
              <w:right w:val="single" w:sz="4" w:space="0" w:color="auto"/>
            </w:tcBorders>
            <w:tcPrChange w:id="2416" w:author="Naveen Premnath [2]" w:date="2024-09-28T16:53:00Z">
              <w:tcPr>
                <w:tcW w:w="1220" w:type="dxa"/>
                <w:tcBorders>
                  <w:top w:val="single" w:sz="4" w:space="0" w:color="auto"/>
                  <w:left w:val="single" w:sz="4" w:space="0" w:color="auto"/>
                  <w:bottom w:val="single" w:sz="4" w:space="0" w:color="auto"/>
                  <w:right w:val="single" w:sz="4" w:space="0" w:color="auto"/>
                </w:tcBorders>
              </w:tcPr>
            </w:tcPrChange>
          </w:tcPr>
          <w:p w14:paraId="7C1B84A8" w14:textId="77777777" w:rsidR="00AB7F52" w:rsidRDefault="00FB6757" w:rsidP="00CF347B">
            <w:pPr>
              <w:jc w:val="center"/>
              <w:rPr>
                <w:ins w:id="2417" w:author="Naveen Premnath [2]" w:date="2024-09-28T17:22:00Z"/>
                <w:rFonts w:ascii="Arial" w:hAnsi="Arial" w:cs="Arial"/>
                <w:sz w:val="20"/>
                <w:szCs w:val="20"/>
              </w:rPr>
            </w:pPr>
            <w:ins w:id="2418" w:author="Naveen Premnath [2]" w:date="2024-09-28T17:21:00Z">
              <w:r>
                <w:rPr>
                  <w:rFonts w:ascii="Arial" w:hAnsi="Arial" w:cs="Arial"/>
                  <w:sz w:val="20"/>
                  <w:szCs w:val="20"/>
                </w:rPr>
                <w:t>12(</w:t>
              </w:r>
            </w:ins>
            <w:ins w:id="2419" w:author="Naveen Premnath [2]" w:date="2024-09-28T17:22:00Z">
              <w:r>
                <w:rPr>
                  <w:rFonts w:ascii="Arial" w:hAnsi="Arial" w:cs="Arial"/>
                  <w:sz w:val="20"/>
                  <w:szCs w:val="20"/>
                </w:rPr>
                <w:t>7)</w:t>
              </w:r>
            </w:ins>
          </w:p>
          <w:p w14:paraId="62612D99" w14:textId="6BC76698" w:rsidR="00FB6757" w:rsidRPr="004B0A4B" w:rsidRDefault="00FB6757" w:rsidP="00CF347B">
            <w:pPr>
              <w:jc w:val="center"/>
              <w:rPr>
                <w:ins w:id="2420" w:author="Naveen Premnath [2]" w:date="2024-09-28T15:33:00Z"/>
                <w:rFonts w:ascii="Arial" w:hAnsi="Arial" w:cs="Arial"/>
                <w:sz w:val="20"/>
                <w:szCs w:val="20"/>
              </w:rPr>
            </w:pPr>
            <w:ins w:id="2421" w:author="Naveen Premnath [2]" w:date="2024-09-28T17:22:00Z">
              <w:r>
                <w:rPr>
                  <w:rFonts w:ascii="Arial" w:hAnsi="Arial" w:cs="Arial"/>
                  <w:sz w:val="20"/>
                  <w:szCs w:val="20"/>
                </w:rPr>
                <w:t>(</w:t>
              </w:r>
              <w:r w:rsidRPr="00FB6757">
                <w:rPr>
                  <w:rFonts w:ascii="Arial" w:hAnsi="Arial" w:cs="Arial"/>
                  <w:sz w:val="20"/>
                  <w:szCs w:val="20"/>
                </w:rPr>
                <w:t>129958</w:t>
              </w:r>
              <w:r>
                <w:rPr>
                  <w:rFonts w:ascii="Arial" w:hAnsi="Arial" w:cs="Arial"/>
                  <w:sz w:val="20"/>
                  <w:szCs w:val="20"/>
                </w:rPr>
                <w:t>)</w:t>
              </w:r>
            </w:ins>
          </w:p>
        </w:tc>
        <w:tc>
          <w:tcPr>
            <w:tcW w:w="1220" w:type="dxa"/>
            <w:tcBorders>
              <w:top w:val="single" w:sz="4" w:space="0" w:color="auto"/>
              <w:left w:val="single" w:sz="4" w:space="0" w:color="auto"/>
              <w:bottom w:val="single" w:sz="4" w:space="0" w:color="auto"/>
              <w:right w:val="single" w:sz="4" w:space="0" w:color="auto"/>
            </w:tcBorders>
            <w:tcPrChange w:id="2422" w:author="Naveen Premnath [2]" w:date="2024-09-28T16:53:00Z">
              <w:tcPr>
                <w:tcW w:w="1220" w:type="dxa"/>
                <w:tcBorders>
                  <w:top w:val="single" w:sz="4" w:space="0" w:color="auto"/>
                  <w:left w:val="single" w:sz="4" w:space="0" w:color="auto"/>
                  <w:bottom w:val="single" w:sz="4" w:space="0" w:color="auto"/>
                  <w:right w:val="single" w:sz="4" w:space="0" w:color="auto"/>
                </w:tcBorders>
              </w:tcPr>
            </w:tcPrChange>
          </w:tcPr>
          <w:p w14:paraId="5FD02FF7" w14:textId="77777777" w:rsidR="00AB7F52" w:rsidRDefault="00744F16" w:rsidP="00CF347B">
            <w:pPr>
              <w:jc w:val="center"/>
              <w:rPr>
                <w:ins w:id="2423" w:author="Naveen Premnath [2]" w:date="2024-09-28T17:43:00Z"/>
                <w:rFonts w:ascii="Arial" w:hAnsi="Arial" w:cs="Arial"/>
                <w:sz w:val="20"/>
                <w:szCs w:val="20"/>
              </w:rPr>
            </w:pPr>
            <w:ins w:id="2424" w:author="Naveen Premnath [2]" w:date="2024-09-28T17:42:00Z">
              <w:r>
                <w:rPr>
                  <w:rFonts w:ascii="Arial" w:hAnsi="Arial" w:cs="Arial"/>
                  <w:sz w:val="20"/>
                  <w:szCs w:val="20"/>
                </w:rPr>
                <w:t>36(</w:t>
              </w:r>
            </w:ins>
            <w:ins w:id="2425" w:author="Naveen Premnath [2]" w:date="2024-09-28T17:43:00Z">
              <w:r>
                <w:rPr>
                  <w:rFonts w:ascii="Arial" w:hAnsi="Arial" w:cs="Arial"/>
                  <w:sz w:val="20"/>
                  <w:szCs w:val="20"/>
                </w:rPr>
                <w:t>10)</w:t>
              </w:r>
            </w:ins>
          </w:p>
          <w:p w14:paraId="451F376D" w14:textId="10CA2B65" w:rsidR="00744F16" w:rsidRPr="004B0A4B" w:rsidRDefault="00744F16" w:rsidP="00CF347B">
            <w:pPr>
              <w:jc w:val="center"/>
              <w:rPr>
                <w:ins w:id="2426" w:author="Naveen Premnath [2]" w:date="2024-09-28T15:33:00Z"/>
                <w:rFonts w:ascii="Arial" w:hAnsi="Arial" w:cs="Arial"/>
                <w:sz w:val="20"/>
                <w:szCs w:val="20"/>
              </w:rPr>
            </w:pPr>
            <w:ins w:id="2427" w:author="Naveen Premnath [2]" w:date="2024-09-28T17:43:00Z">
              <w:r>
                <w:rPr>
                  <w:rFonts w:ascii="Arial" w:hAnsi="Arial" w:cs="Arial"/>
                  <w:sz w:val="20"/>
                  <w:szCs w:val="20"/>
                </w:rPr>
                <w:t>(</w:t>
              </w:r>
              <w:r w:rsidRPr="00744F16">
                <w:rPr>
                  <w:rFonts w:ascii="Arial" w:hAnsi="Arial" w:cs="Arial"/>
                  <w:sz w:val="20"/>
                  <w:szCs w:val="20"/>
                </w:rPr>
                <w:t>81605</w:t>
              </w:r>
              <w:r>
                <w:rPr>
                  <w:rFonts w:ascii="Arial" w:hAnsi="Arial" w:cs="Arial"/>
                  <w:sz w:val="20"/>
                  <w:szCs w:val="20"/>
                </w:rPr>
                <w:t>)</w:t>
              </w:r>
            </w:ins>
          </w:p>
        </w:tc>
        <w:tc>
          <w:tcPr>
            <w:tcW w:w="1343" w:type="dxa"/>
            <w:tcBorders>
              <w:top w:val="single" w:sz="4" w:space="0" w:color="auto"/>
              <w:left w:val="single" w:sz="4" w:space="0" w:color="auto"/>
              <w:bottom w:val="single" w:sz="4" w:space="0" w:color="auto"/>
              <w:right w:val="single" w:sz="4" w:space="0" w:color="auto"/>
            </w:tcBorders>
            <w:tcPrChange w:id="2428" w:author="Naveen Premnath [2]" w:date="2024-09-28T16:53:00Z">
              <w:tcPr>
                <w:tcW w:w="1342" w:type="dxa"/>
                <w:tcBorders>
                  <w:top w:val="single" w:sz="4" w:space="0" w:color="auto"/>
                  <w:left w:val="single" w:sz="4" w:space="0" w:color="auto"/>
                  <w:bottom w:val="single" w:sz="4" w:space="0" w:color="auto"/>
                  <w:right w:val="single" w:sz="4" w:space="0" w:color="auto"/>
                </w:tcBorders>
              </w:tcPr>
            </w:tcPrChange>
          </w:tcPr>
          <w:p w14:paraId="5B4F1F04" w14:textId="77777777" w:rsidR="00AB7F52" w:rsidRDefault="0095675E" w:rsidP="00CF347B">
            <w:pPr>
              <w:jc w:val="center"/>
              <w:rPr>
                <w:ins w:id="2429" w:author="Naveen Premnath [2]" w:date="2024-09-28T17:53:00Z"/>
                <w:rFonts w:ascii="Arial" w:hAnsi="Arial" w:cs="Arial"/>
                <w:sz w:val="20"/>
                <w:szCs w:val="20"/>
              </w:rPr>
            </w:pPr>
            <w:ins w:id="2430" w:author="Naveen Premnath [2]" w:date="2024-09-28T17:53:00Z">
              <w:r>
                <w:rPr>
                  <w:rFonts w:ascii="Arial" w:hAnsi="Arial" w:cs="Arial"/>
                  <w:sz w:val="20"/>
                  <w:szCs w:val="20"/>
                </w:rPr>
                <w:t>44(</w:t>
              </w:r>
              <w:r w:rsidR="009500D4">
                <w:rPr>
                  <w:rFonts w:ascii="Arial" w:hAnsi="Arial" w:cs="Arial"/>
                  <w:sz w:val="20"/>
                  <w:szCs w:val="20"/>
                </w:rPr>
                <w:t>8)</w:t>
              </w:r>
            </w:ins>
          </w:p>
          <w:p w14:paraId="599E1934" w14:textId="5FAA215E" w:rsidR="009500D4" w:rsidRPr="004B0A4B" w:rsidRDefault="009500D4" w:rsidP="00CF347B">
            <w:pPr>
              <w:jc w:val="center"/>
              <w:rPr>
                <w:ins w:id="2431" w:author="Naveen Premnath [2]" w:date="2024-09-28T15:33:00Z"/>
                <w:rFonts w:ascii="Arial" w:hAnsi="Arial" w:cs="Arial"/>
                <w:sz w:val="20"/>
                <w:szCs w:val="20"/>
              </w:rPr>
            </w:pPr>
            <w:ins w:id="2432" w:author="Naveen Premnath [2]" w:date="2024-09-28T17:53:00Z">
              <w:r>
                <w:rPr>
                  <w:rFonts w:ascii="Arial" w:hAnsi="Arial" w:cs="Arial"/>
                  <w:sz w:val="20"/>
                  <w:szCs w:val="20"/>
                </w:rPr>
                <w:t>(</w:t>
              </w:r>
            </w:ins>
            <w:ins w:id="2433" w:author="Naveen Premnath [2]" w:date="2024-09-28T17:54:00Z">
              <w:r w:rsidRPr="009500D4">
                <w:rPr>
                  <w:rFonts w:ascii="Arial" w:hAnsi="Arial" w:cs="Arial"/>
                  <w:sz w:val="20"/>
                  <w:szCs w:val="20"/>
                </w:rPr>
                <w:t>118546</w:t>
              </w:r>
              <w:r>
                <w:rPr>
                  <w:rFonts w:ascii="Arial" w:hAnsi="Arial" w:cs="Arial"/>
                  <w:sz w:val="20"/>
                  <w:szCs w:val="20"/>
                </w:rPr>
                <w:t>)</w:t>
              </w:r>
            </w:ins>
          </w:p>
        </w:tc>
      </w:tr>
      <w:tr w:rsidR="004B0A4B" w:rsidRPr="00AA3DD8" w14:paraId="10242DF5" w14:textId="77777777" w:rsidTr="009A6774">
        <w:trPr>
          <w:trHeight w:val="499"/>
          <w:trPrChange w:id="2434"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35"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27DBC35C" w14:textId="77777777" w:rsidR="004B0A4B" w:rsidRPr="004B0A4B" w:rsidRDefault="004B0A4B" w:rsidP="004B0A4B">
            <w:pPr>
              <w:rPr>
                <w:rFonts w:ascii="Arial" w:hAnsi="Arial" w:cs="Arial"/>
                <w:b/>
                <w:bCs/>
                <w:sz w:val="20"/>
                <w:szCs w:val="20"/>
              </w:rPr>
            </w:pPr>
            <w:r w:rsidRPr="004B0A4B">
              <w:rPr>
                <w:rFonts w:ascii="Arial" w:hAnsi="Arial" w:cs="Arial"/>
                <w:b/>
                <w:bCs/>
                <w:sz w:val="20"/>
                <w:szCs w:val="20"/>
              </w:rPr>
              <w:t xml:space="preserve">Home health days </w:t>
            </w:r>
          </w:p>
        </w:tc>
        <w:tc>
          <w:tcPr>
            <w:tcW w:w="1220" w:type="dxa"/>
            <w:tcBorders>
              <w:top w:val="single" w:sz="4" w:space="0" w:color="auto"/>
              <w:left w:val="single" w:sz="4" w:space="0" w:color="auto"/>
              <w:bottom w:val="single" w:sz="4" w:space="0" w:color="auto"/>
              <w:right w:val="single" w:sz="4" w:space="0" w:color="auto"/>
            </w:tcBorders>
            <w:tcPrChange w:id="243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34E25D6A" w14:textId="77777777"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437" w:author="Naveen Premnath [2]" w:date="2024-09-28T16:53:00Z">
              <w:tcPr>
                <w:tcW w:w="900" w:type="dxa"/>
                <w:tcBorders>
                  <w:top w:val="single" w:sz="4" w:space="0" w:color="auto"/>
                  <w:left w:val="single" w:sz="4" w:space="0" w:color="auto"/>
                  <w:bottom w:val="single" w:sz="4" w:space="0" w:color="auto"/>
                  <w:right w:val="single" w:sz="4" w:space="0" w:color="auto"/>
                </w:tcBorders>
              </w:tcPr>
            </w:tcPrChange>
          </w:tcPr>
          <w:p w14:paraId="6B267FCD" w14:textId="77777777" w:rsidR="004B0A4B" w:rsidRPr="004B0A4B" w:rsidRDefault="004B0A4B" w:rsidP="00CF347B">
            <w:pPr>
              <w:jc w:val="center"/>
              <w:rPr>
                <w:rFonts w:ascii="Arial" w:hAnsi="Arial" w:cs="Arial"/>
                <w:sz w:val="20"/>
                <w:szCs w:val="20"/>
              </w:rPr>
            </w:pPr>
          </w:p>
        </w:tc>
        <w:tc>
          <w:tcPr>
            <w:tcW w:w="1342" w:type="dxa"/>
            <w:tcBorders>
              <w:top w:val="single" w:sz="4" w:space="0" w:color="auto"/>
              <w:left w:val="single" w:sz="4" w:space="0" w:color="auto"/>
              <w:bottom w:val="single" w:sz="4" w:space="0" w:color="auto"/>
              <w:right w:val="single" w:sz="4" w:space="0" w:color="auto"/>
            </w:tcBorders>
            <w:tcPrChange w:id="243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3F01C293" w14:textId="7777777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43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tcPr>
            </w:tcPrChange>
          </w:tcPr>
          <w:p w14:paraId="419258D8" w14:textId="77777777" w:rsidR="004B0A4B" w:rsidRPr="004B0A4B" w:rsidRDefault="004B0A4B" w:rsidP="00CF347B">
            <w:pPr>
              <w:jc w:val="center"/>
              <w:rPr>
                <w:rFonts w:ascii="Arial" w:hAnsi="Arial" w:cs="Arial"/>
                <w:sz w:val="20"/>
                <w:szCs w:val="20"/>
              </w:rPr>
            </w:pPr>
          </w:p>
        </w:tc>
        <w:tc>
          <w:tcPr>
            <w:tcW w:w="1345" w:type="dxa"/>
            <w:tcBorders>
              <w:top w:val="single" w:sz="4" w:space="0" w:color="auto"/>
              <w:left w:val="single" w:sz="4" w:space="0" w:color="auto"/>
              <w:bottom w:val="single" w:sz="4" w:space="0" w:color="auto"/>
              <w:right w:val="single" w:sz="4" w:space="0" w:color="auto"/>
            </w:tcBorders>
            <w:tcPrChange w:id="2440"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tcPr>
            </w:tcPrChange>
          </w:tcPr>
          <w:p w14:paraId="26672F56" w14:textId="77777777" w:rsidR="004B0A4B" w:rsidRPr="004B0A4B" w:rsidRDefault="004B0A4B" w:rsidP="00CF347B">
            <w:pPr>
              <w:jc w:val="center"/>
              <w:rPr>
                <w:rFonts w:ascii="Arial" w:hAnsi="Arial" w:cs="Arial"/>
                <w:sz w:val="20"/>
                <w:szCs w:val="20"/>
              </w:rPr>
            </w:pPr>
          </w:p>
        </w:tc>
        <w:tc>
          <w:tcPr>
            <w:tcW w:w="1218" w:type="dxa"/>
            <w:tcBorders>
              <w:top w:val="single" w:sz="4" w:space="0" w:color="auto"/>
              <w:left w:val="single" w:sz="4" w:space="0" w:color="auto"/>
              <w:bottom w:val="single" w:sz="4" w:space="0" w:color="auto"/>
              <w:right w:val="single" w:sz="4" w:space="0" w:color="auto"/>
            </w:tcBorders>
            <w:tcPrChange w:id="2441" w:author="Naveen Premnath [2]" w:date="2024-09-28T16:53:00Z">
              <w:tcPr>
                <w:tcW w:w="810" w:type="dxa"/>
                <w:tcBorders>
                  <w:top w:val="single" w:sz="4" w:space="0" w:color="auto"/>
                  <w:left w:val="single" w:sz="4" w:space="0" w:color="auto"/>
                  <w:bottom w:val="single" w:sz="4" w:space="0" w:color="auto"/>
                  <w:right w:val="single" w:sz="4" w:space="0" w:color="auto"/>
                </w:tcBorders>
              </w:tcPr>
            </w:tcPrChange>
          </w:tcPr>
          <w:p w14:paraId="5F8FBA0D" w14:textId="77777777"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44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27E16D53" w14:textId="77777777" w:rsidR="004B0A4B" w:rsidRPr="004B0A4B" w:rsidRDefault="004B0A4B" w:rsidP="00CF347B">
            <w:pPr>
              <w:jc w:val="center"/>
              <w:rPr>
                <w:rFonts w:ascii="Arial" w:hAnsi="Arial" w:cs="Arial"/>
                <w:sz w:val="20"/>
                <w:szCs w:val="20"/>
              </w:rPr>
            </w:pPr>
          </w:p>
        </w:tc>
        <w:tc>
          <w:tcPr>
            <w:tcW w:w="1221" w:type="dxa"/>
            <w:tcBorders>
              <w:top w:val="single" w:sz="4" w:space="0" w:color="auto"/>
              <w:left w:val="single" w:sz="4" w:space="0" w:color="auto"/>
              <w:bottom w:val="single" w:sz="4" w:space="0" w:color="auto"/>
              <w:right w:val="single" w:sz="4" w:space="0" w:color="auto"/>
            </w:tcBorders>
            <w:tcPrChange w:id="244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0E2BD283" w14:textId="77777777" w:rsidR="004B0A4B" w:rsidRPr="004B0A4B" w:rsidRDefault="004B0A4B" w:rsidP="00CF347B">
            <w:pPr>
              <w:jc w:val="center"/>
              <w:rPr>
                <w:rFonts w:ascii="Arial" w:hAnsi="Arial" w:cs="Arial"/>
                <w:sz w:val="20"/>
                <w:szCs w:val="20"/>
              </w:rPr>
            </w:pPr>
          </w:p>
        </w:tc>
        <w:tc>
          <w:tcPr>
            <w:tcW w:w="1220" w:type="dxa"/>
            <w:tcBorders>
              <w:top w:val="single" w:sz="4" w:space="0" w:color="auto"/>
              <w:left w:val="single" w:sz="4" w:space="0" w:color="auto"/>
              <w:bottom w:val="single" w:sz="4" w:space="0" w:color="auto"/>
              <w:right w:val="single" w:sz="4" w:space="0" w:color="auto"/>
            </w:tcBorders>
            <w:tcPrChange w:id="244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tcPr>
            </w:tcPrChange>
          </w:tcPr>
          <w:p w14:paraId="42379866" w14:textId="77777777" w:rsidR="004B0A4B" w:rsidRPr="004B0A4B" w:rsidRDefault="004B0A4B" w:rsidP="00CF347B">
            <w:pPr>
              <w:jc w:val="center"/>
              <w:rPr>
                <w:rFonts w:ascii="Arial" w:hAnsi="Arial" w:cs="Arial"/>
                <w:sz w:val="20"/>
                <w:szCs w:val="20"/>
              </w:rPr>
            </w:pPr>
          </w:p>
        </w:tc>
        <w:tc>
          <w:tcPr>
            <w:tcW w:w="1343" w:type="dxa"/>
            <w:tcBorders>
              <w:top w:val="single" w:sz="4" w:space="0" w:color="auto"/>
              <w:left w:val="single" w:sz="4" w:space="0" w:color="auto"/>
              <w:bottom w:val="single" w:sz="4" w:space="0" w:color="auto"/>
              <w:right w:val="single" w:sz="4" w:space="0" w:color="auto"/>
            </w:tcBorders>
            <w:tcPrChange w:id="2445" w:author="Naveen Premnath [2]" w:date="2024-09-28T16:53:00Z">
              <w:tcPr>
                <w:tcW w:w="990" w:type="dxa"/>
                <w:tcBorders>
                  <w:top w:val="single" w:sz="4" w:space="0" w:color="auto"/>
                  <w:left w:val="single" w:sz="4" w:space="0" w:color="auto"/>
                  <w:bottom w:val="single" w:sz="4" w:space="0" w:color="auto"/>
                  <w:right w:val="single" w:sz="4" w:space="0" w:color="auto"/>
                </w:tcBorders>
              </w:tcPr>
            </w:tcPrChange>
          </w:tcPr>
          <w:p w14:paraId="69DE4C5B" w14:textId="77777777" w:rsidR="004B0A4B" w:rsidRPr="004B0A4B" w:rsidRDefault="004B0A4B" w:rsidP="00CF347B">
            <w:pPr>
              <w:jc w:val="center"/>
              <w:rPr>
                <w:rFonts w:ascii="Arial" w:hAnsi="Arial" w:cs="Arial"/>
                <w:sz w:val="20"/>
                <w:szCs w:val="20"/>
              </w:rPr>
            </w:pPr>
          </w:p>
        </w:tc>
      </w:tr>
      <w:tr w:rsidR="004B0A4B" w:rsidRPr="00AA3DD8" w14:paraId="1FAC9149" w14:textId="77777777" w:rsidTr="009A6774">
        <w:trPr>
          <w:trHeight w:val="499"/>
          <w:trPrChange w:id="2446"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47"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5703BCE3" w14:textId="2DF79934" w:rsidR="004B0A4B" w:rsidRPr="004B0A4B" w:rsidRDefault="004B0A4B" w:rsidP="004B0A4B">
            <w:pPr>
              <w:rPr>
                <w:rFonts w:ascii="Arial" w:hAnsi="Arial" w:cs="Arial"/>
                <w:b/>
                <w:bCs/>
                <w:sz w:val="20"/>
                <w:szCs w:val="20"/>
              </w:rPr>
            </w:pPr>
            <w:r w:rsidRPr="004B0A4B">
              <w:rPr>
                <w:rFonts w:ascii="Arial" w:hAnsi="Arial" w:cs="Arial"/>
                <w:b/>
                <w:bCs/>
                <w:sz w:val="20"/>
                <w:szCs w:val="20"/>
              </w:rPr>
              <w:t>Total days (Median)</w:t>
            </w:r>
            <w:r w:rsidR="005E230F">
              <w:rPr>
                <w:rFonts w:ascii="Arial" w:hAnsi="Arial" w:cs="Arial"/>
                <w:b/>
                <w:bCs/>
                <w:sz w:val="20"/>
                <w:szCs w:val="20"/>
              </w:rPr>
              <w:t xml:space="preserve"> [IQR]</w:t>
            </w:r>
          </w:p>
        </w:tc>
        <w:tc>
          <w:tcPr>
            <w:tcW w:w="1220" w:type="dxa"/>
            <w:tcBorders>
              <w:top w:val="single" w:sz="4" w:space="0" w:color="auto"/>
              <w:left w:val="single" w:sz="4" w:space="0" w:color="auto"/>
              <w:bottom w:val="single" w:sz="4" w:space="0" w:color="auto"/>
              <w:right w:val="single" w:sz="4" w:space="0" w:color="auto"/>
            </w:tcBorders>
            <w:hideMark/>
            <w:tcPrChange w:id="244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4A56768"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457222BC" w14:textId="6DCB419E" w:rsidR="004B0A4B" w:rsidRPr="004B0A4B" w:rsidRDefault="00745895" w:rsidP="00CF347B">
            <w:pPr>
              <w:jc w:val="center"/>
              <w:rPr>
                <w:rFonts w:ascii="Arial" w:hAnsi="Arial" w:cs="Arial"/>
                <w:sz w:val="20"/>
                <w:szCs w:val="20"/>
              </w:rPr>
            </w:pPr>
            <w:r>
              <w:rPr>
                <w:rFonts w:ascii="Arial" w:hAnsi="Arial" w:cs="Arial"/>
                <w:sz w:val="20"/>
                <w:szCs w:val="20"/>
              </w:rPr>
              <w:t>[4, 83</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49"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7DC9AA1D"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32 </w:t>
            </w:r>
          </w:p>
          <w:p w14:paraId="46AB7112" w14:textId="79C460FC" w:rsidR="004B0A4B" w:rsidRPr="004B0A4B" w:rsidRDefault="004B0A4B" w:rsidP="00CF347B">
            <w:pPr>
              <w:jc w:val="center"/>
              <w:rPr>
                <w:rFonts w:ascii="Arial" w:hAnsi="Arial" w:cs="Arial"/>
                <w:sz w:val="20"/>
                <w:szCs w:val="20"/>
              </w:rPr>
            </w:pPr>
            <w:r w:rsidRPr="004B0A4B">
              <w:rPr>
                <w:rFonts w:ascii="Arial" w:hAnsi="Arial" w:cs="Arial"/>
                <w:sz w:val="20"/>
                <w:szCs w:val="20"/>
              </w:rPr>
              <w:t>[8, 112]</w:t>
            </w:r>
          </w:p>
        </w:tc>
        <w:tc>
          <w:tcPr>
            <w:tcW w:w="1342" w:type="dxa"/>
            <w:tcBorders>
              <w:top w:val="single" w:sz="4" w:space="0" w:color="auto"/>
              <w:left w:val="single" w:sz="4" w:space="0" w:color="auto"/>
              <w:bottom w:val="single" w:sz="4" w:space="0" w:color="auto"/>
              <w:right w:val="single" w:sz="4" w:space="0" w:color="auto"/>
            </w:tcBorders>
            <w:hideMark/>
            <w:tcPrChange w:id="245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51937D9"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24 </w:t>
            </w:r>
          </w:p>
          <w:p w14:paraId="3A1D9329" w14:textId="26D20A42" w:rsidR="004B0A4B" w:rsidRPr="004B0A4B" w:rsidRDefault="00745895" w:rsidP="00CF347B">
            <w:pPr>
              <w:jc w:val="center"/>
              <w:rPr>
                <w:rFonts w:ascii="Arial" w:hAnsi="Arial" w:cs="Arial"/>
                <w:sz w:val="20"/>
                <w:szCs w:val="20"/>
              </w:rPr>
            </w:pPr>
            <w:r>
              <w:rPr>
                <w:rFonts w:ascii="Arial" w:hAnsi="Arial" w:cs="Arial"/>
                <w:sz w:val="20"/>
                <w:szCs w:val="20"/>
              </w:rPr>
              <w:t>[8, 104</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451"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04B5D3A"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32 </w:t>
            </w:r>
          </w:p>
          <w:p w14:paraId="1BA35AA6" w14:textId="7F2BD9B1" w:rsidR="004B0A4B" w:rsidRPr="004B0A4B" w:rsidRDefault="004B0A4B" w:rsidP="00CF347B">
            <w:pPr>
              <w:jc w:val="center"/>
              <w:rPr>
                <w:rFonts w:ascii="Arial" w:hAnsi="Arial" w:cs="Arial"/>
                <w:sz w:val="20"/>
                <w:szCs w:val="20"/>
              </w:rPr>
            </w:pPr>
            <w:r w:rsidRPr="004B0A4B">
              <w:rPr>
                <w:rFonts w:ascii="Arial" w:hAnsi="Arial" w:cs="Arial"/>
                <w:sz w:val="20"/>
                <w:szCs w:val="20"/>
              </w:rPr>
              <w:t>[8, 126]</w:t>
            </w:r>
          </w:p>
        </w:tc>
        <w:tc>
          <w:tcPr>
            <w:tcW w:w="1345" w:type="dxa"/>
            <w:tcBorders>
              <w:top w:val="single" w:sz="4" w:space="0" w:color="auto"/>
              <w:left w:val="single" w:sz="4" w:space="0" w:color="auto"/>
              <w:bottom w:val="single" w:sz="4" w:space="0" w:color="auto"/>
              <w:right w:val="single" w:sz="4" w:space="0" w:color="auto"/>
            </w:tcBorders>
            <w:hideMark/>
            <w:tcPrChange w:id="2452"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65F4083C"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24 </w:t>
            </w:r>
          </w:p>
          <w:p w14:paraId="64D9421B" w14:textId="5740A483" w:rsidR="004B0A4B" w:rsidRPr="004B0A4B" w:rsidRDefault="004B0A4B" w:rsidP="00CF347B">
            <w:pPr>
              <w:jc w:val="center"/>
              <w:rPr>
                <w:rFonts w:ascii="Arial" w:hAnsi="Arial" w:cs="Arial"/>
                <w:sz w:val="20"/>
                <w:szCs w:val="20"/>
              </w:rPr>
            </w:pPr>
            <w:r w:rsidRPr="004B0A4B">
              <w:rPr>
                <w:rFonts w:ascii="Arial" w:hAnsi="Arial" w:cs="Arial"/>
                <w:sz w:val="20"/>
                <w:szCs w:val="20"/>
              </w:rPr>
              <w:t>[8, 124]</w:t>
            </w:r>
          </w:p>
        </w:tc>
        <w:tc>
          <w:tcPr>
            <w:tcW w:w="1218" w:type="dxa"/>
            <w:tcBorders>
              <w:top w:val="single" w:sz="4" w:space="0" w:color="auto"/>
              <w:left w:val="single" w:sz="4" w:space="0" w:color="auto"/>
              <w:bottom w:val="single" w:sz="4" w:space="0" w:color="auto"/>
              <w:right w:val="single" w:sz="4" w:space="0" w:color="auto"/>
            </w:tcBorders>
            <w:hideMark/>
            <w:tcPrChange w:id="2453"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E16E6FC" w14:textId="77777777" w:rsidR="009848EE" w:rsidRDefault="004B0A4B" w:rsidP="00CF347B">
            <w:pPr>
              <w:jc w:val="center"/>
              <w:rPr>
                <w:ins w:id="2454" w:author="Naveen Premnath [2]" w:date="2024-09-28T17:03:00Z"/>
                <w:rFonts w:ascii="Arial" w:hAnsi="Arial" w:cs="Arial"/>
                <w:sz w:val="20"/>
                <w:szCs w:val="20"/>
              </w:rPr>
            </w:pPr>
            <w:r w:rsidRPr="004B0A4B">
              <w:rPr>
                <w:rFonts w:ascii="Arial" w:hAnsi="Arial" w:cs="Arial"/>
                <w:sz w:val="20"/>
                <w:szCs w:val="20"/>
              </w:rPr>
              <w:t xml:space="preserve">24 </w:t>
            </w:r>
          </w:p>
          <w:p w14:paraId="7DCA01A9" w14:textId="258E45C2" w:rsidR="004B0A4B" w:rsidRPr="004B0A4B" w:rsidRDefault="004B0A4B" w:rsidP="00CF347B">
            <w:pPr>
              <w:jc w:val="center"/>
              <w:rPr>
                <w:rFonts w:ascii="Arial" w:hAnsi="Arial" w:cs="Arial"/>
                <w:sz w:val="20"/>
                <w:szCs w:val="20"/>
              </w:rPr>
            </w:pPr>
            <w:r w:rsidRPr="004B0A4B">
              <w:rPr>
                <w:rFonts w:ascii="Arial" w:hAnsi="Arial" w:cs="Arial"/>
                <w:sz w:val="20"/>
                <w:szCs w:val="20"/>
              </w:rPr>
              <w:t>[10, 140]</w:t>
            </w:r>
          </w:p>
        </w:tc>
        <w:tc>
          <w:tcPr>
            <w:tcW w:w="1220" w:type="dxa"/>
            <w:tcBorders>
              <w:top w:val="single" w:sz="4" w:space="0" w:color="auto"/>
              <w:left w:val="single" w:sz="4" w:space="0" w:color="auto"/>
              <w:bottom w:val="single" w:sz="4" w:space="0" w:color="auto"/>
              <w:right w:val="single" w:sz="4" w:space="0" w:color="auto"/>
            </w:tcBorders>
            <w:hideMark/>
            <w:tcPrChange w:id="245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552B6C7"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30 </w:t>
            </w:r>
          </w:p>
          <w:p w14:paraId="49AEBA43" w14:textId="58CFE72F" w:rsidR="004B0A4B" w:rsidRPr="004B0A4B" w:rsidRDefault="00745895" w:rsidP="00CF347B">
            <w:pPr>
              <w:jc w:val="center"/>
              <w:rPr>
                <w:rFonts w:ascii="Arial" w:hAnsi="Arial" w:cs="Arial"/>
                <w:sz w:val="20"/>
                <w:szCs w:val="20"/>
              </w:rPr>
            </w:pPr>
            <w:r>
              <w:rPr>
                <w:rFonts w:ascii="Arial" w:hAnsi="Arial" w:cs="Arial"/>
                <w:sz w:val="20"/>
                <w:szCs w:val="20"/>
              </w:rPr>
              <w:t>[10, 122</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5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5435C9E"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33 </w:t>
            </w:r>
          </w:p>
          <w:p w14:paraId="4F2C7E92" w14:textId="701EB645" w:rsidR="004B0A4B" w:rsidRPr="004B0A4B" w:rsidRDefault="004B0A4B" w:rsidP="00CF347B">
            <w:pPr>
              <w:jc w:val="center"/>
              <w:rPr>
                <w:rFonts w:ascii="Arial" w:hAnsi="Arial" w:cs="Arial"/>
                <w:sz w:val="20"/>
                <w:szCs w:val="20"/>
              </w:rPr>
            </w:pPr>
            <w:r w:rsidRPr="004B0A4B">
              <w:rPr>
                <w:rFonts w:ascii="Arial" w:hAnsi="Arial" w:cs="Arial"/>
                <w:sz w:val="20"/>
                <w:szCs w:val="20"/>
              </w:rPr>
              <w:t>[8, 109]</w:t>
            </w:r>
          </w:p>
        </w:tc>
        <w:tc>
          <w:tcPr>
            <w:tcW w:w="1220" w:type="dxa"/>
            <w:tcBorders>
              <w:top w:val="single" w:sz="4" w:space="0" w:color="auto"/>
              <w:left w:val="single" w:sz="4" w:space="0" w:color="auto"/>
              <w:bottom w:val="single" w:sz="4" w:space="0" w:color="auto"/>
              <w:right w:val="single" w:sz="4" w:space="0" w:color="auto"/>
            </w:tcBorders>
            <w:hideMark/>
            <w:tcPrChange w:id="245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6489D0D"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24 </w:t>
            </w:r>
          </w:p>
          <w:p w14:paraId="790085E5" w14:textId="708480A8" w:rsidR="004B0A4B" w:rsidRPr="004B0A4B" w:rsidRDefault="004B0A4B" w:rsidP="00CF347B">
            <w:pPr>
              <w:jc w:val="center"/>
              <w:rPr>
                <w:rFonts w:ascii="Arial" w:hAnsi="Arial" w:cs="Arial"/>
                <w:sz w:val="20"/>
                <w:szCs w:val="20"/>
              </w:rPr>
            </w:pPr>
            <w:r w:rsidRPr="004B0A4B">
              <w:rPr>
                <w:rFonts w:ascii="Arial" w:hAnsi="Arial" w:cs="Arial"/>
                <w:sz w:val="20"/>
                <w:szCs w:val="20"/>
              </w:rPr>
              <w:t>[8, 102]</w:t>
            </w:r>
          </w:p>
        </w:tc>
        <w:tc>
          <w:tcPr>
            <w:tcW w:w="1343" w:type="dxa"/>
            <w:tcBorders>
              <w:top w:val="single" w:sz="4" w:space="0" w:color="auto"/>
              <w:left w:val="single" w:sz="4" w:space="0" w:color="auto"/>
              <w:bottom w:val="single" w:sz="4" w:space="0" w:color="auto"/>
              <w:right w:val="single" w:sz="4" w:space="0" w:color="auto"/>
            </w:tcBorders>
            <w:hideMark/>
            <w:tcPrChange w:id="2458"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2EA8069D"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32 </w:t>
            </w:r>
          </w:p>
          <w:p w14:paraId="241DA0BF" w14:textId="4D7F7B3F" w:rsidR="004B0A4B" w:rsidRPr="004B0A4B" w:rsidRDefault="004B0A4B" w:rsidP="00CF347B">
            <w:pPr>
              <w:jc w:val="center"/>
              <w:rPr>
                <w:rFonts w:ascii="Arial" w:hAnsi="Arial" w:cs="Arial"/>
                <w:sz w:val="20"/>
                <w:szCs w:val="20"/>
              </w:rPr>
            </w:pPr>
            <w:r w:rsidRPr="004B0A4B">
              <w:rPr>
                <w:rFonts w:ascii="Arial" w:hAnsi="Arial" w:cs="Arial"/>
                <w:sz w:val="20"/>
                <w:szCs w:val="20"/>
              </w:rPr>
              <w:t>[8, 116]</w:t>
            </w:r>
          </w:p>
        </w:tc>
      </w:tr>
      <w:tr w:rsidR="004B0A4B" w:rsidRPr="00AA3DD8" w14:paraId="27309044" w14:textId="77777777" w:rsidTr="009A6774">
        <w:trPr>
          <w:trHeight w:val="499"/>
          <w:trPrChange w:id="2459"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60"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3A4E6574" w14:textId="49E3D26D" w:rsidR="004B0A4B" w:rsidRPr="004B0A4B" w:rsidRDefault="004B0A4B" w:rsidP="004B0A4B">
            <w:pPr>
              <w:rPr>
                <w:rFonts w:ascii="Arial" w:hAnsi="Arial" w:cs="Arial"/>
                <w:b/>
                <w:bCs/>
                <w:sz w:val="20"/>
                <w:szCs w:val="20"/>
              </w:rPr>
            </w:pPr>
            <w:r w:rsidRPr="004B0A4B">
              <w:rPr>
                <w:rFonts w:ascii="Arial" w:hAnsi="Arial" w:cs="Arial"/>
                <w:b/>
                <w:bCs/>
                <w:sz w:val="20"/>
                <w:szCs w:val="20"/>
              </w:rPr>
              <w:t>Total days (Mean)</w:t>
            </w:r>
            <w:r w:rsidR="005E230F">
              <w:rPr>
                <w:rFonts w:ascii="Arial" w:hAnsi="Arial" w:cs="Arial"/>
                <w:b/>
                <w:bCs/>
                <w:sz w:val="20"/>
                <w:szCs w:val="20"/>
              </w:rPr>
              <w:t xml:space="preserve"> [SD]</w:t>
            </w:r>
          </w:p>
        </w:tc>
        <w:tc>
          <w:tcPr>
            <w:tcW w:w="1220" w:type="dxa"/>
            <w:tcBorders>
              <w:top w:val="single" w:sz="4" w:space="0" w:color="auto"/>
              <w:left w:val="single" w:sz="4" w:space="0" w:color="auto"/>
              <w:bottom w:val="single" w:sz="4" w:space="0" w:color="auto"/>
              <w:right w:val="single" w:sz="4" w:space="0" w:color="auto"/>
            </w:tcBorders>
            <w:hideMark/>
            <w:tcPrChange w:id="246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C96D500" w14:textId="73D08988" w:rsidR="004B0A4B" w:rsidRPr="004B0A4B" w:rsidRDefault="00745895" w:rsidP="00CF347B">
            <w:pPr>
              <w:jc w:val="center"/>
              <w:rPr>
                <w:rFonts w:ascii="Arial" w:hAnsi="Arial" w:cs="Arial"/>
                <w:sz w:val="20"/>
                <w:szCs w:val="20"/>
              </w:rPr>
            </w:pPr>
            <w:r>
              <w:rPr>
                <w:rFonts w:ascii="Arial" w:hAnsi="Arial" w:cs="Arial"/>
                <w:sz w:val="20"/>
                <w:szCs w:val="20"/>
              </w:rPr>
              <w:t>67</w:t>
            </w:r>
          </w:p>
          <w:p w14:paraId="7176543D" w14:textId="67B92D68" w:rsidR="004B0A4B" w:rsidRPr="004B0A4B" w:rsidRDefault="00745895" w:rsidP="00CF347B">
            <w:pPr>
              <w:jc w:val="center"/>
              <w:rPr>
                <w:rFonts w:ascii="Arial" w:hAnsi="Arial" w:cs="Arial"/>
                <w:sz w:val="20"/>
                <w:szCs w:val="20"/>
              </w:rPr>
            </w:pPr>
            <w:r>
              <w:rPr>
                <w:rFonts w:ascii="Arial" w:hAnsi="Arial" w:cs="Arial"/>
                <w:sz w:val="20"/>
                <w:szCs w:val="20"/>
              </w:rPr>
              <w:t>[55-78</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62"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638A9015" w14:textId="3D57562E" w:rsidR="004B0A4B" w:rsidRPr="004B0A4B" w:rsidRDefault="00745895" w:rsidP="00CF347B">
            <w:pPr>
              <w:jc w:val="center"/>
              <w:rPr>
                <w:rFonts w:ascii="Arial" w:hAnsi="Arial" w:cs="Arial"/>
                <w:sz w:val="20"/>
                <w:szCs w:val="20"/>
              </w:rPr>
            </w:pPr>
            <w:r>
              <w:rPr>
                <w:rFonts w:ascii="Arial" w:hAnsi="Arial" w:cs="Arial"/>
                <w:sz w:val="20"/>
                <w:szCs w:val="20"/>
              </w:rPr>
              <w:t>84</w:t>
            </w:r>
          </w:p>
          <w:p w14:paraId="55C6736F" w14:textId="32ABBD49" w:rsidR="004B0A4B" w:rsidRPr="004B0A4B" w:rsidRDefault="00745895" w:rsidP="00CF347B">
            <w:pPr>
              <w:jc w:val="center"/>
              <w:rPr>
                <w:rFonts w:ascii="Arial" w:hAnsi="Arial" w:cs="Arial"/>
                <w:sz w:val="20"/>
                <w:szCs w:val="20"/>
              </w:rPr>
            </w:pPr>
            <w:r>
              <w:rPr>
                <w:rFonts w:ascii="Arial" w:hAnsi="Arial" w:cs="Arial"/>
                <w:sz w:val="20"/>
                <w:szCs w:val="20"/>
              </w:rPr>
              <w:t>[74-93</w:t>
            </w:r>
            <w:r w:rsidR="004B0A4B" w:rsidRPr="004B0A4B">
              <w:rPr>
                <w:rFonts w:ascii="Arial" w:hAnsi="Arial" w:cs="Arial"/>
                <w:sz w:val="20"/>
                <w:szCs w:val="20"/>
              </w:rPr>
              <w:t>]</w:t>
            </w:r>
          </w:p>
        </w:tc>
        <w:tc>
          <w:tcPr>
            <w:tcW w:w="1342" w:type="dxa"/>
            <w:tcBorders>
              <w:top w:val="single" w:sz="4" w:space="0" w:color="auto"/>
              <w:left w:val="single" w:sz="4" w:space="0" w:color="auto"/>
              <w:bottom w:val="single" w:sz="4" w:space="0" w:color="auto"/>
              <w:right w:val="single" w:sz="4" w:space="0" w:color="auto"/>
            </w:tcBorders>
            <w:hideMark/>
            <w:tcPrChange w:id="246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39474231" w14:textId="214F2790" w:rsidR="004B0A4B" w:rsidRPr="004B0A4B" w:rsidRDefault="00745895" w:rsidP="00CF347B">
            <w:pPr>
              <w:jc w:val="center"/>
              <w:rPr>
                <w:rFonts w:ascii="Arial" w:hAnsi="Arial" w:cs="Arial"/>
                <w:sz w:val="20"/>
                <w:szCs w:val="20"/>
              </w:rPr>
            </w:pPr>
            <w:r>
              <w:rPr>
                <w:rFonts w:ascii="Arial" w:hAnsi="Arial" w:cs="Arial"/>
                <w:sz w:val="20"/>
                <w:szCs w:val="20"/>
              </w:rPr>
              <w:t>76</w:t>
            </w:r>
          </w:p>
          <w:p w14:paraId="7DC3159C" w14:textId="3065164A" w:rsidR="004B0A4B" w:rsidRPr="004B0A4B" w:rsidRDefault="00745895" w:rsidP="00CF347B">
            <w:pPr>
              <w:jc w:val="center"/>
              <w:rPr>
                <w:rFonts w:ascii="Arial" w:hAnsi="Arial" w:cs="Arial"/>
                <w:sz w:val="20"/>
                <w:szCs w:val="20"/>
              </w:rPr>
            </w:pPr>
            <w:r>
              <w:rPr>
                <w:rFonts w:ascii="Arial" w:hAnsi="Arial" w:cs="Arial"/>
                <w:sz w:val="20"/>
                <w:szCs w:val="20"/>
              </w:rPr>
              <w:t>[64-8</w:t>
            </w:r>
            <w:r w:rsidR="004B0A4B" w:rsidRPr="004B0A4B">
              <w:rPr>
                <w:rFonts w:ascii="Arial" w:hAnsi="Arial" w:cs="Arial"/>
                <w:sz w:val="20"/>
                <w:szCs w:val="20"/>
              </w:rPr>
              <w:t>9]</w:t>
            </w:r>
          </w:p>
        </w:tc>
        <w:tc>
          <w:tcPr>
            <w:tcW w:w="1343" w:type="dxa"/>
            <w:tcBorders>
              <w:top w:val="single" w:sz="4" w:space="0" w:color="auto"/>
              <w:left w:val="single" w:sz="4" w:space="0" w:color="auto"/>
              <w:bottom w:val="single" w:sz="4" w:space="0" w:color="auto"/>
              <w:right w:val="single" w:sz="4" w:space="0" w:color="auto"/>
            </w:tcBorders>
            <w:hideMark/>
            <w:tcPrChange w:id="2464"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4020EA46" w14:textId="472EBA96" w:rsidR="004B0A4B" w:rsidRPr="004B0A4B" w:rsidRDefault="00745895" w:rsidP="00CF347B">
            <w:pPr>
              <w:jc w:val="center"/>
              <w:rPr>
                <w:rFonts w:ascii="Arial" w:hAnsi="Arial" w:cs="Arial"/>
                <w:sz w:val="20"/>
                <w:szCs w:val="20"/>
              </w:rPr>
            </w:pPr>
            <w:r>
              <w:rPr>
                <w:rFonts w:ascii="Arial" w:hAnsi="Arial" w:cs="Arial"/>
                <w:sz w:val="20"/>
                <w:szCs w:val="20"/>
              </w:rPr>
              <w:t>81</w:t>
            </w:r>
          </w:p>
          <w:p w14:paraId="49C848C9" w14:textId="64C6EC32" w:rsidR="004B0A4B" w:rsidRPr="004B0A4B" w:rsidRDefault="00745895" w:rsidP="00CF347B">
            <w:pPr>
              <w:jc w:val="center"/>
              <w:rPr>
                <w:rFonts w:ascii="Arial" w:hAnsi="Arial" w:cs="Arial"/>
                <w:sz w:val="20"/>
                <w:szCs w:val="20"/>
              </w:rPr>
            </w:pPr>
            <w:r>
              <w:rPr>
                <w:rFonts w:ascii="Arial" w:hAnsi="Arial" w:cs="Arial"/>
                <w:sz w:val="20"/>
                <w:szCs w:val="20"/>
              </w:rPr>
              <w:t>[71-91</w:t>
            </w:r>
            <w:r w:rsidR="004B0A4B" w:rsidRPr="004B0A4B">
              <w:rPr>
                <w:rFonts w:ascii="Arial" w:hAnsi="Arial" w:cs="Arial"/>
                <w:sz w:val="20"/>
                <w:szCs w:val="20"/>
              </w:rPr>
              <w:t>]</w:t>
            </w:r>
          </w:p>
        </w:tc>
        <w:tc>
          <w:tcPr>
            <w:tcW w:w="1345" w:type="dxa"/>
            <w:tcBorders>
              <w:top w:val="single" w:sz="4" w:space="0" w:color="auto"/>
              <w:left w:val="single" w:sz="4" w:space="0" w:color="auto"/>
              <w:bottom w:val="single" w:sz="4" w:space="0" w:color="auto"/>
              <w:right w:val="single" w:sz="4" w:space="0" w:color="auto"/>
            </w:tcBorders>
            <w:hideMark/>
            <w:tcPrChange w:id="2465"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39D1A31" w14:textId="44C4CB61" w:rsidR="004B0A4B" w:rsidRPr="004B0A4B" w:rsidRDefault="00745895" w:rsidP="00CF347B">
            <w:pPr>
              <w:jc w:val="center"/>
              <w:rPr>
                <w:rFonts w:ascii="Arial" w:hAnsi="Arial" w:cs="Arial"/>
                <w:sz w:val="20"/>
                <w:szCs w:val="20"/>
              </w:rPr>
            </w:pPr>
            <w:r>
              <w:rPr>
                <w:rFonts w:ascii="Arial" w:hAnsi="Arial" w:cs="Arial"/>
                <w:sz w:val="20"/>
                <w:szCs w:val="20"/>
              </w:rPr>
              <w:t>86</w:t>
            </w:r>
          </w:p>
          <w:p w14:paraId="5D02951A" w14:textId="3C3AD5C8" w:rsidR="004B0A4B" w:rsidRPr="004B0A4B" w:rsidRDefault="00745895" w:rsidP="00CF347B">
            <w:pPr>
              <w:jc w:val="center"/>
              <w:rPr>
                <w:rFonts w:ascii="Arial" w:hAnsi="Arial" w:cs="Arial"/>
                <w:sz w:val="20"/>
                <w:szCs w:val="20"/>
              </w:rPr>
            </w:pPr>
            <w:r>
              <w:rPr>
                <w:rFonts w:ascii="Arial" w:hAnsi="Arial" w:cs="Arial"/>
                <w:sz w:val="20"/>
                <w:szCs w:val="20"/>
              </w:rPr>
              <w:t>[74-98</w:t>
            </w:r>
            <w:r w:rsidR="004B0A4B"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2466"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471EF557" w14:textId="68EB22B3" w:rsidR="004B0A4B" w:rsidRPr="004B0A4B" w:rsidRDefault="00745895" w:rsidP="00CF347B">
            <w:pPr>
              <w:jc w:val="center"/>
              <w:rPr>
                <w:rFonts w:ascii="Arial" w:hAnsi="Arial" w:cs="Arial"/>
                <w:sz w:val="20"/>
                <w:szCs w:val="20"/>
              </w:rPr>
            </w:pPr>
            <w:r>
              <w:rPr>
                <w:rFonts w:ascii="Arial" w:hAnsi="Arial" w:cs="Arial"/>
                <w:sz w:val="20"/>
                <w:szCs w:val="20"/>
              </w:rPr>
              <w:t>92</w:t>
            </w:r>
          </w:p>
          <w:p w14:paraId="09B6DDDB" w14:textId="057ABE8B" w:rsidR="004B0A4B" w:rsidRPr="004B0A4B" w:rsidRDefault="00745895" w:rsidP="00CF347B">
            <w:pPr>
              <w:jc w:val="center"/>
              <w:rPr>
                <w:rFonts w:ascii="Arial" w:hAnsi="Arial" w:cs="Arial"/>
                <w:sz w:val="20"/>
                <w:szCs w:val="20"/>
              </w:rPr>
            </w:pPr>
            <w:r>
              <w:rPr>
                <w:rFonts w:ascii="Arial" w:hAnsi="Arial" w:cs="Arial"/>
                <w:sz w:val="20"/>
                <w:szCs w:val="20"/>
              </w:rPr>
              <w:t>[82-102</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46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769C677" w14:textId="595D703D" w:rsidR="004B0A4B" w:rsidRPr="004B0A4B" w:rsidRDefault="00745895" w:rsidP="00CF347B">
            <w:pPr>
              <w:jc w:val="center"/>
              <w:rPr>
                <w:rFonts w:ascii="Arial" w:hAnsi="Arial" w:cs="Arial"/>
                <w:sz w:val="20"/>
                <w:szCs w:val="20"/>
              </w:rPr>
            </w:pPr>
            <w:r>
              <w:rPr>
                <w:rFonts w:ascii="Arial" w:hAnsi="Arial" w:cs="Arial"/>
                <w:sz w:val="20"/>
                <w:szCs w:val="20"/>
              </w:rPr>
              <w:t>90</w:t>
            </w:r>
          </w:p>
          <w:p w14:paraId="3FEFAE01" w14:textId="28D2C900" w:rsidR="004B0A4B" w:rsidRPr="004B0A4B" w:rsidRDefault="00745895" w:rsidP="00CF347B">
            <w:pPr>
              <w:jc w:val="center"/>
              <w:rPr>
                <w:rFonts w:ascii="Arial" w:hAnsi="Arial" w:cs="Arial"/>
                <w:sz w:val="20"/>
                <w:szCs w:val="20"/>
              </w:rPr>
            </w:pPr>
            <w:r>
              <w:rPr>
                <w:rFonts w:ascii="Arial" w:hAnsi="Arial" w:cs="Arial"/>
                <w:sz w:val="20"/>
                <w:szCs w:val="20"/>
              </w:rPr>
              <w:t>[76-104</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6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8F32FFB" w14:textId="160A5165" w:rsidR="004B0A4B" w:rsidRPr="004B0A4B" w:rsidRDefault="00745895" w:rsidP="00CF347B">
            <w:pPr>
              <w:jc w:val="center"/>
              <w:rPr>
                <w:rFonts w:ascii="Arial" w:hAnsi="Arial" w:cs="Arial"/>
                <w:sz w:val="20"/>
                <w:szCs w:val="20"/>
              </w:rPr>
            </w:pPr>
            <w:r>
              <w:rPr>
                <w:rFonts w:ascii="Arial" w:hAnsi="Arial" w:cs="Arial"/>
                <w:sz w:val="20"/>
                <w:szCs w:val="20"/>
              </w:rPr>
              <w:t>94</w:t>
            </w:r>
          </w:p>
          <w:p w14:paraId="5484A54C" w14:textId="388FF858" w:rsidR="004B0A4B" w:rsidRPr="004B0A4B" w:rsidRDefault="00745895" w:rsidP="00CF347B">
            <w:pPr>
              <w:jc w:val="center"/>
              <w:rPr>
                <w:rFonts w:ascii="Arial" w:hAnsi="Arial" w:cs="Arial"/>
                <w:sz w:val="20"/>
                <w:szCs w:val="20"/>
              </w:rPr>
            </w:pPr>
            <w:r>
              <w:rPr>
                <w:rFonts w:ascii="Arial" w:hAnsi="Arial" w:cs="Arial"/>
                <w:sz w:val="20"/>
                <w:szCs w:val="20"/>
              </w:rPr>
              <w:t>[84-105</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46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FC62AC6" w14:textId="73EB80B8" w:rsidR="004B0A4B" w:rsidRPr="004B0A4B" w:rsidRDefault="00745895" w:rsidP="00CF347B">
            <w:pPr>
              <w:jc w:val="center"/>
              <w:rPr>
                <w:rFonts w:ascii="Arial" w:hAnsi="Arial" w:cs="Arial"/>
                <w:sz w:val="20"/>
                <w:szCs w:val="20"/>
              </w:rPr>
            </w:pPr>
            <w:r>
              <w:rPr>
                <w:rFonts w:ascii="Arial" w:hAnsi="Arial" w:cs="Arial"/>
                <w:sz w:val="20"/>
                <w:szCs w:val="20"/>
              </w:rPr>
              <w:t>81</w:t>
            </w:r>
          </w:p>
          <w:p w14:paraId="7063E9C9" w14:textId="0B5E9D29" w:rsidR="004B0A4B" w:rsidRPr="004B0A4B" w:rsidRDefault="00745895" w:rsidP="00CF347B">
            <w:pPr>
              <w:jc w:val="center"/>
              <w:rPr>
                <w:rFonts w:ascii="Arial" w:hAnsi="Arial" w:cs="Arial"/>
                <w:sz w:val="20"/>
                <w:szCs w:val="20"/>
              </w:rPr>
            </w:pPr>
            <w:r>
              <w:rPr>
                <w:rFonts w:ascii="Arial" w:hAnsi="Arial" w:cs="Arial"/>
                <w:sz w:val="20"/>
                <w:szCs w:val="20"/>
              </w:rPr>
              <w:t>[75-87</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470"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40CA799" w14:textId="650C0647" w:rsidR="004B0A4B" w:rsidRPr="004B0A4B" w:rsidRDefault="00745895" w:rsidP="00CF347B">
            <w:pPr>
              <w:jc w:val="center"/>
              <w:rPr>
                <w:rFonts w:ascii="Arial" w:hAnsi="Arial" w:cs="Arial"/>
                <w:sz w:val="20"/>
                <w:szCs w:val="20"/>
              </w:rPr>
            </w:pPr>
            <w:r>
              <w:rPr>
                <w:rFonts w:ascii="Arial" w:hAnsi="Arial" w:cs="Arial"/>
                <w:sz w:val="20"/>
                <w:szCs w:val="20"/>
              </w:rPr>
              <w:t>89</w:t>
            </w:r>
          </w:p>
          <w:p w14:paraId="348681DB" w14:textId="21EBB6B2" w:rsidR="004B0A4B" w:rsidRPr="004B0A4B" w:rsidRDefault="00745895" w:rsidP="00CF347B">
            <w:pPr>
              <w:jc w:val="center"/>
              <w:rPr>
                <w:rFonts w:ascii="Arial" w:hAnsi="Arial" w:cs="Arial"/>
                <w:sz w:val="20"/>
                <w:szCs w:val="20"/>
              </w:rPr>
            </w:pPr>
            <w:r>
              <w:rPr>
                <w:rFonts w:ascii="Arial" w:hAnsi="Arial" w:cs="Arial"/>
                <w:sz w:val="20"/>
                <w:szCs w:val="20"/>
              </w:rPr>
              <w:t>[84-94</w:t>
            </w:r>
            <w:r w:rsidR="004B0A4B" w:rsidRPr="004B0A4B">
              <w:rPr>
                <w:rFonts w:ascii="Arial" w:hAnsi="Arial" w:cs="Arial"/>
                <w:sz w:val="20"/>
                <w:szCs w:val="20"/>
              </w:rPr>
              <w:t>]</w:t>
            </w:r>
          </w:p>
        </w:tc>
      </w:tr>
      <w:tr w:rsidR="004B0A4B" w:rsidRPr="00AA3DD8" w14:paraId="14752002" w14:textId="77777777" w:rsidTr="009A6774">
        <w:trPr>
          <w:trHeight w:val="499"/>
          <w:trPrChange w:id="2471"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72"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0D1B5527" w14:textId="23F148C3" w:rsidR="004B0A4B" w:rsidRPr="004B0A4B" w:rsidRDefault="004B0A4B" w:rsidP="004B0A4B">
            <w:pPr>
              <w:rPr>
                <w:rFonts w:ascii="Arial" w:hAnsi="Arial" w:cs="Arial"/>
                <w:b/>
                <w:bCs/>
                <w:sz w:val="20"/>
                <w:szCs w:val="20"/>
              </w:rPr>
            </w:pPr>
            <w:r w:rsidRPr="004B0A4B">
              <w:rPr>
                <w:rFonts w:ascii="Arial" w:hAnsi="Arial" w:cs="Arial"/>
                <w:b/>
                <w:bCs/>
                <w:sz w:val="20"/>
                <w:szCs w:val="20"/>
              </w:rPr>
              <w:t>Agency provider days (Median)</w:t>
            </w:r>
            <w:r w:rsidR="005E230F">
              <w:rPr>
                <w:rFonts w:ascii="Arial" w:hAnsi="Arial" w:cs="Arial"/>
                <w:b/>
                <w:bCs/>
                <w:sz w:val="20"/>
                <w:szCs w:val="20"/>
              </w:rPr>
              <w:t xml:space="preserve"> [IQR]</w:t>
            </w:r>
          </w:p>
        </w:tc>
        <w:tc>
          <w:tcPr>
            <w:tcW w:w="1220" w:type="dxa"/>
            <w:tcBorders>
              <w:top w:val="single" w:sz="4" w:space="0" w:color="auto"/>
              <w:left w:val="single" w:sz="4" w:space="0" w:color="auto"/>
              <w:bottom w:val="single" w:sz="4" w:space="0" w:color="auto"/>
              <w:right w:val="single" w:sz="4" w:space="0" w:color="auto"/>
            </w:tcBorders>
            <w:hideMark/>
            <w:tcPrChange w:id="247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8140344"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12 </w:t>
            </w:r>
          </w:p>
          <w:p w14:paraId="6C9E617A" w14:textId="36F3F457" w:rsidR="004B0A4B" w:rsidRPr="004B0A4B" w:rsidRDefault="00745895" w:rsidP="00CF347B">
            <w:pPr>
              <w:jc w:val="center"/>
              <w:rPr>
                <w:rFonts w:ascii="Arial" w:hAnsi="Arial" w:cs="Arial"/>
                <w:sz w:val="20"/>
                <w:szCs w:val="20"/>
              </w:rPr>
            </w:pPr>
            <w:r>
              <w:rPr>
                <w:rFonts w:ascii="Arial" w:hAnsi="Arial" w:cs="Arial"/>
                <w:sz w:val="20"/>
                <w:szCs w:val="20"/>
              </w:rPr>
              <w:t>[4</w:t>
            </w:r>
            <w:r w:rsidR="004B0A4B" w:rsidRPr="004B0A4B">
              <w:rPr>
                <w:rFonts w:ascii="Arial" w:hAnsi="Arial" w:cs="Arial"/>
                <w:sz w:val="20"/>
                <w:szCs w:val="20"/>
              </w:rPr>
              <w:t>, 40]</w:t>
            </w:r>
          </w:p>
        </w:tc>
        <w:tc>
          <w:tcPr>
            <w:tcW w:w="1221" w:type="dxa"/>
            <w:tcBorders>
              <w:top w:val="single" w:sz="4" w:space="0" w:color="auto"/>
              <w:left w:val="single" w:sz="4" w:space="0" w:color="auto"/>
              <w:bottom w:val="single" w:sz="4" w:space="0" w:color="auto"/>
              <w:right w:val="single" w:sz="4" w:space="0" w:color="auto"/>
            </w:tcBorders>
            <w:hideMark/>
            <w:tcPrChange w:id="2474"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74345102"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24 </w:t>
            </w:r>
          </w:p>
          <w:p w14:paraId="130E7AE3" w14:textId="3EE86340" w:rsidR="004B0A4B" w:rsidRPr="004B0A4B" w:rsidRDefault="004B0A4B" w:rsidP="00CF347B">
            <w:pPr>
              <w:jc w:val="center"/>
              <w:rPr>
                <w:rFonts w:ascii="Arial" w:hAnsi="Arial" w:cs="Arial"/>
                <w:sz w:val="20"/>
                <w:szCs w:val="20"/>
              </w:rPr>
            </w:pPr>
            <w:r w:rsidRPr="004B0A4B">
              <w:rPr>
                <w:rFonts w:ascii="Arial" w:hAnsi="Arial" w:cs="Arial"/>
                <w:sz w:val="20"/>
                <w:szCs w:val="20"/>
              </w:rPr>
              <w:t>[8, 68]</w:t>
            </w:r>
          </w:p>
        </w:tc>
        <w:tc>
          <w:tcPr>
            <w:tcW w:w="1342" w:type="dxa"/>
            <w:tcBorders>
              <w:top w:val="single" w:sz="4" w:space="0" w:color="auto"/>
              <w:left w:val="single" w:sz="4" w:space="0" w:color="auto"/>
              <w:bottom w:val="single" w:sz="4" w:space="0" w:color="auto"/>
              <w:right w:val="single" w:sz="4" w:space="0" w:color="auto"/>
            </w:tcBorders>
            <w:hideMark/>
            <w:tcPrChange w:id="2475"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01F5397F"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24 </w:t>
            </w:r>
          </w:p>
          <w:p w14:paraId="2D8D09CB" w14:textId="0629AB87" w:rsidR="004B0A4B" w:rsidRPr="004B0A4B" w:rsidRDefault="00745895" w:rsidP="00CF347B">
            <w:pPr>
              <w:jc w:val="center"/>
              <w:rPr>
                <w:rFonts w:ascii="Arial" w:hAnsi="Arial" w:cs="Arial"/>
                <w:sz w:val="20"/>
                <w:szCs w:val="20"/>
              </w:rPr>
            </w:pPr>
            <w:r>
              <w:rPr>
                <w:rFonts w:ascii="Arial" w:hAnsi="Arial" w:cs="Arial"/>
                <w:sz w:val="20"/>
                <w:szCs w:val="20"/>
              </w:rPr>
              <w:t>[8, 97</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476"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528ACB0C"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17 </w:t>
            </w:r>
          </w:p>
          <w:p w14:paraId="16BD747C" w14:textId="21E46887" w:rsidR="004B0A4B" w:rsidRPr="004B0A4B" w:rsidRDefault="004B0A4B" w:rsidP="00CF347B">
            <w:pPr>
              <w:jc w:val="center"/>
              <w:rPr>
                <w:rFonts w:ascii="Arial" w:hAnsi="Arial" w:cs="Arial"/>
                <w:sz w:val="20"/>
                <w:szCs w:val="20"/>
              </w:rPr>
            </w:pPr>
            <w:r w:rsidRPr="004B0A4B">
              <w:rPr>
                <w:rFonts w:ascii="Arial" w:hAnsi="Arial" w:cs="Arial"/>
                <w:sz w:val="20"/>
                <w:szCs w:val="20"/>
              </w:rPr>
              <w:t>[3, 91]</w:t>
            </w:r>
          </w:p>
        </w:tc>
        <w:tc>
          <w:tcPr>
            <w:tcW w:w="1345" w:type="dxa"/>
            <w:tcBorders>
              <w:top w:val="single" w:sz="4" w:space="0" w:color="auto"/>
              <w:left w:val="single" w:sz="4" w:space="0" w:color="auto"/>
              <w:bottom w:val="single" w:sz="4" w:space="0" w:color="auto"/>
              <w:right w:val="single" w:sz="4" w:space="0" w:color="auto"/>
            </w:tcBorders>
            <w:hideMark/>
            <w:tcPrChange w:id="2477"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4834FDA6"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7D2A7450" w14:textId="396F8E20" w:rsidR="004B0A4B" w:rsidRPr="004B0A4B" w:rsidRDefault="00745895" w:rsidP="00CF347B">
            <w:pPr>
              <w:jc w:val="center"/>
              <w:rPr>
                <w:rFonts w:ascii="Arial" w:hAnsi="Arial" w:cs="Arial"/>
                <w:sz w:val="20"/>
                <w:szCs w:val="20"/>
              </w:rPr>
            </w:pPr>
            <w:r>
              <w:rPr>
                <w:rFonts w:ascii="Arial" w:hAnsi="Arial" w:cs="Arial"/>
                <w:sz w:val="20"/>
                <w:szCs w:val="20"/>
              </w:rPr>
              <w:t>[2, 60</w:t>
            </w:r>
            <w:r w:rsidR="004B0A4B"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2478"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4434F22D"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60BD14E6" w14:textId="34F8B498" w:rsidR="004B0A4B" w:rsidRPr="004B0A4B" w:rsidRDefault="004B0A4B" w:rsidP="00CF347B">
            <w:pPr>
              <w:jc w:val="center"/>
              <w:rPr>
                <w:rFonts w:ascii="Arial" w:hAnsi="Arial" w:cs="Arial"/>
                <w:sz w:val="20"/>
                <w:szCs w:val="20"/>
              </w:rPr>
            </w:pPr>
            <w:r w:rsidRPr="004B0A4B">
              <w:rPr>
                <w:rFonts w:ascii="Arial" w:hAnsi="Arial" w:cs="Arial"/>
                <w:sz w:val="20"/>
                <w:szCs w:val="20"/>
              </w:rPr>
              <w:t>[2, 60]</w:t>
            </w:r>
          </w:p>
        </w:tc>
        <w:tc>
          <w:tcPr>
            <w:tcW w:w="1220" w:type="dxa"/>
            <w:tcBorders>
              <w:top w:val="single" w:sz="4" w:space="0" w:color="auto"/>
              <w:left w:val="single" w:sz="4" w:space="0" w:color="auto"/>
              <w:bottom w:val="single" w:sz="4" w:space="0" w:color="auto"/>
              <w:right w:val="single" w:sz="4" w:space="0" w:color="auto"/>
            </w:tcBorders>
            <w:hideMark/>
            <w:tcPrChange w:id="2479"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1D29EBB7"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50D7B4DD" w14:textId="298CE495" w:rsidR="004B0A4B" w:rsidRPr="004B0A4B" w:rsidRDefault="004B0A4B" w:rsidP="00CF347B">
            <w:pPr>
              <w:jc w:val="center"/>
              <w:rPr>
                <w:rFonts w:ascii="Arial" w:hAnsi="Arial" w:cs="Arial"/>
                <w:sz w:val="20"/>
                <w:szCs w:val="20"/>
              </w:rPr>
            </w:pPr>
            <w:r w:rsidRPr="004B0A4B">
              <w:rPr>
                <w:rFonts w:ascii="Arial" w:hAnsi="Arial" w:cs="Arial"/>
                <w:sz w:val="20"/>
                <w:szCs w:val="20"/>
              </w:rPr>
              <w:t>[3, 60]</w:t>
            </w:r>
          </w:p>
        </w:tc>
        <w:tc>
          <w:tcPr>
            <w:tcW w:w="1221" w:type="dxa"/>
            <w:tcBorders>
              <w:top w:val="single" w:sz="4" w:space="0" w:color="auto"/>
              <w:left w:val="single" w:sz="4" w:space="0" w:color="auto"/>
              <w:bottom w:val="single" w:sz="4" w:space="0" w:color="auto"/>
              <w:right w:val="single" w:sz="4" w:space="0" w:color="auto"/>
            </w:tcBorders>
            <w:hideMark/>
            <w:tcPrChange w:id="248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76ABF3B"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7E425F0B" w14:textId="75480813" w:rsidR="004B0A4B" w:rsidRPr="004B0A4B" w:rsidRDefault="004B0A4B" w:rsidP="00CF347B">
            <w:pPr>
              <w:jc w:val="center"/>
              <w:rPr>
                <w:rFonts w:ascii="Arial" w:hAnsi="Arial" w:cs="Arial"/>
                <w:sz w:val="20"/>
                <w:szCs w:val="20"/>
              </w:rPr>
            </w:pPr>
            <w:r w:rsidRPr="004B0A4B">
              <w:rPr>
                <w:rFonts w:ascii="Arial" w:hAnsi="Arial" w:cs="Arial"/>
                <w:sz w:val="20"/>
                <w:szCs w:val="20"/>
              </w:rPr>
              <w:t>[2, 75]</w:t>
            </w:r>
          </w:p>
        </w:tc>
        <w:tc>
          <w:tcPr>
            <w:tcW w:w="1220" w:type="dxa"/>
            <w:tcBorders>
              <w:top w:val="single" w:sz="4" w:space="0" w:color="auto"/>
              <w:left w:val="single" w:sz="4" w:space="0" w:color="auto"/>
              <w:bottom w:val="single" w:sz="4" w:space="0" w:color="auto"/>
              <w:right w:val="single" w:sz="4" w:space="0" w:color="auto"/>
            </w:tcBorders>
            <w:hideMark/>
            <w:tcPrChange w:id="248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9670D62"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16 </w:t>
            </w:r>
          </w:p>
          <w:p w14:paraId="53452441" w14:textId="482C5FE1" w:rsidR="004B0A4B" w:rsidRPr="004B0A4B" w:rsidRDefault="004B0A4B" w:rsidP="00CF347B">
            <w:pPr>
              <w:jc w:val="center"/>
              <w:rPr>
                <w:rFonts w:ascii="Arial" w:hAnsi="Arial" w:cs="Arial"/>
                <w:sz w:val="20"/>
                <w:szCs w:val="20"/>
              </w:rPr>
            </w:pPr>
            <w:r w:rsidRPr="004B0A4B">
              <w:rPr>
                <w:rFonts w:ascii="Arial" w:hAnsi="Arial" w:cs="Arial"/>
                <w:sz w:val="20"/>
                <w:szCs w:val="20"/>
              </w:rPr>
              <w:t>[3, 60]</w:t>
            </w:r>
          </w:p>
        </w:tc>
        <w:tc>
          <w:tcPr>
            <w:tcW w:w="1343" w:type="dxa"/>
            <w:tcBorders>
              <w:top w:val="single" w:sz="4" w:space="0" w:color="auto"/>
              <w:left w:val="single" w:sz="4" w:space="0" w:color="auto"/>
              <w:bottom w:val="single" w:sz="4" w:space="0" w:color="auto"/>
              <w:right w:val="single" w:sz="4" w:space="0" w:color="auto"/>
            </w:tcBorders>
            <w:hideMark/>
            <w:tcPrChange w:id="2482"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2DF3EE1F" w14:textId="77777777" w:rsidR="005E230F" w:rsidRDefault="004B0A4B" w:rsidP="00CF347B">
            <w:pPr>
              <w:jc w:val="center"/>
              <w:rPr>
                <w:rFonts w:ascii="Arial" w:hAnsi="Arial" w:cs="Arial"/>
                <w:sz w:val="20"/>
                <w:szCs w:val="20"/>
              </w:rPr>
            </w:pPr>
            <w:r w:rsidRPr="004B0A4B">
              <w:rPr>
                <w:rFonts w:ascii="Arial" w:hAnsi="Arial" w:cs="Arial"/>
                <w:sz w:val="20"/>
                <w:szCs w:val="20"/>
              </w:rPr>
              <w:t xml:space="preserve">17 </w:t>
            </w:r>
          </w:p>
          <w:p w14:paraId="1E8CA3D0" w14:textId="74A30B43" w:rsidR="004B0A4B" w:rsidRPr="004B0A4B" w:rsidRDefault="004B0A4B" w:rsidP="00CF347B">
            <w:pPr>
              <w:jc w:val="center"/>
              <w:rPr>
                <w:rFonts w:ascii="Arial" w:hAnsi="Arial" w:cs="Arial"/>
                <w:sz w:val="20"/>
                <w:szCs w:val="20"/>
              </w:rPr>
            </w:pPr>
            <w:r w:rsidRPr="004B0A4B">
              <w:rPr>
                <w:rFonts w:ascii="Arial" w:hAnsi="Arial" w:cs="Arial"/>
                <w:sz w:val="20"/>
                <w:szCs w:val="20"/>
              </w:rPr>
              <w:t>[3, 78]</w:t>
            </w:r>
          </w:p>
        </w:tc>
      </w:tr>
      <w:tr w:rsidR="004B0A4B" w:rsidRPr="00AA3DD8" w14:paraId="1C20726F" w14:textId="77777777" w:rsidTr="009A6774">
        <w:trPr>
          <w:trHeight w:val="499"/>
          <w:trPrChange w:id="2483"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84"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6C599E1A" w14:textId="427415B4" w:rsidR="004B0A4B" w:rsidRPr="004B0A4B" w:rsidRDefault="004B0A4B" w:rsidP="004B0A4B">
            <w:pPr>
              <w:rPr>
                <w:rFonts w:ascii="Arial" w:hAnsi="Arial" w:cs="Arial"/>
                <w:b/>
                <w:bCs/>
                <w:sz w:val="20"/>
                <w:szCs w:val="20"/>
              </w:rPr>
            </w:pPr>
            <w:r w:rsidRPr="004B0A4B">
              <w:rPr>
                <w:rFonts w:ascii="Arial" w:hAnsi="Arial" w:cs="Arial"/>
                <w:b/>
                <w:bCs/>
                <w:sz w:val="20"/>
                <w:szCs w:val="20"/>
              </w:rPr>
              <w:t>Agency provider days Mean</w:t>
            </w:r>
            <w:r w:rsidR="005E230F">
              <w:rPr>
                <w:rFonts w:ascii="Arial" w:hAnsi="Arial" w:cs="Arial"/>
                <w:b/>
                <w:bCs/>
                <w:sz w:val="20"/>
                <w:szCs w:val="20"/>
              </w:rPr>
              <w:t xml:space="preserve"> [SD]</w:t>
            </w:r>
          </w:p>
        </w:tc>
        <w:tc>
          <w:tcPr>
            <w:tcW w:w="1220" w:type="dxa"/>
            <w:tcBorders>
              <w:top w:val="single" w:sz="4" w:space="0" w:color="auto"/>
              <w:left w:val="single" w:sz="4" w:space="0" w:color="auto"/>
              <w:bottom w:val="single" w:sz="4" w:space="0" w:color="auto"/>
              <w:right w:val="single" w:sz="4" w:space="0" w:color="auto"/>
            </w:tcBorders>
            <w:hideMark/>
            <w:tcPrChange w:id="248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513402F" w14:textId="439FA1FD" w:rsidR="004B0A4B" w:rsidRPr="004B0A4B" w:rsidRDefault="00BA5417" w:rsidP="00CF347B">
            <w:pPr>
              <w:jc w:val="center"/>
              <w:rPr>
                <w:rFonts w:ascii="Arial" w:hAnsi="Arial" w:cs="Arial"/>
                <w:sz w:val="20"/>
                <w:szCs w:val="20"/>
              </w:rPr>
            </w:pPr>
            <w:r>
              <w:rPr>
                <w:rFonts w:ascii="Arial" w:hAnsi="Arial" w:cs="Arial"/>
                <w:sz w:val="20"/>
                <w:szCs w:val="20"/>
              </w:rPr>
              <w:t>50</w:t>
            </w:r>
          </w:p>
          <w:p w14:paraId="0E9224EB" w14:textId="459F626F" w:rsidR="004B0A4B" w:rsidRPr="004B0A4B" w:rsidRDefault="00BA5417" w:rsidP="00CF347B">
            <w:pPr>
              <w:jc w:val="center"/>
              <w:rPr>
                <w:rFonts w:ascii="Arial" w:hAnsi="Arial" w:cs="Arial"/>
                <w:sz w:val="20"/>
                <w:szCs w:val="20"/>
              </w:rPr>
            </w:pPr>
            <w:r>
              <w:rPr>
                <w:rFonts w:ascii="Arial" w:hAnsi="Arial" w:cs="Arial"/>
                <w:sz w:val="20"/>
                <w:szCs w:val="20"/>
              </w:rPr>
              <w:t>[41-60</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86"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179EF6AF" w14:textId="645F9981" w:rsidR="004B0A4B" w:rsidRPr="004B0A4B" w:rsidRDefault="00BA5417" w:rsidP="00CF347B">
            <w:pPr>
              <w:jc w:val="center"/>
              <w:rPr>
                <w:rFonts w:ascii="Arial" w:hAnsi="Arial" w:cs="Arial"/>
                <w:sz w:val="20"/>
                <w:szCs w:val="20"/>
              </w:rPr>
            </w:pPr>
            <w:r>
              <w:rPr>
                <w:rFonts w:ascii="Arial" w:hAnsi="Arial" w:cs="Arial"/>
                <w:sz w:val="20"/>
                <w:szCs w:val="20"/>
              </w:rPr>
              <w:t>68</w:t>
            </w:r>
          </w:p>
          <w:p w14:paraId="486A4A9A" w14:textId="4DF9DEC8" w:rsidR="004B0A4B" w:rsidRPr="004B0A4B" w:rsidRDefault="00BA5417" w:rsidP="00CF347B">
            <w:pPr>
              <w:jc w:val="center"/>
              <w:rPr>
                <w:rFonts w:ascii="Arial" w:hAnsi="Arial" w:cs="Arial"/>
                <w:sz w:val="20"/>
                <w:szCs w:val="20"/>
              </w:rPr>
            </w:pPr>
            <w:r>
              <w:rPr>
                <w:rFonts w:ascii="Arial" w:hAnsi="Arial" w:cs="Arial"/>
                <w:sz w:val="20"/>
                <w:szCs w:val="20"/>
              </w:rPr>
              <w:t>[60-77</w:t>
            </w:r>
            <w:r w:rsidR="004B0A4B" w:rsidRPr="004B0A4B">
              <w:rPr>
                <w:rFonts w:ascii="Arial" w:hAnsi="Arial" w:cs="Arial"/>
                <w:sz w:val="20"/>
                <w:szCs w:val="20"/>
              </w:rPr>
              <w:t>]</w:t>
            </w:r>
          </w:p>
        </w:tc>
        <w:tc>
          <w:tcPr>
            <w:tcW w:w="1342" w:type="dxa"/>
            <w:tcBorders>
              <w:top w:val="single" w:sz="4" w:space="0" w:color="auto"/>
              <w:left w:val="single" w:sz="4" w:space="0" w:color="auto"/>
              <w:bottom w:val="single" w:sz="4" w:space="0" w:color="auto"/>
              <w:right w:val="single" w:sz="4" w:space="0" w:color="auto"/>
            </w:tcBorders>
            <w:hideMark/>
            <w:tcPrChange w:id="2487"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30BCC42C" w14:textId="017B056F" w:rsidR="004B0A4B" w:rsidRPr="004B0A4B" w:rsidRDefault="00BA5417" w:rsidP="00CF347B">
            <w:pPr>
              <w:jc w:val="center"/>
              <w:rPr>
                <w:rFonts w:ascii="Arial" w:hAnsi="Arial" w:cs="Arial"/>
                <w:sz w:val="20"/>
                <w:szCs w:val="20"/>
              </w:rPr>
            </w:pPr>
            <w:r>
              <w:rPr>
                <w:rFonts w:ascii="Arial" w:hAnsi="Arial" w:cs="Arial"/>
                <w:sz w:val="20"/>
                <w:szCs w:val="20"/>
              </w:rPr>
              <w:t>72</w:t>
            </w:r>
          </w:p>
          <w:p w14:paraId="54BE97BC" w14:textId="5ED42EA1" w:rsidR="004B0A4B" w:rsidRPr="004B0A4B" w:rsidRDefault="00BA5417" w:rsidP="00CF347B">
            <w:pPr>
              <w:jc w:val="center"/>
              <w:rPr>
                <w:rFonts w:ascii="Arial" w:hAnsi="Arial" w:cs="Arial"/>
                <w:sz w:val="20"/>
                <w:szCs w:val="20"/>
              </w:rPr>
            </w:pPr>
            <w:r>
              <w:rPr>
                <w:rFonts w:ascii="Arial" w:hAnsi="Arial" w:cs="Arial"/>
                <w:sz w:val="20"/>
                <w:szCs w:val="20"/>
              </w:rPr>
              <w:t>[60-83</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488"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2ECFF9A4" w14:textId="5A71CB30" w:rsidR="004B0A4B" w:rsidRPr="004B0A4B" w:rsidRDefault="00BA5417" w:rsidP="00CF347B">
            <w:pPr>
              <w:jc w:val="center"/>
              <w:rPr>
                <w:rFonts w:ascii="Arial" w:hAnsi="Arial" w:cs="Arial"/>
                <w:sz w:val="20"/>
                <w:szCs w:val="20"/>
              </w:rPr>
            </w:pPr>
            <w:r>
              <w:rPr>
                <w:rFonts w:ascii="Arial" w:hAnsi="Arial" w:cs="Arial"/>
                <w:sz w:val="20"/>
                <w:szCs w:val="20"/>
              </w:rPr>
              <w:t>66</w:t>
            </w:r>
          </w:p>
          <w:p w14:paraId="7BA8C318" w14:textId="1DCC62F8" w:rsidR="004B0A4B" w:rsidRPr="004B0A4B" w:rsidRDefault="00BA5417" w:rsidP="00CF347B">
            <w:pPr>
              <w:jc w:val="center"/>
              <w:rPr>
                <w:rFonts w:ascii="Arial" w:hAnsi="Arial" w:cs="Arial"/>
                <w:sz w:val="20"/>
                <w:szCs w:val="20"/>
              </w:rPr>
            </w:pPr>
            <w:r>
              <w:rPr>
                <w:rFonts w:ascii="Arial" w:hAnsi="Arial" w:cs="Arial"/>
                <w:sz w:val="20"/>
                <w:szCs w:val="20"/>
              </w:rPr>
              <w:t>[56-76</w:t>
            </w:r>
            <w:r w:rsidR="004B0A4B" w:rsidRPr="004B0A4B">
              <w:rPr>
                <w:rFonts w:ascii="Arial" w:hAnsi="Arial" w:cs="Arial"/>
                <w:sz w:val="20"/>
                <w:szCs w:val="20"/>
              </w:rPr>
              <w:t>]</w:t>
            </w:r>
          </w:p>
        </w:tc>
        <w:tc>
          <w:tcPr>
            <w:tcW w:w="1345" w:type="dxa"/>
            <w:tcBorders>
              <w:top w:val="single" w:sz="4" w:space="0" w:color="auto"/>
              <w:left w:val="single" w:sz="4" w:space="0" w:color="auto"/>
              <w:bottom w:val="single" w:sz="4" w:space="0" w:color="auto"/>
              <w:right w:val="single" w:sz="4" w:space="0" w:color="auto"/>
            </w:tcBorders>
            <w:hideMark/>
            <w:tcPrChange w:id="2489"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14516A9B" w14:textId="363BFD5A" w:rsidR="004B0A4B" w:rsidRPr="004B0A4B" w:rsidRDefault="00BA5417" w:rsidP="00CF347B">
            <w:pPr>
              <w:jc w:val="center"/>
              <w:rPr>
                <w:rFonts w:ascii="Arial" w:hAnsi="Arial" w:cs="Arial"/>
                <w:sz w:val="20"/>
                <w:szCs w:val="20"/>
              </w:rPr>
            </w:pPr>
            <w:r>
              <w:rPr>
                <w:rFonts w:ascii="Arial" w:hAnsi="Arial" w:cs="Arial"/>
                <w:sz w:val="20"/>
                <w:szCs w:val="20"/>
              </w:rPr>
              <w:t>69</w:t>
            </w:r>
          </w:p>
          <w:p w14:paraId="12736B97" w14:textId="3C2CF208" w:rsidR="004B0A4B" w:rsidRPr="004B0A4B" w:rsidRDefault="00BA5417" w:rsidP="00CF347B">
            <w:pPr>
              <w:jc w:val="center"/>
              <w:rPr>
                <w:rFonts w:ascii="Arial" w:hAnsi="Arial" w:cs="Arial"/>
                <w:sz w:val="20"/>
                <w:szCs w:val="20"/>
              </w:rPr>
            </w:pPr>
            <w:r>
              <w:rPr>
                <w:rFonts w:ascii="Arial" w:hAnsi="Arial" w:cs="Arial"/>
                <w:sz w:val="20"/>
                <w:szCs w:val="20"/>
              </w:rPr>
              <w:t>[58-80</w:t>
            </w:r>
            <w:r w:rsidR="004B0A4B"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2490"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70F34AEE" w14:textId="600DB642" w:rsidR="004B0A4B" w:rsidRPr="004B0A4B" w:rsidRDefault="00BA5417" w:rsidP="00CF347B">
            <w:pPr>
              <w:jc w:val="center"/>
              <w:rPr>
                <w:rFonts w:ascii="Arial" w:hAnsi="Arial" w:cs="Arial"/>
                <w:sz w:val="20"/>
                <w:szCs w:val="20"/>
              </w:rPr>
            </w:pPr>
            <w:r>
              <w:rPr>
                <w:rFonts w:ascii="Arial" w:hAnsi="Arial" w:cs="Arial"/>
                <w:sz w:val="20"/>
                <w:szCs w:val="20"/>
              </w:rPr>
              <w:t>67</w:t>
            </w:r>
          </w:p>
          <w:p w14:paraId="408E8CD0" w14:textId="410799AB" w:rsidR="004B0A4B" w:rsidRPr="004B0A4B" w:rsidRDefault="00BA5417" w:rsidP="00CF347B">
            <w:pPr>
              <w:jc w:val="center"/>
              <w:rPr>
                <w:rFonts w:ascii="Arial" w:hAnsi="Arial" w:cs="Arial"/>
                <w:sz w:val="20"/>
                <w:szCs w:val="20"/>
              </w:rPr>
            </w:pPr>
            <w:r>
              <w:rPr>
                <w:rFonts w:ascii="Arial" w:hAnsi="Arial" w:cs="Arial"/>
                <w:sz w:val="20"/>
                <w:szCs w:val="20"/>
              </w:rPr>
              <w:t>[59-76</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491"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7BCE73F" w14:textId="1C5716EE" w:rsidR="004B0A4B" w:rsidRPr="004B0A4B" w:rsidRDefault="00BA5417" w:rsidP="00CF347B">
            <w:pPr>
              <w:jc w:val="center"/>
              <w:rPr>
                <w:rFonts w:ascii="Arial" w:hAnsi="Arial" w:cs="Arial"/>
                <w:sz w:val="20"/>
                <w:szCs w:val="20"/>
              </w:rPr>
            </w:pPr>
            <w:r>
              <w:rPr>
                <w:rFonts w:ascii="Arial" w:hAnsi="Arial" w:cs="Arial"/>
                <w:sz w:val="20"/>
                <w:szCs w:val="20"/>
              </w:rPr>
              <w:t>64</w:t>
            </w:r>
          </w:p>
          <w:p w14:paraId="65003400" w14:textId="5E3A903F" w:rsidR="004B0A4B" w:rsidRPr="004B0A4B" w:rsidRDefault="00BA5417" w:rsidP="00CF347B">
            <w:pPr>
              <w:jc w:val="center"/>
              <w:rPr>
                <w:rFonts w:ascii="Arial" w:hAnsi="Arial" w:cs="Arial"/>
                <w:sz w:val="20"/>
                <w:szCs w:val="20"/>
              </w:rPr>
            </w:pPr>
            <w:r>
              <w:rPr>
                <w:rFonts w:ascii="Arial" w:hAnsi="Arial" w:cs="Arial"/>
                <w:sz w:val="20"/>
                <w:szCs w:val="20"/>
              </w:rPr>
              <w:t>[53-76</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92"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3D7D537" w14:textId="4D0196D4" w:rsidR="004B0A4B" w:rsidRPr="004B0A4B" w:rsidRDefault="00BA5417" w:rsidP="00CF347B">
            <w:pPr>
              <w:jc w:val="center"/>
              <w:rPr>
                <w:rFonts w:ascii="Arial" w:hAnsi="Arial" w:cs="Arial"/>
                <w:sz w:val="20"/>
                <w:szCs w:val="20"/>
              </w:rPr>
            </w:pPr>
            <w:r>
              <w:rPr>
                <w:rFonts w:ascii="Arial" w:hAnsi="Arial" w:cs="Arial"/>
                <w:sz w:val="20"/>
                <w:szCs w:val="20"/>
              </w:rPr>
              <w:t>69</w:t>
            </w:r>
          </w:p>
          <w:p w14:paraId="1A1B8A6E" w14:textId="3AE50E84" w:rsidR="004B0A4B" w:rsidRPr="004B0A4B" w:rsidRDefault="00BA5417" w:rsidP="00BA5417">
            <w:pPr>
              <w:jc w:val="center"/>
              <w:rPr>
                <w:rFonts w:ascii="Arial" w:hAnsi="Arial" w:cs="Arial"/>
                <w:sz w:val="20"/>
                <w:szCs w:val="20"/>
              </w:rPr>
            </w:pPr>
            <w:r>
              <w:rPr>
                <w:rFonts w:ascii="Arial" w:hAnsi="Arial" w:cs="Arial"/>
                <w:sz w:val="20"/>
                <w:szCs w:val="20"/>
              </w:rPr>
              <w:t>[60-79</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49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2D9A6392" w14:textId="782BA3BF" w:rsidR="004B0A4B" w:rsidRPr="004B0A4B" w:rsidRDefault="00BA5417" w:rsidP="00CF347B">
            <w:pPr>
              <w:jc w:val="center"/>
              <w:rPr>
                <w:rFonts w:ascii="Arial" w:hAnsi="Arial" w:cs="Arial"/>
                <w:sz w:val="20"/>
                <w:szCs w:val="20"/>
              </w:rPr>
            </w:pPr>
            <w:r>
              <w:rPr>
                <w:rFonts w:ascii="Arial" w:hAnsi="Arial" w:cs="Arial"/>
                <w:sz w:val="20"/>
                <w:szCs w:val="20"/>
              </w:rPr>
              <w:t>64</w:t>
            </w:r>
          </w:p>
          <w:p w14:paraId="16EAA811" w14:textId="45D9FABD" w:rsidR="004B0A4B" w:rsidRPr="004B0A4B" w:rsidRDefault="00BA5417" w:rsidP="00CF347B">
            <w:pPr>
              <w:jc w:val="center"/>
              <w:rPr>
                <w:rFonts w:ascii="Arial" w:hAnsi="Arial" w:cs="Arial"/>
                <w:sz w:val="20"/>
                <w:szCs w:val="20"/>
              </w:rPr>
            </w:pPr>
            <w:r>
              <w:rPr>
                <w:rFonts w:ascii="Arial" w:hAnsi="Arial" w:cs="Arial"/>
                <w:sz w:val="20"/>
                <w:szCs w:val="20"/>
              </w:rPr>
              <w:t>[59-70</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494"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33E475A" w14:textId="4DA66FD6" w:rsidR="004B0A4B" w:rsidRPr="004B0A4B" w:rsidRDefault="00BA5417" w:rsidP="00CF347B">
            <w:pPr>
              <w:jc w:val="center"/>
              <w:rPr>
                <w:rFonts w:ascii="Arial" w:hAnsi="Arial" w:cs="Arial"/>
                <w:sz w:val="20"/>
                <w:szCs w:val="20"/>
              </w:rPr>
            </w:pPr>
            <w:r>
              <w:rPr>
                <w:rFonts w:ascii="Arial" w:hAnsi="Arial" w:cs="Arial"/>
                <w:sz w:val="20"/>
                <w:szCs w:val="20"/>
              </w:rPr>
              <w:t>68</w:t>
            </w:r>
          </w:p>
          <w:p w14:paraId="474423DB" w14:textId="58449B5E" w:rsidR="004B0A4B" w:rsidRPr="004B0A4B" w:rsidRDefault="00BA5417" w:rsidP="00CF347B">
            <w:pPr>
              <w:jc w:val="center"/>
              <w:rPr>
                <w:rFonts w:ascii="Arial" w:hAnsi="Arial" w:cs="Arial"/>
                <w:sz w:val="20"/>
                <w:szCs w:val="20"/>
              </w:rPr>
            </w:pPr>
            <w:r>
              <w:rPr>
                <w:rFonts w:ascii="Arial" w:hAnsi="Arial" w:cs="Arial"/>
                <w:sz w:val="20"/>
                <w:szCs w:val="20"/>
              </w:rPr>
              <w:t>[63-73</w:t>
            </w:r>
            <w:r w:rsidR="004B0A4B" w:rsidRPr="004B0A4B">
              <w:rPr>
                <w:rFonts w:ascii="Arial" w:hAnsi="Arial" w:cs="Arial"/>
                <w:sz w:val="20"/>
                <w:szCs w:val="20"/>
              </w:rPr>
              <w:t>]</w:t>
            </w:r>
          </w:p>
        </w:tc>
      </w:tr>
      <w:tr w:rsidR="004B0A4B" w:rsidRPr="00AA3DD8" w14:paraId="3A32A5D3" w14:textId="77777777" w:rsidTr="009A6774">
        <w:trPr>
          <w:trHeight w:val="499"/>
          <w:trPrChange w:id="2495"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496"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23D2D90E" w14:textId="64F372E1" w:rsidR="004B0A4B" w:rsidRPr="004B0A4B" w:rsidRDefault="004B0A4B" w:rsidP="004B0A4B">
            <w:pPr>
              <w:rPr>
                <w:rFonts w:ascii="Arial" w:hAnsi="Arial" w:cs="Arial"/>
                <w:b/>
                <w:bCs/>
                <w:sz w:val="20"/>
                <w:szCs w:val="20"/>
              </w:rPr>
            </w:pPr>
            <w:r w:rsidRPr="004B0A4B">
              <w:rPr>
                <w:rFonts w:ascii="Arial" w:hAnsi="Arial" w:cs="Arial"/>
                <w:b/>
                <w:bCs/>
                <w:sz w:val="20"/>
                <w:szCs w:val="20"/>
              </w:rPr>
              <w:t>Non agency days Mean</w:t>
            </w:r>
            <w:r w:rsidR="005E230F">
              <w:rPr>
                <w:rFonts w:ascii="Arial" w:hAnsi="Arial" w:cs="Arial"/>
                <w:b/>
                <w:bCs/>
                <w:sz w:val="20"/>
                <w:szCs w:val="20"/>
              </w:rPr>
              <w:t xml:space="preserve"> [SD]</w:t>
            </w:r>
          </w:p>
        </w:tc>
        <w:tc>
          <w:tcPr>
            <w:tcW w:w="1220" w:type="dxa"/>
            <w:tcBorders>
              <w:top w:val="single" w:sz="4" w:space="0" w:color="auto"/>
              <w:left w:val="single" w:sz="4" w:space="0" w:color="auto"/>
              <w:bottom w:val="single" w:sz="4" w:space="0" w:color="auto"/>
              <w:right w:val="single" w:sz="4" w:space="0" w:color="auto"/>
            </w:tcBorders>
            <w:hideMark/>
            <w:tcPrChange w:id="249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6ADDA18F" w14:textId="52834CF2" w:rsidR="004B0A4B" w:rsidRPr="004B0A4B" w:rsidRDefault="00BA5417" w:rsidP="00CF347B">
            <w:pPr>
              <w:jc w:val="center"/>
              <w:rPr>
                <w:rFonts w:ascii="Arial" w:hAnsi="Arial" w:cs="Arial"/>
                <w:sz w:val="20"/>
                <w:szCs w:val="20"/>
              </w:rPr>
            </w:pPr>
            <w:r>
              <w:rPr>
                <w:rFonts w:ascii="Arial" w:hAnsi="Arial" w:cs="Arial"/>
                <w:sz w:val="20"/>
                <w:szCs w:val="20"/>
              </w:rPr>
              <w:t>4</w:t>
            </w:r>
          </w:p>
          <w:p w14:paraId="538BE2FC" w14:textId="2D3205DD" w:rsidR="004B0A4B" w:rsidRPr="004B0A4B" w:rsidRDefault="00BA5417" w:rsidP="00CF347B">
            <w:pPr>
              <w:jc w:val="center"/>
              <w:rPr>
                <w:rFonts w:ascii="Arial" w:hAnsi="Arial" w:cs="Arial"/>
                <w:sz w:val="20"/>
                <w:szCs w:val="20"/>
              </w:rPr>
            </w:pPr>
            <w:r>
              <w:rPr>
                <w:rFonts w:ascii="Arial" w:hAnsi="Arial" w:cs="Arial"/>
                <w:sz w:val="20"/>
                <w:szCs w:val="20"/>
              </w:rPr>
              <w:t>[1-7</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498"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388FB716" w14:textId="5C0EAA1A" w:rsidR="004B0A4B" w:rsidRPr="004B0A4B" w:rsidRDefault="004B0A4B" w:rsidP="00CF347B">
            <w:pPr>
              <w:jc w:val="center"/>
              <w:rPr>
                <w:rFonts w:ascii="Arial" w:hAnsi="Arial" w:cs="Arial"/>
                <w:sz w:val="20"/>
                <w:szCs w:val="20"/>
              </w:rPr>
            </w:pPr>
            <w:r w:rsidRPr="004B0A4B">
              <w:rPr>
                <w:rFonts w:ascii="Arial" w:hAnsi="Arial" w:cs="Arial"/>
                <w:sz w:val="20"/>
                <w:szCs w:val="20"/>
              </w:rPr>
              <w:t>7</w:t>
            </w:r>
          </w:p>
          <w:p w14:paraId="7C6FA327" w14:textId="2159DC91" w:rsidR="004B0A4B" w:rsidRPr="004B0A4B" w:rsidRDefault="00BA5417" w:rsidP="00CF347B">
            <w:pPr>
              <w:jc w:val="center"/>
              <w:rPr>
                <w:rFonts w:ascii="Arial" w:hAnsi="Arial" w:cs="Arial"/>
                <w:sz w:val="20"/>
                <w:szCs w:val="20"/>
              </w:rPr>
            </w:pPr>
            <w:r>
              <w:rPr>
                <w:rFonts w:ascii="Arial" w:hAnsi="Arial" w:cs="Arial"/>
                <w:sz w:val="20"/>
                <w:szCs w:val="20"/>
              </w:rPr>
              <w:t>[4-10</w:t>
            </w:r>
            <w:r w:rsidR="004B0A4B" w:rsidRPr="004B0A4B">
              <w:rPr>
                <w:rFonts w:ascii="Arial" w:hAnsi="Arial" w:cs="Arial"/>
                <w:sz w:val="20"/>
                <w:szCs w:val="20"/>
              </w:rPr>
              <w:t>]</w:t>
            </w:r>
          </w:p>
        </w:tc>
        <w:tc>
          <w:tcPr>
            <w:tcW w:w="1342" w:type="dxa"/>
            <w:tcBorders>
              <w:top w:val="single" w:sz="4" w:space="0" w:color="auto"/>
              <w:left w:val="single" w:sz="4" w:space="0" w:color="auto"/>
              <w:bottom w:val="single" w:sz="4" w:space="0" w:color="auto"/>
              <w:right w:val="single" w:sz="4" w:space="0" w:color="auto"/>
            </w:tcBorders>
            <w:hideMark/>
            <w:tcPrChange w:id="2499"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61D2F90A" w14:textId="6964EA58" w:rsidR="004B0A4B" w:rsidRPr="004B0A4B" w:rsidRDefault="00BA5417" w:rsidP="00CF347B">
            <w:pPr>
              <w:jc w:val="center"/>
              <w:rPr>
                <w:rFonts w:ascii="Arial" w:hAnsi="Arial" w:cs="Arial"/>
                <w:sz w:val="20"/>
                <w:szCs w:val="20"/>
              </w:rPr>
            </w:pPr>
            <w:r>
              <w:rPr>
                <w:rFonts w:ascii="Arial" w:hAnsi="Arial" w:cs="Arial"/>
                <w:sz w:val="20"/>
                <w:szCs w:val="20"/>
              </w:rPr>
              <w:t>0.2</w:t>
            </w:r>
          </w:p>
          <w:p w14:paraId="75A8E7CB" w14:textId="0E202EFC" w:rsidR="004B0A4B" w:rsidRPr="004B0A4B" w:rsidRDefault="00BA5417" w:rsidP="00CF347B">
            <w:pPr>
              <w:jc w:val="center"/>
              <w:rPr>
                <w:rFonts w:ascii="Arial" w:hAnsi="Arial" w:cs="Arial"/>
                <w:sz w:val="20"/>
                <w:szCs w:val="20"/>
              </w:rPr>
            </w:pPr>
            <w:r>
              <w:rPr>
                <w:rFonts w:ascii="Arial" w:hAnsi="Arial" w:cs="Arial"/>
                <w:sz w:val="20"/>
                <w:szCs w:val="20"/>
              </w:rPr>
              <w:t>[0.0-0.3</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500"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6BD15DEA" w14:textId="6305BD48" w:rsidR="004B0A4B" w:rsidRPr="004B0A4B" w:rsidRDefault="00BA5417" w:rsidP="00CF347B">
            <w:pPr>
              <w:jc w:val="center"/>
              <w:rPr>
                <w:rFonts w:ascii="Arial" w:hAnsi="Arial" w:cs="Arial"/>
                <w:sz w:val="20"/>
                <w:szCs w:val="20"/>
              </w:rPr>
            </w:pPr>
            <w:r>
              <w:rPr>
                <w:rFonts w:ascii="Arial" w:hAnsi="Arial" w:cs="Arial"/>
                <w:sz w:val="20"/>
                <w:szCs w:val="20"/>
              </w:rPr>
              <w:t>2</w:t>
            </w:r>
          </w:p>
          <w:p w14:paraId="5A0CCDEC" w14:textId="312B5CF8" w:rsidR="004B0A4B" w:rsidRPr="004B0A4B" w:rsidRDefault="00BA5417" w:rsidP="00CF347B">
            <w:pPr>
              <w:jc w:val="center"/>
              <w:rPr>
                <w:rFonts w:ascii="Arial" w:hAnsi="Arial" w:cs="Arial"/>
                <w:sz w:val="20"/>
                <w:szCs w:val="20"/>
              </w:rPr>
            </w:pPr>
            <w:r>
              <w:rPr>
                <w:rFonts w:ascii="Arial" w:hAnsi="Arial" w:cs="Arial"/>
                <w:sz w:val="20"/>
                <w:szCs w:val="20"/>
              </w:rPr>
              <w:t>[1-3</w:t>
            </w:r>
            <w:r w:rsidR="004B0A4B" w:rsidRPr="004B0A4B">
              <w:rPr>
                <w:rFonts w:ascii="Arial" w:hAnsi="Arial" w:cs="Arial"/>
                <w:sz w:val="20"/>
                <w:szCs w:val="20"/>
              </w:rPr>
              <w:t>]</w:t>
            </w:r>
          </w:p>
        </w:tc>
        <w:tc>
          <w:tcPr>
            <w:tcW w:w="1345" w:type="dxa"/>
            <w:tcBorders>
              <w:top w:val="single" w:sz="4" w:space="0" w:color="auto"/>
              <w:left w:val="single" w:sz="4" w:space="0" w:color="auto"/>
              <w:bottom w:val="single" w:sz="4" w:space="0" w:color="auto"/>
              <w:right w:val="single" w:sz="4" w:space="0" w:color="auto"/>
            </w:tcBorders>
            <w:hideMark/>
            <w:tcPrChange w:id="2501"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3844B093" w14:textId="585939BA" w:rsidR="004B0A4B" w:rsidRPr="004B0A4B" w:rsidRDefault="00BA5417" w:rsidP="00CF347B">
            <w:pPr>
              <w:jc w:val="center"/>
              <w:rPr>
                <w:rFonts w:ascii="Arial" w:hAnsi="Arial" w:cs="Arial"/>
                <w:sz w:val="20"/>
                <w:szCs w:val="20"/>
              </w:rPr>
            </w:pPr>
            <w:r>
              <w:rPr>
                <w:rFonts w:ascii="Arial" w:hAnsi="Arial" w:cs="Arial"/>
                <w:sz w:val="20"/>
                <w:szCs w:val="20"/>
              </w:rPr>
              <w:t>2</w:t>
            </w:r>
          </w:p>
          <w:p w14:paraId="3E36C913" w14:textId="10E3DA02" w:rsidR="004B0A4B" w:rsidRPr="004B0A4B" w:rsidRDefault="00BA5417" w:rsidP="00CF347B">
            <w:pPr>
              <w:jc w:val="center"/>
              <w:rPr>
                <w:rFonts w:ascii="Arial" w:hAnsi="Arial" w:cs="Arial"/>
                <w:sz w:val="20"/>
                <w:szCs w:val="20"/>
              </w:rPr>
            </w:pPr>
            <w:r>
              <w:rPr>
                <w:rFonts w:ascii="Arial" w:hAnsi="Arial" w:cs="Arial"/>
                <w:sz w:val="20"/>
                <w:szCs w:val="20"/>
              </w:rPr>
              <w:t>[1-2</w:t>
            </w:r>
            <w:r w:rsidR="004B0A4B"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2502"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6CCB74A" w14:textId="777FE5BF" w:rsidR="004B0A4B" w:rsidRPr="004B0A4B" w:rsidRDefault="00BA5417" w:rsidP="00CF347B">
            <w:pPr>
              <w:jc w:val="center"/>
              <w:rPr>
                <w:rFonts w:ascii="Arial" w:hAnsi="Arial" w:cs="Arial"/>
                <w:sz w:val="20"/>
                <w:szCs w:val="20"/>
              </w:rPr>
            </w:pPr>
            <w:r>
              <w:rPr>
                <w:rFonts w:ascii="Arial" w:hAnsi="Arial" w:cs="Arial"/>
                <w:sz w:val="20"/>
                <w:szCs w:val="20"/>
              </w:rPr>
              <w:t>5</w:t>
            </w:r>
          </w:p>
          <w:p w14:paraId="06A0867A" w14:textId="550CE3FA" w:rsidR="004B0A4B" w:rsidRPr="004B0A4B" w:rsidRDefault="00BA5417" w:rsidP="00CF347B">
            <w:pPr>
              <w:jc w:val="center"/>
              <w:rPr>
                <w:rFonts w:ascii="Arial" w:hAnsi="Arial" w:cs="Arial"/>
                <w:sz w:val="20"/>
                <w:szCs w:val="20"/>
              </w:rPr>
            </w:pPr>
            <w:r>
              <w:rPr>
                <w:rFonts w:ascii="Arial" w:hAnsi="Arial" w:cs="Arial"/>
                <w:sz w:val="20"/>
                <w:szCs w:val="20"/>
              </w:rPr>
              <w:t>[3-7</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503"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7539BB5" w14:textId="040FEF12" w:rsidR="004B0A4B" w:rsidRPr="004B0A4B" w:rsidRDefault="00BA5417" w:rsidP="00CF347B">
            <w:pPr>
              <w:jc w:val="center"/>
              <w:rPr>
                <w:rFonts w:ascii="Arial" w:hAnsi="Arial" w:cs="Arial"/>
                <w:sz w:val="20"/>
                <w:szCs w:val="20"/>
              </w:rPr>
            </w:pPr>
            <w:r>
              <w:rPr>
                <w:rFonts w:ascii="Arial" w:hAnsi="Arial" w:cs="Arial"/>
                <w:sz w:val="20"/>
                <w:szCs w:val="20"/>
              </w:rPr>
              <w:t>8</w:t>
            </w:r>
          </w:p>
          <w:p w14:paraId="3D896118" w14:textId="78AA5592" w:rsidR="004B0A4B" w:rsidRPr="004B0A4B" w:rsidRDefault="00BA5417" w:rsidP="00CF347B">
            <w:pPr>
              <w:jc w:val="center"/>
              <w:rPr>
                <w:rFonts w:ascii="Arial" w:hAnsi="Arial" w:cs="Arial"/>
                <w:sz w:val="20"/>
                <w:szCs w:val="20"/>
              </w:rPr>
            </w:pPr>
            <w:r>
              <w:rPr>
                <w:rFonts w:ascii="Arial" w:hAnsi="Arial" w:cs="Arial"/>
                <w:sz w:val="20"/>
                <w:szCs w:val="20"/>
              </w:rPr>
              <w:t>[5-12</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504"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A5EB69A" w14:textId="3310A0BE" w:rsidR="004B0A4B" w:rsidRPr="004B0A4B" w:rsidRDefault="00BA5417" w:rsidP="00CF347B">
            <w:pPr>
              <w:jc w:val="center"/>
              <w:rPr>
                <w:rFonts w:ascii="Arial" w:hAnsi="Arial" w:cs="Arial"/>
                <w:sz w:val="20"/>
                <w:szCs w:val="20"/>
              </w:rPr>
            </w:pPr>
            <w:r>
              <w:rPr>
                <w:rFonts w:ascii="Arial" w:hAnsi="Arial" w:cs="Arial"/>
                <w:sz w:val="20"/>
                <w:szCs w:val="20"/>
              </w:rPr>
              <w:t>9</w:t>
            </w:r>
          </w:p>
          <w:p w14:paraId="7E900676" w14:textId="61F47259" w:rsidR="004B0A4B" w:rsidRPr="004B0A4B" w:rsidRDefault="00BA5417" w:rsidP="00CF347B">
            <w:pPr>
              <w:jc w:val="center"/>
              <w:rPr>
                <w:rFonts w:ascii="Arial" w:hAnsi="Arial" w:cs="Arial"/>
                <w:sz w:val="20"/>
                <w:szCs w:val="20"/>
              </w:rPr>
            </w:pPr>
            <w:r>
              <w:rPr>
                <w:rFonts w:ascii="Arial" w:hAnsi="Arial" w:cs="Arial"/>
                <w:sz w:val="20"/>
                <w:szCs w:val="20"/>
              </w:rPr>
              <w:t>[5-12</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505"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7654D8DF" w14:textId="13DAD198" w:rsidR="004B0A4B" w:rsidRPr="004B0A4B" w:rsidRDefault="00BA5417" w:rsidP="00CF347B">
            <w:pPr>
              <w:jc w:val="center"/>
              <w:rPr>
                <w:rFonts w:ascii="Arial" w:hAnsi="Arial" w:cs="Arial"/>
                <w:sz w:val="20"/>
                <w:szCs w:val="20"/>
              </w:rPr>
            </w:pPr>
            <w:r>
              <w:rPr>
                <w:rFonts w:ascii="Arial" w:hAnsi="Arial" w:cs="Arial"/>
                <w:sz w:val="20"/>
                <w:szCs w:val="20"/>
              </w:rPr>
              <w:t>4</w:t>
            </w:r>
          </w:p>
          <w:p w14:paraId="3010D488" w14:textId="1F54491C" w:rsidR="004B0A4B" w:rsidRPr="004B0A4B" w:rsidRDefault="00BA5417" w:rsidP="00CF347B">
            <w:pPr>
              <w:jc w:val="center"/>
              <w:rPr>
                <w:rFonts w:ascii="Arial" w:hAnsi="Arial" w:cs="Arial"/>
                <w:sz w:val="20"/>
                <w:szCs w:val="20"/>
              </w:rPr>
            </w:pPr>
            <w:r>
              <w:rPr>
                <w:rFonts w:ascii="Arial" w:hAnsi="Arial" w:cs="Arial"/>
                <w:sz w:val="20"/>
                <w:szCs w:val="20"/>
              </w:rPr>
              <w:t>[3-5</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506"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10B62014" w14:textId="6C5A8183" w:rsidR="004B0A4B" w:rsidRPr="004B0A4B" w:rsidRDefault="00BA5417" w:rsidP="00CF347B">
            <w:pPr>
              <w:jc w:val="center"/>
              <w:rPr>
                <w:rFonts w:ascii="Arial" w:hAnsi="Arial" w:cs="Arial"/>
                <w:sz w:val="20"/>
                <w:szCs w:val="20"/>
              </w:rPr>
            </w:pPr>
            <w:r>
              <w:rPr>
                <w:rFonts w:ascii="Arial" w:hAnsi="Arial" w:cs="Arial"/>
                <w:sz w:val="20"/>
                <w:szCs w:val="20"/>
              </w:rPr>
              <w:t>6</w:t>
            </w:r>
          </w:p>
          <w:p w14:paraId="35F95B5C" w14:textId="2E421B3E" w:rsidR="004B0A4B" w:rsidRPr="004B0A4B" w:rsidRDefault="00BA5417" w:rsidP="00CF347B">
            <w:pPr>
              <w:jc w:val="center"/>
              <w:rPr>
                <w:rFonts w:ascii="Arial" w:hAnsi="Arial" w:cs="Arial"/>
                <w:sz w:val="20"/>
                <w:szCs w:val="20"/>
              </w:rPr>
            </w:pPr>
            <w:r>
              <w:rPr>
                <w:rFonts w:ascii="Arial" w:hAnsi="Arial" w:cs="Arial"/>
                <w:sz w:val="20"/>
                <w:szCs w:val="20"/>
              </w:rPr>
              <w:t>[5-7</w:t>
            </w:r>
            <w:r w:rsidR="004B0A4B" w:rsidRPr="004B0A4B">
              <w:rPr>
                <w:rFonts w:ascii="Arial" w:hAnsi="Arial" w:cs="Arial"/>
                <w:sz w:val="20"/>
                <w:szCs w:val="20"/>
              </w:rPr>
              <w:t>]</w:t>
            </w:r>
          </w:p>
        </w:tc>
      </w:tr>
      <w:tr w:rsidR="004B0A4B" w:rsidRPr="00AA3DD8" w14:paraId="2632C2E3" w14:textId="77777777" w:rsidTr="009A6774">
        <w:trPr>
          <w:trHeight w:val="499"/>
          <w:trPrChange w:id="2507" w:author="Naveen Premnath [2]" w:date="2024-09-28T16:53:00Z">
            <w:trPr>
              <w:gridAfter w:val="0"/>
              <w:trHeight w:val="493"/>
            </w:trPr>
          </w:trPrChange>
        </w:trPr>
        <w:tc>
          <w:tcPr>
            <w:tcW w:w="2434" w:type="dxa"/>
            <w:tcBorders>
              <w:top w:val="single" w:sz="4" w:space="0" w:color="auto"/>
              <w:left w:val="single" w:sz="4" w:space="0" w:color="auto"/>
              <w:bottom w:val="single" w:sz="4" w:space="0" w:color="auto"/>
              <w:right w:val="single" w:sz="4" w:space="0" w:color="auto"/>
            </w:tcBorders>
            <w:hideMark/>
            <w:tcPrChange w:id="2508" w:author="Naveen Premnath [2]" w:date="2024-09-28T16:53:00Z">
              <w:tcPr>
                <w:tcW w:w="1795" w:type="dxa"/>
                <w:tcBorders>
                  <w:top w:val="single" w:sz="4" w:space="0" w:color="auto"/>
                  <w:left w:val="single" w:sz="4" w:space="0" w:color="auto"/>
                  <w:bottom w:val="single" w:sz="4" w:space="0" w:color="auto"/>
                  <w:right w:val="single" w:sz="4" w:space="0" w:color="auto"/>
                </w:tcBorders>
                <w:hideMark/>
              </w:tcPr>
            </w:tcPrChange>
          </w:tcPr>
          <w:p w14:paraId="44105B7B" w14:textId="3B5AE56C" w:rsidR="004B0A4B" w:rsidRPr="004B0A4B" w:rsidRDefault="004B0A4B" w:rsidP="004B0A4B">
            <w:pPr>
              <w:rPr>
                <w:rFonts w:ascii="Arial" w:hAnsi="Arial" w:cs="Arial"/>
                <w:b/>
                <w:bCs/>
                <w:sz w:val="20"/>
                <w:szCs w:val="20"/>
              </w:rPr>
            </w:pPr>
            <w:commentRangeStart w:id="2509"/>
            <w:r w:rsidRPr="004B0A4B">
              <w:rPr>
                <w:rFonts w:ascii="Arial" w:hAnsi="Arial" w:cs="Arial"/>
                <w:b/>
                <w:bCs/>
                <w:sz w:val="20"/>
                <w:szCs w:val="20"/>
              </w:rPr>
              <w:t>Informal home health days</w:t>
            </w:r>
            <w:r w:rsidR="005E230F">
              <w:rPr>
                <w:rFonts w:ascii="Arial" w:hAnsi="Arial" w:cs="Arial"/>
                <w:b/>
                <w:bCs/>
                <w:sz w:val="20"/>
                <w:szCs w:val="20"/>
              </w:rPr>
              <w:t xml:space="preserve"> </w:t>
            </w:r>
            <w:r w:rsidR="005E230F" w:rsidRPr="004B0A4B">
              <w:rPr>
                <w:rFonts w:ascii="Arial" w:hAnsi="Arial" w:cs="Arial"/>
                <w:b/>
                <w:bCs/>
                <w:sz w:val="20"/>
                <w:szCs w:val="20"/>
              </w:rPr>
              <w:t>Mean</w:t>
            </w:r>
            <w:r w:rsidRPr="004B0A4B">
              <w:rPr>
                <w:rFonts w:ascii="Arial" w:hAnsi="Arial" w:cs="Arial"/>
                <w:b/>
                <w:bCs/>
                <w:sz w:val="20"/>
                <w:szCs w:val="20"/>
              </w:rPr>
              <w:t xml:space="preserve"> </w:t>
            </w:r>
            <w:r w:rsidR="005E230F">
              <w:rPr>
                <w:rFonts w:ascii="Arial" w:hAnsi="Arial" w:cs="Arial"/>
                <w:b/>
                <w:bCs/>
                <w:sz w:val="20"/>
                <w:szCs w:val="20"/>
              </w:rPr>
              <w:t>[SD]</w:t>
            </w:r>
            <w:commentRangeEnd w:id="2509"/>
            <w:r w:rsidR="00DC7C45" w:rsidRPr="004B0A4B">
              <w:rPr>
                <w:rStyle w:val="CommentReference"/>
                <w:rFonts w:ascii="Arial" w:hAnsi="Arial" w:cs="Arial"/>
                <w:b/>
                <w:bCs/>
                <w:sz w:val="20"/>
                <w:szCs w:val="20"/>
              </w:rPr>
              <w:commentReference w:id="2509"/>
            </w:r>
          </w:p>
        </w:tc>
        <w:tc>
          <w:tcPr>
            <w:tcW w:w="1220" w:type="dxa"/>
            <w:tcBorders>
              <w:top w:val="single" w:sz="4" w:space="0" w:color="auto"/>
              <w:left w:val="single" w:sz="4" w:space="0" w:color="auto"/>
              <w:bottom w:val="single" w:sz="4" w:space="0" w:color="auto"/>
              <w:right w:val="single" w:sz="4" w:space="0" w:color="auto"/>
            </w:tcBorders>
            <w:hideMark/>
            <w:tcPrChange w:id="2510"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429250A1" w14:textId="5D95D340" w:rsidR="004B0A4B" w:rsidRPr="004B0A4B" w:rsidRDefault="00BA5417" w:rsidP="00CF347B">
            <w:pPr>
              <w:jc w:val="center"/>
              <w:rPr>
                <w:rFonts w:ascii="Arial" w:hAnsi="Arial" w:cs="Arial"/>
                <w:sz w:val="20"/>
                <w:szCs w:val="20"/>
              </w:rPr>
            </w:pPr>
            <w:r>
              <w:rPr>
                <w:rFonts w:ascii="Arial" w:hAnsi="Arial" w:cs="Arial"/>
                <w:sz w:val="20"/>
                <w:szCs w:val="20"/>
              </w:rPr>
              <w:t>12</w:t>
            </w:r>
          </w:p>
          <w:p w14:paraId="022C0D41" w14:textId="5A05D85B" w:rsidR="004B0A4B" w:rsidRPr="004B0A4B" w:rsidRDefault="00BA5417" w:rsidP="00CF347B">
            <w:pPr>
              <w:jc w:val="center"/>
              <w:rPr>
                <w:rFonts w:ascii="Arial" w:hAnsi="Arial" w:cs="Arial"/>
                <w:sz w:val="20"/>
                <w:szCs w:val="20"/>
              </w:rPr>
            </w:pPr>
            <w:r>
              <w:rPr>
                <w:rFonts w:ascii="Arial" w:hAnsi="Arial" w:cs="Arial"/>
                <w:sz w:val="20"/>
                <w:szCs w:val="20"/>
              </w:rPr>
              <w:t>[6-18</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511" w:author="Naveen Premnath [2]" w:date="2024-09-28T16:53:00Z">
              <w:tcPr>
                <w:tcW w:w="900" w:type="dxa"/>
                <w:tcBorders>
                  <w:top w:val="single" w:sz="4" w:space="0" w:color="auto"/>
                  <w:left w:val="single" w:sz="4" w:space="0" w:color="auto"/>
                  <w:bottom w:val="single" w:sz="4" w:space="0" w:color="auto"/>
                  <w:right w:val="single" w:sz="4" w:space="0" w:color="auto"/>
                </w:tcBorders>
                <w:hideMark/>
              </w:tcPr>
            </w:tcPrChange>
          </w:tcPr>
          <w:p w14:paraId="6F052524" w14:textId="04C3BC62" w:rsidR="004B0A4B" w:rsidRPr="004B0A4B" w:rsidRDefault="00BA5417" w:rsidP="00CF347B">
            <w:pPr>
              <w:jc w:val="center"/>
              <w:rPr>
                <w:rFonts w:ascii="Arial" w:hAnsi="Arial" w:cs="Arial"/>
                <w:sz w:val="20"/>
                <w:szCs w:val="20"/>
              </w:rPr>
            </w:pPr>
            <w:r>
              <w:rPr>
                <w:rFonts w:ascii="Arial" w:hAnsi="Arial" w:cs="Arial"/>
                <w:sz w:val="20"/>
                <w:szCs w:val="20"/>
              </w:rPr>
              <w:t>9</w:t>
            </w:r>
          </w:p>
          <w:p w14:paraId="336ECE91" w14:textId="384F505A" w:rsidR="004B0A4B" w:rsidRPr="004B0A4B" w:rsidRDefault="00BA5417" w:rsidP="00BA5417">
            <w:pPr>
              <w:jc w:val="center"/>
              <w:rPr>
                <w:rFonts w:ascii="Arial" w:hAnsi="Arial" w:cs="Arial"/>
                <w:sz w:val="20"/>
                <w:szCs w:val="20"/>
              </w:rPr>
            </w:pPr>
            <w:r>
              <w:rPr>
                <w:rFonts w:ascii="Arial" w:hAnsi="Arial" w:cs="Arial"/>
                <w:sz w:val="20"/>
                <w:szCs w:val="20"/>
              </w:rPr>
              <w:t>[5-12</w:t>
            </w:r>
            <w:r w:rsidR="004B0A4B" w:rsidRPr="004B0A4B">
              <w:rPr>
                <w:rFonts w:ascii="Arial" w:hAnsi="Arial" w:cs="Arial"/>
                <w:sz w:val="20"/>
                <w:szCs w:val="20"/>
              </w:rPr>
              <w:t>]</w:t>
            </w:r>
          </w:p>
        </w:tc>
        <w:tc>
          <w:tcPr>
            <w:tcW w:w="1342" w:type="dxa"/>
            <w:tcBorders>
              <w:top w:val="single" w:sz="4" w:space="0" w:color="auto"/>
              <w:left w:val="single" w:sz="4" w:space="0" w:color="auto"/>
              <w:bottom w:val="single" w:sz="4" w:space="0" w:color="auto"/>
              <w:right w:val="single" w:sz="4" w:space="0" w:color="auto"/>
            </w:tcBorders>
            <w:hideMark/>
            <w:tcPrChange w:id="2512"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3CF75E3A" w14:textId="77DA2534" w:rsidR="004B0A4B" w:rsidRPr="004B0A4B" w:rsidRDefault="00BA5417" w:rsidP="00CF347B">
            <w:pPr>
              <w:jc w:val="center"/>
              <w:rPr>
                <w:rFonts w:ascii="Arial" w:hAnsi="Arial" w:cs="Arial"/>
                <w:sz w:val="20"/>
                <w:szCs w:val="20"/>
              </w:rPr>
            </w:pPr>
            <w:r>
              <w:rPr>
                <w:rFonts w:ascii="Arial" w:hAnsi="Arial" w:cs="Arial"/>
                <w:sz w:val="20"/>
                <w:szCs w:val="20"/>
              </w:rPr>
              <w:t>5</w:t>
            </w:r>
          </w:p>
          <w:p w14:paraId="78E6B0D5" w14:textId="276017BC" w:rsidR="004B0A4B" w:rsidRPr="004B0A4B" w:rsidRDefault="00BA5417" w:rsidP="00CF347B">
            <w:pPr>
              <w:jc w:val="center"/>
              <w:rPr>
                <w:rFonts w:ascii="Arial" w:hAnsi="Arial" w:cs="Arial"/>
                <w:sz w:val="20"/>
                <w:szCs w:val="20"/>
              </w:rPr>
            </w:pPr>
            <w:r>
              <w:rPr>
                <w:rFonts w:ascii="Arial" w:hAnsi="Arial" w:cs="Arial"/>
                <w:sz w:val="20"/>
                <w:szCs w:val="20"/>
              </w:rPr>
              <w:t>[2-7</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513" w:author="Naveen Premnath [2]" w:date="2024-09-28T16:53:00Z">
              <w:tcPr>
                <w:tcW w:w="990" w:type="dxa"/>
                <w:gridSpan w:val="2"/>
                <w:tcBorders>
                  <w:top w:val="single" w:sz="4" w:space="0" w:color="auto"/>
                  <w:left w:val="single" w:sz="4" w:space="0" w:color="auto"/>
                  <w:bottom w:val="single" w:sz="4" w:space="0" w:color="auto"/>
                  <w:right w:val="single" w:sz="4" w:space="0" w:color="auto"/>
                </w:tcBorders>
                <w:hideMark/>
              </w:tcPr>
            </w:tcPrChange>
          </w:tcPr>
          <w:p w14:paraId="451ACC72" w14:textId="4424484A" w:rsidR="004B0A4B" w:rsidRPr="004B0A4B" w:rsidRDefault="00BA5417" w:rsidP="00CF347B">
            <w:pPr>
              <w:jc w:val="center"/>
              <w:rPr>
                <w:rFonts w:ascii="Arial" w:hAnsi="Arial" w:cs="Arial"/>
                <w:sz w:val="20"/>
                <w:szCs w:val="20"/>
              </w:rPr>
            </w:pPr>
            <w:r>
              <w:rPr>
                <w:rFonts w:ascii="Arial" w:hAnsi="Arial" w:cs="Arial"/>
                <w:sz w:val="20"/>
                <w:szCs w:val="20"/>
              </w:rPr>
              <w:t>13</w:t>
            </w:r>
          </w:p>
          <w:p w14:paraId="30220F00" w14:textId="4E392CBC" w:rsidR="004B0A4B" w:rsidRPr="004B0A4B" w:rsidRDefault="00BA5417" w:rsidP="00CF347B">
            <w:pPr>
              <w:jc w:val="center"/>
              <w:rPr>
                <w:rFonts w:ascii="Arial" w:hAnsi="Arial" w:cs="Arial"/>
                <w:sz w:val="20"/>
                <w:szCs w:val="20"/>
              </w:rPr>
            </w:pPr>
            <w:r>
              <w:rPr>
                <w:rFonts w:ascii="Arial" w:hAnsi="Arial" w:cs="Arial"/>
                <w:sz w:val="20"/>
                <w:szCs w:val="20"/>
              </w:rPr>
              <w:t>[9-17</w:t>
            </w:r>
            <w:r w:rsidR="004B0A4B" w:rsidRPr="004B0A4B">
              <w:rPr>
                <w:rFonts w:ascii="Arial" w:hAnsi="Arial" w:cs="Arial"/>
                <w:sz w:val="20"/>
                <w:szCs w:val="20"/>
              </w:rPr>
              <w:t>]</w:t>
            </w:r>
          </w:p>
        </w:tc>
        <w:tc>
          <w:tcPr>
            <w:tcW w:w="1345" w:type="dxa"/>
            <w:tcBorders>
              <w:top w:val="single" w:sz="4" w:space="0" w:color="auto"/>
              <w:left w:val="single" w:sz="4" w:space="0" w:color="auto"/>
              <w:bottom w:val="single" w:sz="4" w:space="0" w:color="auto"/>
              <w:right w:val="single" w:sz="4" w:space="0" w:color="auto"/>
            </w:tcBorders>
            <w:hideMark/>
            <w:tcPrChange w:id="2514" w:author="Naveen Premnath [2]" w:date="2024-09-28T16:53:00Z">
              <w:tcPr>
                <w:tcW w:w="1080" w:type="dxa"/>
                <w:gridSpan w:val="2"/>
                <w:tcBorders>
                  <w:top w:val="single" w:sz="4" w:space="0" w:color="auto"/>
                  <w:left w:val="single" w:sz="4" w:space="0" w:color="auto"/>
                  <w:bottom w:val="single" w:sz="4" w:space="0" w:color="auto"/>
                  <w:right w:val="single" w:sz="4" w:space="0" w:color="auto"/>
                </w:tcBorders>
                <w:hideMark/>
              </w:tcPr>
            </w:tcPrChange>
          </w:tcPr>
          <w:p w14:paraId="25A647D2" w14:textId="51BC41FE" w:rsidR="004B0A4B" w:rsidRPr="004B0A4B" w:rsidRDefault="00BA5417" w:rsidP="00CF347B">
            <w:pPr>
              <w:jc w:val="center"/>
              <w:rPr>
                <w:rFonts w:ascii="Arial" w:hAnsi="Arial" w:cs="Arial"/>
                <w:sz w:val="20"/>
                <w:szCs w:val="20"/>
              </w:rPr>
            </w:pPr>
            <w:r>
              <w:rPr>
                <w:rFonts w:ascii="Arial" w:hAnsi="Arial" w:cs="Arial"/>
                <w:sz w:val="20"/>
                <w:szCs w:val="20"/>
              </w:rPr>
              <w:t>16</w:t>
            </w:r>
          </w:p>
          <w:p w14:paraId="771E0E70" w14:textId="460103B8" w:rsidR="004B0A4B" w:rsidRPr="004B0A4B" w:rsidRDefault="00BA5417" w:rsidP="00CF347B">
            <w:pPr>
              <w:jc w:val="center"/>
              <w:rPr>
                <w:rFonts w:ascii="Arial" w:hAnsi="Arial" w:cs="Arial"/>
                <w:sz w:val="20"/>
                <w:szCs w:val="20"/>
              </w:rPr>
            </w:pPr>
            <w:r>
              <w:rPr>
                <w:rFonts w:ascii="Arial" w:hAnsi="Arial" w:cs="Arial"/>
                <w:sz w:val="20"/>
                <w:szCs w:val="20"/>
              </w:rPr>
              <w:t>[10-21</w:t>
            </w:r>
            <w:r w:rsidR="004B0A4B" w:rsidRPr="004B0A4B">
              <w:rPr>
                <w:rFonts w:ascii="Arial" w:hAnsi="Arial" w:cs="Arial"/>
                <w:sz w:val="20"/>
                <w:szCs w:val="20"/>
              </w:rPr>
              <w:t>]</w:t>
            </w:r>
          </w:p>
        </w:tc>
        <w:tc>
          <w:tcPr>
            <w:tcW w:w="1218" w:type="dxa"/>
            <w:tcBorders>
              <w:top w:val="single" w:sz="4" w:space="0" w:color="auto"/>
              <w:left w:val="single" w:sz="4" w:space="0" w:color="auto"/>
              <w:bottom w:val="single" w:sz="4" w:space="0" w:color="auto"/>
              <w:right w:val="single" w:sz="4" w:space="0" w:color="auto"/>
            </w:tcBorders>
            <w:hideMark/>
            <w:tcPrChange w:id="2515" w:author="Naveen Premnath [2]" w:date="2024-09-28T16:53:00Z">
              <w:tcPr>
                <w:tcW w:w="810" w:type="dxa"/>
                <w:tcBorders>
                  <w:top w:val="single" w:sz="4" w:space="0" w:color="auto"/>
                  <w:left w:val="single" w:sz="4" w:space="0" w:color="auto"/>
                  <w:bottom w:val="single" w:sz="4" w:space="0" w:color="auto"/>
                  <w:right w:val="single" w:sz="4" w:space="0" w:color="auto"/>
                </w:tcBorders>
                <w:hideMark/>
              </w:tcPr>
            </w:tcPrChange>
          </w:tcPr>
          <w:p w14:paraId="571CE602" w14:textId="0458D0F5" w:rsidR="004B0A4B" w:rsidRPr="004B0A4B" w:rsidRDefault="00BA5417" w:rsidP="00CF347B">
            <w:pPr>
              <w:jc w:val="center"/>
              <w:rPr>
                <w:rFonts w:ascii="Arial" w:hAnsi="Arial" w:cs="Arial"/>
                <w:sz w:val="20"/>
                <w:szCs w:val="20"/>
              </w:rPr>
            </w:pPr>
            <w:r>
              <w:rPr>
                <w:rFonts w:ascii="Arial" w:hAnsi="Arial" w:cs="Arial"/>
                <w:sz w:val="20"/>
                <w:szCs w:val="20"/>
              </w:rPr>
              <w:t>20</w:t>
            </w:r>
          </w:p>
          <w:p w14:paraId="0AB0B65E" w14:textId="1F106223" w:rsidR="004B0A4B" w:rsidRPr="004B0A4B" w:rsidRDefault="00BA5417" w:rsidP="00CF347B">
            <w:pPr>
              <w:jc w:val="center"/>
              <w:rPr>
                <w:rFonts w:ascii="Arial" w:hAnsi="Arial" w:cs="Arial"/>
                <w:sz w:val="20"/>
                <w:szCs w:val="20"/>
              </w:rPr>
            </w:pPr>
            <w:r>
              <w:rPr>
                <w:rFonts w:ascii="Arial" w:hAnsi="Arial" w:cs="Arial"/>
                <w:sz w:val="20"/>
                <w:szCs w:val="20"/>
              </w:rPr>
              <w:t>[14-25</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516"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3850ED3F" w14:textId="017C160C" w:rsidR="004B0A4B" w:rsidRPr="004B0A4B" w:rsidRDefault="00BA5417" w:rsidP="00CF347B">
            <w:pPr>
              <w:jc w:val="center"/>
              <w:rPr>
                <w:rFonts w:ascii="Arial" w:hAnsi="Arial" w:cs="Arial"/>
                <w:sz w:val="20"/>
                <w:szCs w:val="20"/>
              </w:rPr>
            </w:pPr>
            <w:r>
              <w:rPr>
                <w:rFonts w:ascii="Arial" w:hAnsi="Arial" w:cs="Arial"/>
                <w:sz w:val="20"/>
                <w:szCs w:val="20"/>
              </w:rPr>
              <w:t>18</w:t>
            </w:r>
          </w:p>
          <w:p w14:paraId="13AA4D1A" w14:textId="4FCB618C" w:rsidR="004B0A4B" w:rsidRPr="004B0A4B" w:rsidRDefault="00BA5417" w:rsidP="00CF347B">
            <w:pPr>
              <w:jc w:val="center"/>
              <w:rPr>
                <w:rFonts w:ascii="Arial" w:hAnsi="Arial" w:cs="Arial"/>
                <w:sz w:val="20"/>
                <w:szCs w:val="20"/>
              </w:rPr>
            </w:pPr>
            <w:r>
              <w:rPr>
                <w:rFonts w:ascii="Arial" w:hAnsi="Arial" w:cs="Arial"/>
                <w:sz w:val="20"/>
                <w:szCs w:val="20"/>
              </w:rPr>
              <w:t>[12-24</w:t>
            </w:r>
            <w:r w:rsidR="004B0A4B" w:rsidRPr="004B0A4B">
              <w:rPr>
                <w:rFonts w:ascii="Arial" w:hAnsi="Arial" w:cs="Arial"/>
                <w:sz w:val="20"/>
                <w:szCs w:val="20"/>
              </w:rPr>
              <w:t>]</w:t>
            </w:r>
          </w:p>
        </w:tc>
        <w:tc>
          <w:tcPr>
            <w:tcW w:w="1221" w:type="dxa"/>
            <w:tcBorders>
              <w:top w:val="single" w:sz="4" w:space="0" w:color="auto"/>
              <w:left w:val="single" w:sz="4" w:space="0" w:color="auto"/>
              <w:bottom w:val="single" w:sz="4" w:space="0" w:color="auto"/>
              <w:right w:val="single" w:sz="4" w:space="0" w:color="auto"/>
            </w:tcBorders>
            <w:hideMark/>
            <w:tcPrChange w:id="2517"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075C8F4D" w14:textId="74701D33" w:rsidR="004B0A4B" w:rsidRPr="004B0A4B" w:rsidRDefault="00BA5417" w:rsidP="00CF347B">
            <w:pPr>
              <w:jc w:val="center"/>
              <w:rPr>
                <w:rFonts w:ascii="Arial" w:hAnsi="Arial" w:cs="Arial"/>
                <w:sz w:val="20"/>
                <w:szCs w:val="20"/>
              </w:rPr>
            </w:pPr>
            <w:r>
              <w:rPr>
                <w:rFonts w:ascii="Arial" w:hAnsi="Arial" w:cs="Arial"/>
                <w:sz w:val="20"/>
                <w:szCs w:val="20"/>
              </w:rPr>
              <w:t>17</w:t>
            </w:r>
          </w:p>
          <w:p w14:paraId="04F240F0" w14:textId="687DADE2" w:rsidR="004B0A4B" w:rsidRPr="004B0A4B" w:rsidRDefault="00BA5417" w:rsidP="00CF347B">
            <w:pPr>
              <w:jc w:val="center"/>
              <w:rPr>
                <w:rFonts w:ascii="Arial" w:hAnsi="Arial" w:cs="Arial"/>
                <w:sz w:val="20"/>
                <w:szCs w:val="20"/>
              </w:rPr>
            </w:pPr>
            <w:r>
              <w:rPr>
                <w:rFonts w:ascii="Arial" w:hAnsi="Arial" w:cs="Arial"/>
                <w:sz w:val="20"/>
                <w:szCs w:val="20"/>
              </w:rPr>
              <w:t>[12-21</w:t>
            </w:r>
            <w:r w:rsidR="004B0A4B" w:rsidRPr="004B0A4B">
              <w:rPr>
                <w:rFonts w:ascii="Arial" w:hAnsi="Arial" w:cs="Arial"/>
                <w:sz w:val="20"/>
                <w:szCs w:val="20"/>
              </w:rPr>
              <w:t>]</w:t>
            </w:r>
          </w:p>
        </w:tc>
        <w:tc>
          <w:tcPr>
            <w:tcW w:w="1220" w:type="dxa"/>
            <w:tcBorders>
              <w:top w:val="single" w:sz="4" w:space="0" w:color="auto"/>
              <w:left w:val="single" w:sz="4" w:space="0" w:color="auto"/>
              <w:bottom w:val="single" w:sz="4" w:space="0" w:color="auto"/>
              <w:right w:val="single" w:sz="4" w:space="0" w:color="auto"/>
            </w:tcBorders>
            <w:hideMark/>
            <w:tcPrChange w:id="2518" w:author="Naveen Premnath [2]" w:date="2024-09-28T16:53:00Z">
              <w:tcPr>
                <w:tcW w:w="900" w:type="dxa"/>
                <w:gridSpan w:val="2"/>
                <w:tcBorders>
                  <w:top w:val="single" w:sz="4" w:space="0" w:color="auto"/>
                  <w:left w:val="single" w:sz="4" w:space="0" w:color="auto"/>
                  <w:bottom w:val="single" w:sz="4" w:space="0" w:color="auto"/>
                  <w:right w:val="single" w:sz="4" w:space="0" w:color="auto"/>
                </w:tcBorders>
                <w:hideMark/>
              </w:tcPr>
            </w:tcPrChange>
          </w:tcPr>
          <w:p w14:paraId="5CB1E0FF" w14:textId="56A55535" w:rsidR="004B0A4B" w:rsidRPr="004B0A4B" w:rsidRDefault="00BA5417" w:rsidP="00CF347B">
            <w:pPr>
              <w:jc w:val="center"/>
              <w:rPr>
                <w:rFonts w:ascii="Arial" w:hAnsi="Arial" w:cs="Arial"/>
                <w:sz w:val="20"/>
                <w:szCs w:val="20"/>
              </w:rPr>
            </w:pPr>
            <w:r>
              <w:rPr>
                <w:rFonts w:ascii="Arial" w:hAnsi="Arial" w:cs="Arial"/>
                <w:sz w:val="20"/>
                <w:szCs w:val="20"/>
              </w:rPr>
              <w:t>13</w:t>
            </w:r>
          </w:p>
          <w:p w14:paraId="2F117E1D" w14:textId="17C0BC2E" w:rsidR="004B0A4B" w:rsidRPr="004B0A4B" w:rsidRDefault="00BA5417" w:rsidP="00CF347B">
            <w:pPr>
              <w:jc w:val="center"/>
              <w:rPr>
                <w:rFonts w:ascii="Arial" w:hAnsi="Arial" w:cs="Arial"/>
                <w:sz w:val="20"/>
                <w:szCs w:val="20"/>
              </w:rPr>
            </w:pPr>
            <w:r>
              <w:rPr>
                <w:rFonts w:ascii="Arial" w:hAnsi="Arial" w:cs="Arial"/>
                <w:sz w:val="20"/>
                <w:szCs w:val="20"/>
              </w:rPr>
              <w:t>[10-16</w:t>
            </w:r>
            <w:r w:rsidR="004B0A4B" w:rsidRPr="004B0A4B">
              <w:rPr>
                <w:rFonts w:ascii="Arial" w:hAnsi="Arial" w:cs="Arial"/>
                <w:sz w:val="20"/>
                <w:szCs w:val="20"/>
              </w:rPr>
              <w:t>]</w:t>
            </w:r>
          </w:p>
        </w:tc>
        <w:tc>
          <w:tcPr>
            <w:tcW w:w="1343" w:type="dxa"/>
            <w:tcBorders>
              <w:top w:val="single" w:sz="4" w:space="0" w:color="auto"/>
              <w:left w:val="single" w:sz="4" w:space="0" w:color="auto"/>
              <w:bottom w:val="single" w:sz="4" w:space="0" w:color="auto"/>
              <w:right w:val="single" w:sz="4" w:space="0" w:color="auto"/>
            </w:tcBorders>
            <w:hideMark/>
            <w:tcPrChange w:id="2519" w:author="Naveen Premnath [2]" w:date="2024-09-28T16:53:00Z">
              <w:tcPr>
                <w:tcW w:w="990" w:type="dxa"/>
                <w:tcBorders>
                  <w:top w:val="single" w:sz="4" w:space="0" w:color="auto"/>
                  <w:left w:val="single" w:sz="4" w:space="0" w:color="auto"/>
                  <w:bottom w:val="single" w:sz="4" w:space="0" w:color="auto"/>
                  <w:right w:val="single" w:sz="4" w:space="0" w:color="auto"/>
                </w:tcBorders>
                <w:hideMark/>
              </w:tcPr>
            </w:tcPrChange>
          </w:tcPr>
          <w:p w14:paraId="4D1FF274" w14:textId="43E36538" w:rsidR="004B0A4B" w:rsidRPr="004B0A4B" w:rsidRDefault="00BA5417" w:rsidP="00CF347B">
            <w:pPr>
              <w:jc w:val="center"/>
              <w:rPr>
                <w:rFonts w:ascii="Arial" w:hAnsi="Arial" w:cs="Arial"/>
                <w:sz w:val="20"/>
                <w:szCs w:val="20"/>
              </w:rPr>
            </w:pPr>
            <w:r>
              <w:rPr>
                <w:rFonts w:ascii="Arial" w:hAnsi="Arial" w:cs="Arial"/>
                <w:sz w:val="20"/>
                <w:szCs w:val="20"/>
              </w:rPr>
              <w:t>15</w:t>
            </w:r>
          </w:p>
          <w:p w14:paraId="5DA536C3" w14:textId="4E0032F1" w:rsidR="004B0A4B" w:rsidRPr="004B0A4B" w:rsidRDefault="00BA5417" w:rsidP="00CF347B">
            <w:pPr>
              <w:jc w:val="center"/>
              <w:rPr>
                <w:rFonts w:ascii="Arial" w:hAnsi="Arial" w:cs="Arial"/>
                <w:sz w:val="20"/>
                <w:szCs w:val="20"/>
              </w:rPr>
            </w:pPr>
            <w:r>
              <w:rPr>
                <w:rFonts w:ascii="Arial" w:hAnsi="Arial" w:cs="Arial"/>
                <w:sz w:val="20"/>
                <w:szCs w:val="20"/>
              </w:rPr>
              <w:t>[13-17</w:t>
            </w:r>
            <w:r w:rsidR="004B0A4B" w:rsidRPr="004B0A4B">
              <w:rPr>
                <w:rFonts w:ascii="Arial" w:hAnsi="Arial" w:cs="Arial"/>
                <w:sz w:val="20"/>
                <w:szCs w:val="20"/>
              </w:rPr>
              <w:t>]</w:t>
            </w:r>
          </w:p>
        </w:tc>
      </w:tr>
    </w:tbl>
    <w:p w14:paraId="224C8781" w14:textId="77777777" w:rsidR="0038501A" w:rsidRPr="00AA3DD8" w:rsidRDefault="0038501A" w:rsidP="008C72D4">
      <w:pPr>
        <w:rPr>
          <w:rFonts w:ascii="Arial" w:hAnsi="Arial" w:cs="Arial"/>
        </w:rPr>
      </w:pPr>
    </w:p>
    <w:p w14:paraId="3E99A94B" w14:textId="77777777" w:rsidR="006B16AE" w:rsidRDefault="006B16AE">
      <w:pPr>
        <w:rPr>
          <w:rFonts w:ascii="Arial" w:hAnsi="Arial" w:cs="Arial"/>
          <w:sz w:val="18"/>
          <w:szCs w:val="18"/>
        </w:rPr>
      </w:pPr>
      <w:r>
        <w:rPr>
          <w:rFonts w:ascii="Arial" w:hAnsi="Arial" w:cs="Arial"/>
          <w:sz w:val="18"/>
          <w:szCs w:val="18"/>
        </w:rPr>
        <w:br w:type="page"/>
      </w:r>
    </w:p>
    <w:p w14:paraId="7494FD33" w14:textId="59B1D009" w:rsidR="00D46CD1" w:rsidRPr="00D208B7" w:rsidRDefault="00D46CD1" w:rsidP="00D46CD1">
      <w:pPr>
        <w:rPr>
          <w:rFonts w:ascii="Arial" w:hAnsi="Arial" w:cs="Arial"/>
          <w:b/>
        </w:rPr>
      </w:pPr>
      <w:r>
        <w:rPr>
          <w:rFonts w:ascii="Arial" w:hAnsi="Arial" w:cs="Arial"/>
          <w:b/>
        </w:rPr>
        <w:lastRenderedPageBreak/>
        <w:t xml:space="preserve">Supplementary </w:t>
      </w:r>
      <w:r w:rsidRPr="00D208B7">
        <w:rPr>
          <w:rFonts w:ascii="Arial" w:hAnsi="Arial" w:cs="Arial"/>
          <w:b/>
        </w:rPr>
        <w:t>Table 3</w:t>
      </w:r>
      <w:r>
        <w:rPr>
          <w:rFonts w:ascii="Arial" w:hAnsi="Arial" w:cs="Arial"/>
          <w:b/>
        </w:rPr>
        <w:t>. Home health care days from formal and informal sources by race and year</w:t>
      </w:r>
    </w:p>
    <w:tbl>
      <w:tblPr>
        <w:tblStyle w:val="TableGrid"/>
        <w:tblW w:w="0" w:type="auto"/>
        <w:tblInd w:w="0" w:type="dxa"/>
        <w:tblLook w:val="04A0" w:firstRow="1" w:lastRow="0" w:firstColumn="1" w:lastColumn="0" w:noHBand="0" w:noVBand="1"/>
        <w:tblPrChange w:id="2520" w:author="Naveen Premnath [2]" w:date="2024-09-29T23:09:00Z">
          <w:tblPr>
            <w:tblStyle w:val="TableGrid"/>
            <w:tblW w:w="0" w:type="auto"/>
            <w:tblInd w:w="0" w:type="dxa"/>
            <w:tblLook w:val="04A0" w:firstRow="1" w:lastRow="0" w:firstColumn="1" w:lastColumn="0" w:noHBand="0" w:noVBand="1"/>
          </w:tblPr>
        </w:tblPrChange>
      </w:tblPr>
      <w:tblGrid>
        <w:gridCol w:w="1040"/>
        <w:gridCol w:w="1060"/>
        <w:gridCol w:w="1225"/>
        <w:gridCol w:w="1350"/>
        <w:gridCol w:w="1350"/>
        <w:gridCol w:w="1710"/>
        <w:gridCol w:w="1710"/>
        <w:tblGridChange w:id="2521">
          <w:tblGrid>
            <w:gridCol w:w="1040"/>
            <w:gridCol w:w="1060"/>
            <w:gridCol w:w="1225"/>
            <w:gridCol w:w="1350"/>
            <w:gridCol w:w="1260"/>
            <w:gridCol w:w="90"/>
            <w:gridCol w:w="1710"/>
            <w:gridCol w:w="1710"/>
          </w:tblGrid>
        </w:tblGridChange>
      </w:tblGrid>
      <w:tr w:rsidR="00D46CD1" w:rsidRPr="00AA3DD8" w14:paraId="16C691B0" w14:textId="77777777" w:rsidTr="007760C6">
        <w:trPr>
          <w:trHeight w:val="276"/>
          <w:trPrChange w:id="2522" w:author="Naveen Premnath [2]" w:date="2024-09-29T23:09:00Z">
            <w:trPr>
              <w:trHeight w:val="276"/>
            </w:trPr>
          </w:trPrChange>
        </w:trPr>
        <w:tc>
          <w:tcPr>
            <w:tcW w:w="1040" w:type="dxa"/>
            <w:noWrap/>
            <w:hideMark/>
            <w:tcPrChange w:id="2523" w:author="Naveen Premnath [2]" w:date="2024-09-29T23:09:00Z">
              <w:tcPr>
                <w:tcW w:w="1040" w:type="dxa"/>
                <w:noWrap/>
                <w:hideMark/>
              </w:tcPr>
            </w:tcPrChange>
          </w:tcPr>
          <w:p w14:paraId="12C285B7" w14:textId="77777777" w:rsidR="00D46CD1" w:rsidRPr="007900FC" w:rsidRDefault="00D46CD1" w:rsidP="008E0D77">
            <w:pPr>
              <w:rPr>
                <w:rFonts w:ascii="Arial" w:hAnsi="Arial" w:cs="Arial"/>
              </w:rPr>
            </w:pPr>
            <w:r w:rsidRPr="007900FC">
              <w:rPr>
                <w:rFonts w:ascii="Arial" w:hAnsi="Arial" w:cs="Arial"/>
              </w:rPr>
              <w:t>Year</w:t>
            </w:r>
          </w:p>
        </w:tc>
        <w:tc>
          <w:tcPr>
            <w:tcW w:w="1060" w:type="dxa"/>
            <w:noWrap/>
            <w:hideMark/>
            <w:tcPrChange w:id="2524" w:author="Naveen Premnath [2]" w:date="2024-09-29T23:09:00Z">
              <w:tcPr>
                <w:tcW w:w="1060" w:type="dxa"/>
                <w:noWrap/>
                <w:hideMark/>
              </w:tcPr>
            </w:tcPrChange>
          </w:tcPr>
          <w:p w14:paraId="4B907E71" w14:textId="77777777" w:rsidR="00D46CD1" w:rsidRPr="007900FC" w:rsidRDefault="00D46CD1" w:rsidP="008E0D77">
            <w:pPr>
              <w:rPr>
                <w:rFonts w:ascii="Arial" w:hAnsi="Arial" w:cs="Arial"/>
              </w:rPr>
            </w:pPr>
            <w:r w:rsidRPr="007900FC">
              <w:rPr>
                <w:rFonts w:ascii="Arial" w:hAnsi="Arial" w:cs="Arial"/>
              </w:rPr>
              <w:t>Race</w:t>
            </w:r>
          </w:p>
        </w:tc>
        <w:tc>
          <w:tcPr>
            <w:tcW w:w="1225" w:type="dxa"/>
            <w:noWrap/>
            <w:hideMark/>
            <w:tcPrChange w:id="2525" w:author="Naveen Premnath [2]" w:date="2024-09-29T23:09:00Z">
              <w:tcPr>
                <w:tcW w:w="1225" w:type="dxa"/>
                <w:noWrap/>
                <w:hideMark/>
              </w:tcPr>
            </w:tcPrChange>
          </w:tcPr>
          <w:p w14:paraId="014FA167" w14:textId="77777777" w:rsidR="00D46CD1" w:rsidRPr="007900FC" w:rsidRDefault="00D46CD1" w:rsidP="008E0D77">
            <w:pPr>
              <w:rPr>
                <w:rFonts w:ascii="Arial" w:hAnsi="Arial" w:cs="Arial"/>
              </w:rPr>
            </w:pPr>
            <w:r w:rsidRPr="007900FC">
              <w:rPr>
                <w:rFonts w:ascii="Arial" w:hAnsi="Arial" w:cs="Arial"/>
              </w:rPr>
              <w:t>Total days of home health care</w:t>
            </w:r>
          </w:p>
        </w:tc>
        <w:tc>
          <w:tcPr>
            <w:tcW w:w="1350" w:type="dxa"/>
            <w:noWrap/>
            <w:hideMark/>
            <w:tcPrChange w:id="2526" w:author="Naveen Premnath [2]" w:date="2024-09-29T23:09:00Z">
              <w:tcPr>
                <w:tcW w:w="1350" w:type="dxa"/>
                <w:noWrap/>
                <w:hideMark/>
              </w:tcPr>
            </w:tcPrChange>
          </w:tcPr>
          <w:p w14:paraId="66EF928E" w14:textId="77777777" w:rsidR="00D46CD1" w:rsidRPr="007900FC" w:rsidRDefault="00D46CD1" w:rsidP="008E0D77">
            <w:pPr>
              <w:rPr>
                <w:rFonts w:ascii="Arial" w:hAnsi="Arial" w:cs="Arial"/>
              </w:rPr>
            </w:pPr>
            <w:r w:rsidRPr="007900FC">
              <w:rPr>
                <w:rFonts w:ascii="Arial" w:hAnsi="Arial" w:cs="Arial"/>
              </w:rPr>
              <w:t xml:space="preserve">Formal days of Home health care (% total for individual race) </w:t>
            </w:r>
          </w:p>
        </w:tc>
        <w:tc>
          <w:tcPr>
            <w:tcW w:w="1350" w:type="dxa"/>
            <w:noWrap/>
            <w:hideMark/>
            <w:tcPrChange w:id="2527" w:author="Naveen Premnath [2]" w:date="2024-09-29T23:09:00Z">
              <w:tcPr>
                <w:tcW w:w="1260" w:type="dxa"/>
                <w:noWrap/>
                <w:hideMark/>
              </w:tcPr>
            </w:tcPrChange>
          </w:tcPr>
          <w:p w14:paraId="0FD63CE3" w14:textId="77777777" w:rsidR="00D46CD1" w:rsidRPr="007900FC" w:rsidRDefault="00D46CD1" w:rsidP="008E0D77">
            <w:pPr>
              <w:rPr>
                <w:rFonts w:ascii="Arial" w:hAnsi="Arial" w:cs="Arial"/>
              </w:rPr>
            </w:pPr>
            <w:r w:rsidRPr="007900FC">
              <w:rPr>
                <w:rFonts w:ascii="Arial" w:hAnsi="Arial" w:cs="Arial"/>
              </w:rPr>
              <w:t>Informal</w:t>
            </w:r>
          </w:p>
          <w:p w14:paraId="28EA939A" w14:textId="77777777" w:rsidR="00D46CD1" w:rsidRPr="007900FC" w:rsidRDefault="00D46CD1" w:rsidP="008E0D77">
            <w:pPr>
              <w:rPr>
                <w:rFonts w:ascii="Arial" w:hAnsi="Arial" w:cs="Arial"/>
              </w:rPr>
            </w:pPr>
            <w:r w:rsidRPr="007900FC">
              <w:rPr>
                <w:rFonts w:ascii="Arial" w:hAnsi="Arial" w:cs="Arial"/>
              </w:rPr>
              <w:t xml:space="preserve">Days of home health care </w:t>
            </w:r>
          </w:p>
        </w:tc>
        <w:tc>
          <w:tcPr>
            <w:tcW w:w="1710" w:type="dxa"/>
            <w:hideMark/>
            <w:tcPrChange w:id="2528" w:author="Naveen Premnath [2]" w:date="2024-09-29T23:09:00Z">
              <w:tcPr>
                <w:tcW w:w="1800" w:type="dxa"/>
                <w:gridSpan w:val="2"/>
                <w:hideMark/>
              </w:tcPr>
            </w:tcPrChange>
          </w:tcPr>
          <w:p w14:paraId="4A2D4B31" w14:textId="77777777" w:rsidR="00D46CD1" w:rsidRPr="007900FC" w:rsidRDefault="00D46CD1" w:rsidP="008E0D77">
            <w:pPr>
              <w:rPr>
                <w:rFonts w:ascii="Arial" w:hAnsi="Arial" w:cs="Arial"/>
              </w:rPr>
            </w:pPr>
            <w:r w:rsidRPr="007900FC">
              <w:rPr>
                <w:rFonts w:ascii="Arial" w:hAnsi="Arial" w:cs="Arial"/>
              </w:rPr>
              <w:t>% of total formal home health care days for the year</w:t>
            </w:r>
          </w:p>
        </w:tc>
        <w:tc>
          <w:tcPr>
            <w:tcW w:w="1710" w:type="dxa"/>
            <w:hideMark/>
            <w:tcPrChange w:id="2529" w:author="Naveen Premnath [2]" w:date="2024-09-29T23:09:00Z">
              <w:tcPr>
                <w:tcW w:w="1710" w:type="dxa"/>
                <w:hideMark/>
              </w:tcPr>
            </w:tcPrChange>
          </w:tcPr>
          <w:p w14:paraId="46AA853F" w14:textId="77777777" w:rsidR="00D46CD1" w:rsidRPr="007900FC" w:rsidRDefault="00D46CD1" w:rsidP="008E0D77">
            <w:pPr>
              <w:rPr>
                <w:rFonts w:ascii="Arial" w:hAnsi="Arial" w:cs="Arial"/>
              </w:rPr>
            </w:pPr>
            <w:r w:rsidRPr="007900FC">
              <w:rPr>
                <w:rFonts w:ascii="Arial" w:hAnsi="Arial" w:cs="Arial"/>
              </w:rPr>
              <w:t>% of total informal home health care days for the year</w:t>
            </w:r>
          </w:p>
        </w:tc>
      </w:tr>
      <w:tr w:rsidR="00D46CD1" w:rsidRPr="00AA3DD8" w14:paraId="2732BDE2" w14:textId="77777777" w:rsidTr="007760C6">
        <w:trPr>
          <w:trHeight w:val="276"/>
          <w:trPrChange w:id="2530" w:author="Naveen Premnath [2]" w:date="2024-09-29T23:09:00Z">
            <w:trPr>
              <w:trHeight w:val="276"/>
            </w:trPr>
          </w:trPrChange>
        </w:trPr>
        <w:tc>
          <w:tcPr>
            <w:tcW w:w="1040" w:type="dxa"/>
            <w:noWrap/>
            <w:hideMark/>
            <w:tcPrChange w:id="2531" w:author="Naveen Premnath [2]" w:date="2024-09-29T23:09:00Z">
              <w:tcPr>
                <w:tcW w:w="1040" w:type="dxa"/>
                <w:noWrap/>
                <w:hideMark/>
              </w:tcPr>
            </w:tcPrChange>
          </w:tcPr>
          <w:p w14:paraId="5ACFD192" w14:textId="77777777" w:rsidR="00D46CD1" w:rsidRPr="007900FC" w:rsidRDefault="00D46CD1" w:rsidP="008E0D77">
            <w:pPr>
              <w:rPr>
                <w:rFonts w:ascii="Arial" w:hAnsi="Arial" w:cs="Arial"/>
              </w:rPr>
            </w:pPr>
            <w:r w:rsidRPr="007900FC">
              <w:rPr>
                <w:rFonts w:ascii="Arial" w:hAnsi="Arial" w:cs="Arial"/>
              </w:rPr>
              <w:t>2016</w:t>
            </w:r>
          </w:p>
        </w:tc>
        <w:tc>
          <w:tcPr>
            <w:tcW w:w="1060" w:type="dxa"/>
            <w:noWrap/>
            <w:hideMark/>
            <w:tcPrChange w:id="2532" w:author="Naveen Premnath [2]" w:date="2024-09-29T23:09:00Z">
              <w:tcPr>
                <w:tcW w:w="1060" w:type="dxa"/>
                <w:noWrap/>
                <w:hideMark/>
              </w:tcPr>
            </w:tcPrChange>
          </w:tcPr>
          <w:p w14:paraId="71A7B690" w14:textId="77777777" w:rsidR="00D46CD1" w:rsidRPr="007900FC" w:rsidRDefault="00D46CD1" w:rsidP="008E0D77">
            <w:pPr>
              <w:rPr>
                <w:rFonts w:ascii="Arial" w:hAnsi="Arial" w:cs="Arial"/>
              </w:rPr>
            </w:pPr>
            <w:r w:rsidRPr="007900FC">
              <w:rPr>
                <w:rFonts w:ascii="Arial" w:hAnsi="Arial" w:cs="Arial"/>
              </w:rPr>
              <w:t>Hispanic</w:t>
            </w:r>
          </w:p>
        </w:tc>
        <w:tc>
          <w:tcPr>
            <w:tcW w:w="1225" w:type="dxa"/>
            <w:noWrap/>
            <w:hideMark/>
            <w:tcPrChange w:id="2533" w:author="Naveen Premnath [2]" w:date="2024-09-29T23:09:00Z">
              <w:tcPr>
                <w:tcW w:w="1225" w:type="dxa"/>
                <w:noWrap/>
                <w:hideMark/>
              </w:tcPr>
            </w:tcPrChange>
          </w:tcPr>
          <w:p w14:paraId="4A139B10" w14:textId="77777777" w:rsidR="00D46CD1" w:rsidRPr="007900FC" w:rsidRDefault="00D46CD1" w:rsidP="008E0D77">
            <w:pPr>
              <w:rPr>
                <w:rFonts w:ascii="Arial" w:hAnsi="Arial" w:cs="Arial"/>
              </w:rPr>
            </w:pPr>
            <w:r w:rsidRPr="007900FC">
              <w:rPr>
                <w:rFonts w:ascii="Arial" w:hAnsi="Arial" w:cs="Arial"/>
              </w:rPr>
              <w:t>3130</w:t>
            </w:r>
          </w:p>
        </w:tc>
        <w:tc>
          <w:tcPr>
            <w:tcW w:w="1350" w:type="dxa"/>
            <w:noWrap/>
            <w:hideMark/>
            <w:tcPrChange w:id="2534" w:author="Naveen Premnath [2]" w:date="2024-09-29T23:09:00Z">
              <w:tcPr>
                <w:tcW w:w="1350" w:type="dxa"/>
                <w:noWrap/>
                <w:hideMark/>
              </w:tcPr>
            </w:tcPrChange>
          </w:tcPr>
          <w:p w14:paraId="6D308C40" w14:textId="77777777" w:rsidR="00D46CD1" w:rsidRPr="007900FC" w:rsidRDefault="00D46CD1" w:rsidP="008E0D77">
            <w:pPr>
              <w:rPr>
                <w:rFonts w:ascii="Arial" w:hAnsi="Arial" w:cs="Arial"/>
              </w:rPr>
            </w:pPr>
            <w:r w:rsidRPr="007900FC">
              <w:rPr>
                <w:rFonts w:ascii="Arial" w:hAnsi="Arial" w:cs="Arial"/>
              </w:rPr>
              <w:t>3130 (100%)</w:t>
            </w:r>
          </w:p>
        </w:tc>
        <w:tc>
          <w:tcPr>
            <w:tcW w:w="1350" w:type="dxa"/>
            <w:noWrap/>
            <w:hideMark/>
            <w:tcPrChange w:id="2535" w:author="Naveen Premnath [2]" w:date="2024-09-29T23:09:00Z">
              <w:tcPr>
                <w:tcW w:w="1260" w:type="dxa"/>
                <w:noWrap/>
                <w:hideMark/>
              </w:tcPr>
            </w:tcPrChange>
          </w:tcPr>
          <w:p w14:paraId="7A81727A" w14:textId="77777777" w:rsidR="00D46CD1" w:rsidRPr="007900FC" w:rsidRDefault="00D46CD1" w:rsidP="008E0D77">
            <w:pPr>
              <w:rPr>
                <w:rFonts w:ascii="Arial" w:hAnsi="Arial" w:cs="Arial"/>
              </w:rPr>
            </w:pPr>
            <w:r w:rsidRPr="007900FC">
              <w:rPr>
                <w:rFonts w:ascii="Arial" w:hAnsi="Arial" w:cs="Arial"/>
              </w:rPr>
              <w:t>0</w:t>
            </w:r>
          </w:p>
        </w:tc>
        <w:tc>
          <w:tcPr>
            <w:tcW w:w="1710" w:type="dxa"/>
            <w:hideMark/>
            <w:tcPrChange w:id="2536" w:author="Naveen Premnath [2]" w:date="2024-09-29T23:09:00Z">
              <w:tcPr>
                <w:tcW w:w="1800" w:type="dxa"/>
                <w:gridSpan w:val="2"/>
                <w:hideMark/>
              </w:tcPr>
            </w:tcPrChange>
          </w:tcPr>
          <w:p w14:paraId="53119CA5" w14:textId="5A836EDB" w:rsidR="00D46CD1" w:rsidRPr="007900FC" w:rsidRDefault="00B82431" w:rsidP="008E0D77">
            <w:pPr>
              <w:rPr>
                <w:rFonts w:ascii="Arial" w:hAnsi="Arial" w:cs="Arial"/>
              </w:rPr>
            </w:pPr>
            <w:r>
              <w:rPr>
                <w:rFonts w:ascii="Arial" w:hAnsi="Arial" w:cs="Arial"/>
              </w:rPr>
              <w:t>22</w:t>
            </w:r>
          </w:p>
        </w:tc>
        <w:tc>
          <w:tcPr>
            <w:tcW w:w="1710" w:type="dxa"/>
            <w:hideMark/>
            <w:tcPrChange w:id="2537" w:author="Naveen Premnath [2]" w:date="2024-09-29T23:09:00Z">
              <w:tcPr>
                <w:tcW w:w="1710" w:type="dxa"/>
                <w:hideMark/>
              </w:tcPr>
            </w:tcPrChange>
          </w:tcPr>
          <w:p w14:paraId="65B33630" w14:textId="779B445B" w:rsidR="00D46CD1" w:rsidRPr="007900FC" w:rsidRDefault="00B82431" w:rsidP="008E0D77">
            <w:pPr>
              <w:rPr>
                <w:rFonts w:ascii="Arial" w:hAnsi="Arial" w:cs="Arial"/>
              </w:rPr>
            </w:pPr>
            <w:r>
              <w:rPr>
                <w:rFonts w:ascii="Arial" w:hAnsi="Arial" w:cs="Arial"/>
              </w:rPr>
              <w:t>0</w:t>
            </w:r>
          </w:p>
        </w:tc>
      </w:tr>
      <w:tr w:rsidR="00D46CD1" w:rsidRPr="00AA3DD8" w14:paraId="6669BAB8" w14:textId="77777777" w:rsidTr="007760C6">
        <w:trPr>
          <w:trHeight w:val="276"/>
          <w:trPrChange w:id="2538" w:author="Naveen Premnath [2]" w:date="2024-09-29T23:09:00Z">
            <w:trPr>
              <w:trHeight w:val="276"/>
            </w:trPr>
          </w:trPrChange>
        </w:trPr>
        <w:tc>
          <w:tcPr>
            <w:tcW w:w="1040" w:type="dxa"/>
            <w:noWrap/>
            <w:hideMark/>
            <w:tcPrChange w:id="2539" w:author="Naveen Premnath [2]" w:date="2024-09-29T23:09:00Z">
              <w:tcPr>
                <w:tcW w:w="1040" w:type="dxa"/>
                <w:noWrap/>
                <w:hideMark/>
              </w:tcPr>
            </w:tcPrChange>
          </w:tcPr>
          <w:p w14:paraId="60AB56E6" w14:textId="77777777" w:rsidR="00D46CD1" w:rsidRPr="007900FC" w:rsidRDefault="00D46CD1" w:rsidP="008E0D77">
            <w:pPr>
              <w:rPr>
                <w:rFonts w:ascii="Arial" w:hAnsi="Arial" w:cs="Arial"/>
              </w:rPr>
            </w:pPr>
            <w:r w:rsidRPr="007900FC">
              <w:rPr>
                <w:rFonts w:ascii="Arial" w:hAnsi="Arial" w:cs="Arial"/>
              </w:rPr>
              <w:t>2016</w:t>
            </w:r>
          </w:p>
        </w:tc>
        <w:tc>
          <w:tcPr>
            <w:tcW w:w="1060" w:type="dxa"/>
            <w:noWrap/>
            <w:hideMark/>
            <w:tcPrChange w:id="2540" w:author="Naveen Premnath [2]" w:date="2024-09-29T23:09:00Z">
              <w:tcPr>
                <w:tcW w:w="1060" w:type="dxa"/>
                <w:noWrap/>
                <w:hideMark/>
              </w:tcPr>
            </w:tcPrChange>
          </w:tcPr>
          <w:p w14:paraId="2831A08E" w14:textId="77777777" w:rsidR="00D46CD1" w:rsidRPr="007900FC" w:rsidRDefault="00D46CD1" w:rsidP="008E0D77">
            <w:pPr>
              <w:rPr>
                <w:rFonts w:ascii="Arial" w:hAnsi="Arial" w:cs="Arial"/>
              </w:rPr>
            </w:pPr>
            <w:r w:rsidRPr="007900FC">
              <w:rPr>
                <w:rFonts w:ascii="Arial" w:hAnsi="Arial" w:cs="Arial"/>
              </w:rPr>
              <w:t>Non-Hispanic</w:t>
            </w:r>
          </w:p>
          <w:p w14:paraId="12E929C0" w14:textId="77777777" w:rsidR="00D46CD1" w:rsidRPr="007900FC" w:rsidRDefault="00D46CD1" w:rsidP="008E0D77">
            <w:pPr>
              <w:rPr>
                <w:rFonts w:ascii="Arial" w:hAnsi="Arial" w:cs="Arial"/>
              </w:rPr>
            </w:pPr>
            <w:r w:rsidRPr="007900FC">
              <w:rPr>
                <w:rFonts w:ascii="Arial" w:hAnsi="Arial" w:cs="Arial"/>
              </w:rPr>
              <w:t>White</w:t>
            </w:r>
          </w:p>
        </w:tc>
        <w:tc>
          <w:tcPr>
            <w:tcW w:w="1225" w:type="dxa"/>
            <w:noWrap/>
            <w:hideMark/>
            <w:tcPrChange w:id="2541" w:author="Naveen Premnath [2]" w:date="2024-09-29T23:09:00Z">
              <w:tcPr>
                <w:tcW w:w="1225" w:type="dxa"/>
                <w:noWrap/>
                <w:hideMark/>
              </w:tcPr>
            </w:tcPrChange>
          </w:tcPr>
          <w:p w14:paraId="15F36D24" w14:textId="77777777" w:rsidR="00D46CD1" w:rsidRPr="007900FC" w:rsidRDefault="00D46CD1" w:rsidP="008E0D77">
            <w:pPr>
              <w:rPr>
                <w:rFonts w:ascii="Arial" w:hAnsi="Arial" w:cs="Arial"/>
              </w:rPr>
            </w:pPr>
            <w:r w:rsidRPr="007900FC">
              <w:rPr>
                <w:rFonts w:ascii="Arial" w:hAnsi="Arial" w:cs="Arial"/>
              </w:rPr>
              <w:t>9704</w:t>
            </w:r>
          </w:p>
        </w:tc>
        <w:tc>
          <w:tcPr>
            <w:tcW w:w="1350" w:type="dxa"/>
            <w:noWrap/>
            <w:hideMark/>
            <w:tcPrChange w:id="2542" w:author="Naveen Premnath [2]" w:date="2024-09-29T23:09:00Z">
              <w:tcPr>
                <w:tcW w:w="1350" w:type="dxa"/>
                <w:noWrap/>
                <w:hideMark/>
              </w:tcPr>
            </w:tcPrChange>
          </w:tcPr>
          <w:p w14:paraId="36AEAF02" w14:textId="77777777" w:rsidR="00D46CD1" w:rsidRPr="007900FC" w:rsidRDefault="00D46CD1" w:rsidP="008E0D77">
            <w:pPr>
              <w:rPr>
                <w:rFonts w:ascii="Arial" w:hAnsi="Arial" w:cs="Arial"/>
              </w:rPr>
            </w:pPr>
            <w:r w:rsidRPr="007900FC">
              <w:rPr>
                <w:rFonts w:ascii="Arial" w:hAnsi="Arial" w:cs="Arial"/>
              </w:rPr>
              <w:t>8135</w:t>
            </w:r>
          </w:p>
          <w:p w14:paraId="667CAAA7" w14:textId="2818B9DC" w:rsidR="00D46CD1" w:rsidRPr="007900FC" w:rsidRDefault="00B82431" w:rsidP="008E0D77">
            <w:pPr>
              <w:rPr>
                <w:rFonts w:ascii="Arial" w:hAnsi="Arial" w:cs="Arial"/>
              </w:rPr>
            </w:pPr>
            <w:r>
              <w:rPr>
                <w:rFonts w:ascii="Arial" w:hAnsi="Arial" w:cs="Arial"/>
              </w:rPr>
              <w:t>(84</w:t>
            </w:r>
            <w:r w:rsidR="00D46CD1" w:rsidRPr="007900FC">
              <w:rPr>
                <w:rFonts w:ascii="Arial" w:hAnsi="Arial" w:cs="Arial"/>
              </w:rPr>
              <w:t>%)</w:t>
            </w:r>
          </w:p>
        </w:tc>
        <w:tc>
          <w:tcPr>
            <w:tcW w:w="1350" w:type="dxa"/>
            <w:noWrap/>
            <w:hideMark/>
            <w:tcPrChange w:id="2543" w:author="Naveen Premnath [2]" w:date="2024-09-29T23:09:00Z">
              <w:tcPr>
                <w:tcW w:w="1260" w:type="dxa"/>
                <w:noWrap/>
                <w:hideMark/>
              </w:tcPr>
            </w:tcPrChange>
          </w:tcPr>
          <w:p w14:paraId="57ABBB15" w14:textId="77777777" w:rsidR="00D46CD1" w:rsidRPr="007900FC" w:rsidRDefault="00D46CD1" w:rsidP="008E0D77">
            <w:pPr>
              <w:rPr>
                <w:rFonts w:ascii="Arial" w:hAnsi="Arial" w:cs="Arial"/>
              </w:rPr>
            </w:pPr>
            <w:r w:rsidRPr="007900FC">
              <w:rPr>
                <w:rFonts w:ascii="Arial" w:hAnsi="Arial" w:cs="Arial"/>
              </w:rPr>
              <w:t>1569</w:t>
            </w:r>
          </w:p>
        </w:tc>
        <w:tc>
          <w:tcPr>
            <w:tcW w:w="1710" w:type="dxa"/>
            <w:hideMark/>
            <w:tcPrChange w:id="2544" w:author="Naveen Premnath [2]" w:date="2024-09-29T23:09:00Z">
              <w:tcPr>
                <w:tcW w:w="1800" w:type="dxa"/>
                <w:gridSpan w:val="2"/>
                <w:hideMark/>
              </w:tcPr>
            </w:tcPrChange>
          </w:tcPr>
          <w:p w14:paraId="7234FC7A" w14:textId="1E5236B1" w:rsidR="00D46CD1" w:rsidRPr="007900FC" w:rsidRDefault="00B82431" w:rsidP="00B82431">
            <w:pPr>
              <w:rPr>
                <w:rFonts w:ascii="Arial" w:hAnsi="Arial" w:cs="Arial"/>
              </w:rPr>
            </w:pPr>
            <w:r>
              <w:rPr>
                <w:rFonts w:ascii="Arial" w:hAnsi="Arial" w:cs="Arial"/>
              </w:rPr>
              <w:t>57</w:t>
            </w:r>
          </w:p>
        </w:tc>
        <w:tc>
          <w:tcPr>
            <w:tcW w:w="1710" w:type="dxa"/>
            <w:hideMark/>
            <w:tcPrChange w:id="2545" w:author="Naveen Premnath [2]" w:date="2024-09-29T23:09:00Z">
              <w:tcPr>
                <w:tcW w:w="1710" w:type="dxa"/>
                <w:hideMark/>
              </w:tcPr>
            </w:tcPrChange>
          </w:tcPr>
          <w:p w14:paraId="75C6CB14" w14:textId="67A8E78E" w:rsidR="00D46CD1" w:rsidRPr="007900FC" w:rsidRDefault="00D46CD1" w:rsidP="008E0D77">
            <w:pPr>
              <w:rPr>
                <w:rFonts w:ascii="Arial" w:hAnsi="Arial" w:cs="Arial"/>
              </w:rPr>
            </w:pPr>
            <w:r w:rsidRPr="007900FC">
              <w:rPr>
                <w:rFonts w:ascii="Arial" w:hAnsi="Arial" w:cs="Arial"/>
              </w:rPr>
              <w:t>7</w:t>
            </w:r>
            <w:r w:rsidR="00B82431">
              <w:rPr>
                <w:rFonts w:ascii="Arial" w:hAnsi="Arial" w:cs="Arial"/>
              </w:rPr>
              <w:t>6</w:t>
            </w:r>
          </w:p>
        </w:tc>
      </w:tr>
      <w:tr w:rsidR="00D46CD1" w:rsidRPr="00AA3DD8" w14:paraId="168C87FC" w14:textId="77777777" w:rsidTr="007760C6">
        <w:trPr>
          <w:trHeight w:val="276"/>
          <w:trPrChange w:id="2546" w:author="Naveen Premnath [2]" w:date="2024-09-29T23:09:00Z">
            <w:trPr>
              <w:trHeight w:val="276"/>
            </w:trPr>
          </w:trPrChange>
        </w:trPr>
        <w:tc>
          <w:tcPr>
            <w:tcW w:w="1040" w:type="dxa"/>
            <w:noWrap/>
            <w:hideMark/>
            <w:tcPrChange w:id="2547" w:author="Naveen Premnath [2]" w:date="2024-09-29T23:09:00Z">
              <w:tcPr>
                <w:tcW w:w="1040" w:type="dxa"/>
                <w:noWrap/>
                <w:hideMark/>
              </w:tcPr>
            </w:tcPrChange>
          </w:tcPr>
          <w:p w14:paraId="012D19D0" w14:textId="77777777" w:rsidR="00D46CD1" w:rsidRPr="007900FC" w:rsidRDefault="00D46CD1" w:rsidP="008E0D77">
            <w:pPr>
              <w:rPr>
                <w:rFonts w:ascii="Arial" w:hAnsi="Arial" w:cs="Arial"/>
              </w:rPr>
            </w:pPr>
            <w:r w:rsidRPr="007900FC">
              <w:rPr>
                <w:rFonts w:ascii="Arial" w:hAnsi="Arial" w:cs="Arial"/>
              </w:rPr>
              <w:t>2016</w:t>
            </w:r>
          </w:p>
        </w:tc>
        <w:tc>
          <w:tcPr>
            <w:tcW w:w="1060" w:type="dxa"/>
            <w:noWrap/>
            <w:hideMark/>
            <w:tcPrChange w:id="2548" w:author="Naveen Premnath [2]" w:date="2024-09-29T23:09:00Z">
              <w:tcPr>
                <w:tcW w:w="1060" w:type="dxa"/>
                <w:noWrap/>
                <w:hideMark/>
              </w:tcPr>
            </w:tcPrChange>
          </w:tcPr>
          <w:p w14:paraId="3A43E26E" w14:textId="77777777" w:rsidR="00D46CD1" w:rsidRPr="007900FC" w:rsidRDefault="00D46CD1" w:rsidP="008E0D77">
            <w:pPr>
              <w:rPr>
                <w:rFonts w:ascii="Arial" w:hAnsi="Arial" w:cs="Arial"/>
              </w:rPr>
            </w:pPr>
            <w:r w:rsidRPr="007900FC">
              <w:rPr>
                <w:rFonts w:ascii="Arial" w:hAnsi="Arial" w:cs="Arial"/>
              </w:rPr>
              <w:t>Non-Hispanic</w:t>
            </w:r>
          </w:p>
          <w:p w14:paraId="595273B2" w14:textId="77777777" w:rsidR="00D46CD1" w:rsidRPr="007900FC" w:rsidRDefault="00D46CD1" w:rsidP="008E0D77">
            <w:pPr>
              <w:rPr>
                <w:rFonts w:ascii="Arial" w:hAnsi="Arial" w:cs="Arial"/>
              </w:rPr>
            </w:pPr>
            <w:r w:rsidRPr="007900FC">
              <w:rPr>
                <w:rFonts w:ascii="Arial" w:hAnsi="Arial" w:cs="Arial"/>
              </w:rPr>
              <w:t>Black</w:t>
            </w:r>
          </w:p>
        </w:tc>
        <w:tc>
          <w:tcPr>
            <w:tcW w:w="1225" w:type="dxa"/>
            <w:noWrap/>
            <w:hideMark/>
            <w:tcPrChange w:id="2549" w:author="Naveen Premnath [2]" w:date="2024-09-29T23:09:00Z">
              <w:tcPr>
                <w:tcW w:w="1225" w:type="dxa"/>
                <w:noWrap/>
                <w:hideMark/>
              </w:tcPr>
            </w:tcPrChange>
          </w:tcPr>
          <w:p w14:paraId="4B2D61E2" w14:textId="77777777" w:rsidR="00D46CD1" w:rsidRPr="007900FC" w:rsidRDefault="00D46CD1" w:rsidP="008E0D77">
            <w:pPr>
              <w:rPr>
                <w:rFonts w:ascii="Arial" w:hAnsi="Arial" w:cs="Arial"/>
              </w:rPr>
            </w:pPr>
            <w:r w:rsidRPr="007900FC">
              <w:rPr>
                <w:rFonts w:ascii="Arial" w:hAnsi="Arial" w:cs="Arial"/>
              </w:rPr>
              <w:t>2462</w:t>
            </w:r>
          </w:p>
        </w:tc>
        <w:tc>
          <w:tcPr>
            <w:tcW w:w="1350" w:type="dxa"/>
            <w:noWrap/>
            <w:hideMark/>
            <w:tcPrChange w:id="2550" w:author="Naveen Premnath [2]" w:date="2024-09-29T23:09:00Z">
              <w:tcPr>
                <w:tcW w:w="1350" w:type="dxa"/>
                <w:noWrap/>
                <w:hideMark/>
              </w:tcPr>
            </w:tcPrChange>
          </w:tcPr>
          <w:p w14:paraId="2710FC5C" w14:textId="0C0A2875" w:rsidR="00D46CD1" w:rsidRPr="007900FC" w:rsidRDefault="00B82431" w:rsidP="008E0D77">
            <w:pPr>
              <w:rPr>
                <w:rFonts w:ascii="Arial" w:hAnsi="Arial" w:cs="Arial"/>
              </w:rPr>
            </w:pPr>
            <w:r>
              <w:rPr>
                <w:rFonts w:ascii="Arial" w:hAnsi="Arial" w:cs="Arial"/>
              </w:rPr>
              <w:t>2342 (95</w:t>
            </w:r>
            <w:r w:rsidR="00D46CD1" w:rsidRPr="007900FC">
              <w:rPr>
                <w:rFonts w:ascii="Arial" w:hAnsi="Arial" w:cs="Arial"/>
              </w:rPr>
              <w:t>%)</w:t>
            </w:r>
          </w:p>
        </w:tc>
        <w:tc>
          <w:tcPr>
            <w:tcW w:w="1350" w:type="dxa"/>
            <w:noWrap/>
            <w:hideMark/>
            <w:tcPrChange w:id="2551" w:author="Naveen Premnath [2]" w:date="2024-09-29T23:09:00Z">
              <w:tcPr>
                <w:tcW w:w="1260" w:type="dxa"/>
                <w:noWrap/>
                <w:hideMark/>
              </w:tcPr>
            </w:tcPrChange>
          </w:tcPr>
          <w:p w14:paraId="51AE266B" w14:textId="77777777" w:rsidR="00D46CD1" w:rsidRPr="007900FC" w:rsidRDefault="00D46CD1" w:rsidP="008E0D77">
            <w:pPr>
              <w:rPr>
                <w:rFonts w:ascii="Arial" w:hAnsi="Arial" w:cs="Arial"/>
              </w:rPr>
            </w:pPr>
            <w:r w:rsidRPr="007900FC">
              <w:rPr>
                <w:rFonts w:ascii="Arial" w:hAnsi="Arial" w:cs="Arial"/>
              </w:rPr>
              <w:t>120</w:t>
            </w:r>
          </w:p>
        </w:tc>
        <w:tc>
          <w:tcPr>
            <w:tcW w:w="1710" w:type="dxa"/>
            <w:hideMark/>
            <w:tcPrChange w:id="2552" w:author="Naveen Premnath [2]" w:date="2024-09-29T23:09:00Z">
              <w:tcPr>
                <w:tcW w:w="1800" w:type="dxa"/>
                <w:gridSpan w:val="2"/>
                <w:hideMark/>
              </w:tcPr>
            </w:tcPrChange>
          </w:tcPr>
          <w:p w14:paraId="2104BE46" w14:textId="197B2395" w:rsidR="00D46CD1" w:rsidRPr="007900FC" w:rsidRDefault="00B82431" w:rsidP="008E0D77">
            <w:pPr>
              <w:rPr>
                <w:rFonts w:ascii="Arial" w:hAnsi="Arial" w:cs="Arial"/>
              </w:rPr>
            </w:pPr>
            <w:r>
              <w:rPr>
                <w:rFonts w:ascii="Arial" w:hAnsi="Arial" w:cs="Arial"/>
              </w:rPr>
              <w:t>16</w:t>
            </w:r>
          </w:p>
        </w:tc>
        <w:tc>
          <w:tcPr>
            <w:tcW w:w="1710" w:type="dxa"/>
            <w:hideMark/>
            <w:tcPrChange w:id="2553" w:author="Naveen Premnath [2]" w:date="2024-09-29T23:09:00Z">
              <w:tcPr>
                <w:tcW w:w="1710" w:type="dxa"/>
                <w:hideMark/>
              </w:tcPr>
            </w:tcPrChange>
          </w:tcPr>
          <w:p w14:paraId="4E045061" w14:textId="222ABA57" w:rsidR="00D46CD1" w:rsidRPr="007900FC" w:rsidRDefault="00B82431" w:rsidP="008E0D77">
            <w:pPr>
              <w:rPr>
                <w:rFonts w:ascii="Arial" w:hAnsi="Arial" w:cs="Arial"/>
              </w:rPr>
            </w:pPr>
            <w:r>
              <w:rPr>
                <w:rFonts w:ascii="Arial" w:hAnsi="Arial" w:cs="Arial"/>
              </w:rPr>
              <w:t>6</w:t>
            </w:r>
          </w:p>
        </w:tc>
      </w:tr>
      <w:tr w:rsidR="00D46CD1" w:rsidRPr="00AA3DD8" w14:paraId="18AA7599" w14:textId="77777777" w:rsidTr="007760C6">
        <w:trPr>
          <w:trHeight w:val="276"/>
          <w:trPrChange w:id="2554" w:author="Naveen Premnath [2]" w:date="2024-09-29T23:09:00Z">
            <w:trPr>
              <w:trHeight w:val="276"/>
            </w:trPr>
          </w:trPrChange>
        </w:trPr>
        <w:tc>
          <w:tcPr>
            <w:tcW w:w="1040" w:type="dxa"/>
            <w:noWrap/>
            <w:hideMark/>
            <w:tcPrChange w:id="2555" w:author="Naveen Premnath [2]" w:date="2024-09-29T23:09:00Z">
              <w:tcPr>
                <w:tcW w:w="1040" w:type="dxa"/>
                <w:noWrap/>
                <w:hideMark/>
              </w:tcPr>
            </w:tcPrChange>
          </w:tcPr>
          <w:p w14:paraId="284993DB" w14:textId="77777777" w:rsidR="00D46CD1" w:rsidRPr="007900FC" w:rsidRDefault="00D46CD1" w:rsidP="008E0D77">
            <w:pPr>
              <w:rPr>
                <w:rFonts w:ascii="Arial" w:hAnsi="Arial" w:cs="Arial"/>
              </w:rPr>
            </w:pPr>
            <w:r w:rsidRPr="007900FC">
              <w:rPr>
                <w:rFonts w:ascii="Arial" w:hAnsi="Arial" w:cs="Arial"/>
              </w:rPr>
              <w:t>2016</w:t>
            </w:r>
          </w:p>
        </w:tc>
        <w:tc>
          <w:tcPr>
            <w:tcW w:w="1060" w:type="dxa"/>
            <w:noWrap/>
            <w:hideMark/>
            <w:tcPrChange w:id="2556" w:author="Naveen Premnath [2]" w:date="2024-09-29T23:09:00Z">
              <w:tcPr>
                <w:tcW w:w="1060" w:type="dxa"/>
                <w:noWrap/>
                <w:hideMark/>
              </w:tcPr>
            </w:tcPrChange>
          </w:tcPr>
          <w:p w14:paraId="29BA1313" w14:textId="77777777" w:rsidR="00D46CD1" w:rsidRPr="007900FC" w:rsidRDefault="00D46CD1" w:rsidP="008E0D77">
            <w:pPr>
              <w:rPr>
                <w:rFonts w:ascii="Arial" w:hAnsi="Arial" w:cs="Arial"/>
              </w:rPr>
            </w:pPr>
            <w:r w:rsidRPr="007900FC">
              <w:rPr>
                <w:rFonts w:ascii="Arial" w:hAnsi="Arial" w:cs="Arial"/>
              </w:rPr>
              <w:t>Others</w:t>
            </w:r>
          </w:p>
        </w:tc>
        <w:tc>
          <w:tcPr>
            <w:tcW w:w="1225" w:type="dxa"/>
            <w:noWrap/>
            <w:hideMark/>
            <w:tcPrChange w:id="2557" w:author="Naveen Premnath [2]" w:date="2024-09-29T23:09:00Z">
              <w:tcPr>
                <w:tcW w:w="1225" w:type="dxa"/>
                <w:noWrap/>
                <w:hideMark/>
              </w:tcPr>
            </w:tcPrChange>
          </w:tcPr>
          <w:p w14:paraId="627A8390" w14:textId="77777777" w:rsidR="00D46CD1" w:rsidRPr="007900FC" w:rsidRDefault="00D46CD1" w:rsidP="008E0D77">
            <w:pPr>
              <w:rPr>
                <w:rFonts w:ascii="Arial" w:hAnsi="Arial" w:cs="Arial"/>
              </w:rPr>
            </w:pPr>
            <w:r w:rsidRPr="007900FC">
              <w:rPr>
                <w:rFonts w:ascii="Arial" w:hAnsi="Arial" w:cs="Arial"/>
              </w:rPr>
              <w:t>1102</w:t>
            </w:r>
          </w:p>
        </w:tc>
        <w:tc>
          <w:tcPr>
            <w:tcW w:w="1350" w:type="dxa"/>
            <w:noWrap/>
            <w:hideMark/>
            <w:tcPrChange w:id="2558" w:author="Naveen Premnath [2]" w:date="2024-09-29T23:09:00Z">
              <w:tcPr>
                <w:tcW w:w="1350" w:type="dxa"/>
                <w:noWrap/>
                <w:hideMark/>
              </w:tcPr>
            </w:tcPrChange>
          </w:tcPr>
          <w:p w14:paraId="00ED70BD" w14:textId="77777777" w:rsidR="00B82431" w:rsidRDefault="00B82431" w:rsidP="008E0D77">
            <w:pPr>
              <w:rPr>
                <w:rFonts w:ascii="Arial" w:hAnsi="Arial" w:cs="Arial"/>
              </w:rPr>
            </w:pPr>
            <w:r>
              <w:rPr>
                <w:rFonts w:ascii="Arial" w:hAnsi="Arial" w:cs="Arial"/>
              </w:rPr>
              <w:t xml:space="preserve">714 </w:t>
            </w:r>
          </w:p>
          <w:p w14:paraId="111605FB" w14:textId="4E93388E" w:rsidR="00D46CD1" w:rsidRPr="007900FC" w:rsidRDefault="00B82431" w:rsidP="008E0D77">
            <w:pPr>
              <w:rPr>
                <w:rFonts w:ascii="Arial" w:hAnsi="Arial" w:cs="Arial"/>
              </w:rPr>
            </w:pPr>
            <w:r>
              <w:rPr>
                <w:rFonts w:ascii="Arial" w:hAnsi="Arial" w:cs="Arial"/>
              </w:rPr>
              <w:t>(65</w:t>
            </w:r>
            <w:r w:rsidR="00D46CD1" w:rsidRPr="007900FC">
              <w:rPr>
                <w:rFonts w:ascii="Arial" w:hAnsi="Arial" w:cs="Arial"/>
              </w:rPr>
              <w:t>%)</w:t>
            </w:r>
          </w:p>
        </w:tc>
        <w:tc>
          <w:tcPr>
            <w:tcW w:w="1350" w:type="dxa"/>
            <w:noWrap/>
            <w:hideMark/>
            <w:tcPrChange w:id="2559" w:author="Naveen Premnath [2]" w:date="2024-09-29T23:09:00Z">
              <w:tcPr>
                <w:tcW w:w="1260" w:type="dxa"/>
                <w:noWrap/>
                <w:hideMark/>
              </w:tcPr>
            </w:tcPrChange>
          </w:tcPr>
          <w:p w14:paraId="14F0196C" w14:textId="77777777" w:rsidR="00D46CD1" w:rsidRPr="007900FC" w:rsidRDefault="00D46CD1" w:rsidP="008E0D77">
            <w:pPr>
              <w:rPr>
                <w:rFonts w:ascii="Arial" w:hAnsi="Arial" w:cs="Arial"/>
              </w:rPr>
            </w:pPr>
            <w:r w:rsidRPr="007900FC">
              <w:rPr>
                <w:rFonts w:ascii="Arial" w:hAnsi="Arial" w:cs="Arial"/>
              </w:rPr>
              <w:t>388</w:t>
            </w:r>
          </w:p>
        </w:tc>
        <w:tc>
          <w:tcPr>
            <w:tcW w:w="1710" w:type="dxa"/>
            <w:hideMark/>
            <w:tcPrChange w:id="2560" w:author="Naveen Premnath [2]" w:date="2024-09-29T23:09:00Z">
              <w:tcPr>
                <w:tcW w:w="1800" w:type="dxa"/>
                <w:gridSpan w:val="2"/>
                <w:hideMark/>
              </w:tcPr>
            </w:tcPrChange>
          </w:tcPr>
          <w:p w14:paraId="5A0BF04A" w14:textId="77777777" w:rsidR="00D46CD1" w:rsidRPr="007900FC" w:rsidRDefault="00D46CD1" w:rsidP="008E0D77">
            <w:pPr>
              <w:rPr>
                <w:rFonts w:ascii="Arial" w:hAnsi="Arial" w:cs="Arial"/>
              </w:rPr>
            </w:pPr>
            <w:r w:rsidRPr="007900FC">
              <w:rPr>
                <w:rFonts w:ascii="Arial" w:hAnsi="Arial" w:cs="Arial"/>
              </w:rPr>
              <w:t>5</w:t>
            </w:r>
          </w:p>
        </w:tc>
        <w:tc>
          <w:tcPr>
            <w:tcW w:w="1710" w:type="dxa"/>
            <w:hideMark/>
            <w:tcPrChange w:id="2561" w:author="Naveen Premnath [2]" w:date="2024-09-29T23:09:00Z">
              <w:tcPr>
                <w:tcW w:w="1710" w:type="dxa"/>
                <w:hideMark/>
              </w:tcPr>
            </w:tcPrChange>
          </w:tcPr>
          <w:p w14:paraId="170E3F98" w14:textId="0DCAD35F" w:rsidR="00D46CD1" w:rsidRPr="007900FC" w:rsidRDefault="00B82431" w:rsidP="008E0D77">
            <w:pPr>
              <w:rPr>
                <w:rFonts w:ascii="Arial" w:hAnsi="Arial" w:cs="Arial"/>
              </w:rPr>
            </w:pPr>
            <w:r>
              <w:rPr>
                <w:rFonts w:ascii="Arial" w:hAnsi="Arial" w:cs="Arial"/>
              </w:rPr>
              <w:t>19</w:t>
            </w:r>
          </w:p>
        </w:tc>
      </w:tr>
      <w:tr w:rsidR="00AD4BB1" w:rsidRPr="00AA3DD8" w14:paraId="2CE23AE1" w14:textId="77777777" w:rsidTr="007760C6">
        <w:trPr>
          <w:trHeight w:val="276"/>
          <w:trPrChange w:id="2562" w:author="Naveen Premnath [2]" w:date="2024-09-29T23:09:00Z">
            <w:trPr>
              <w:trHeight w:val="276"/>
            </w:trPr>
          </w:trPrChange>
        </w:trPr>
        <w:tc>
          <w:tcPr>
            <w:tcW w:w="1040" w:type="dxa"/>
            <w:noWrap/>
            <w:hideMark/>
            <w:tcPrChange w:id="2563" w:author="Naveen Premnath [2]" w:date="2024-09-29T23:09:00Z">
              <w:tcPr>
                <w:tcW w:w="1040" w:type="dxa"/>
                <w:noWrap/>
                <w:hideMark/>
              </w:tcPr>
            </w:tcPrChange>
          </w:tcPr>
          <w:p w14:paraId="5E6E3E14" w14:textId="77777777" w:rsidR="00AD4BB1" w:rsidRPr="007900FC" w:rsidRDefault="00AD4BB1" w:rsidP="00AD4BB1">
            <w:pPr>
              <w:rPr>
                <w:rFonts w:ascii="Arial" w:hAnsi="Arial" w:cs="Arial"/>
              </w:rPr>
            </w:pPr>
            <w:r w:rsidRPr="007900FC">
              <w:rPr>
                <w:rFonts w:ascii="Arial" w:hAnsi="Arial" w:cs="Arial"/>
              </w:rPr>
              <w:t>2016 total</w:t>
            </w:r>
          </w:p>
        </w:tc>
        <w:tc>
          <w:tcPr>
            <w:tcW w:w="1060" w:type="dxa"/>
            <w:noWrap/>
            <w:tcPrChange w:id="2564" w:author="Naveen Premnath [2]" w:date="2024-09-29T23:09:00Z">
              <w:tcPr>
                <w:tcW w:w="1060" w:type="dxa"/>
                <w:noWrap/>
              </w:tcPr>
            </w:tcPrChange>
          </w:tcPr>
          <w:p w14:paraId="46507AC1" w14:textId="77777777" w:rsidR="00AD4BB1" w:rsidRPr="007900FC" w:rsidRDefault="00AD4BB1" w:rsidP="00AD4BB1">
            <w:pPr>
              <w:rPr>
                <w:rFonts w:ascii="Arial" w:hAnsi="Arial" w:cs="Arial"/>
              </w:rPr>
            </w:pPr>
          </w:p>
        </w:tc>
        <w:tc>
          <w:tcPr>
            <w:tcW w:w="1225" w:type="dxa"/>
            <w:noWrap/>
            <w:hideMark/>
            <w:tcPrChange w:id="2565" w:author="Naveen Premnath [2]" w:date="2024-09-29T23:09:00Z">
              <w:tcPr>
                <w:tcW w:w="1225" w:type="dxa"/>
                <w:noWrap/>
                <w:hideMark/>
              </w:tcPr>
            </w:tcPrChange>
          </w:tcPr>
          <w:p w14:paraId="188210C3" w14:textId="77777777" w:rsidR="00AD4BB1" w:rsidRPr="007900FC" w:rsidRDefault="00AD4BB1" w:rsidP="00AD4BB1">
            <w:pPr>
              <w:rPr>
                <w:rFonts w:ascii="Arial" w:hAnsi="Arial" w:cs="Arial"/>
              </w:rPr>
            </w:pPr>
            <w:r w:rsidRPr="007900FC">
              <w:rPr>
                <w:rFonts w:ascii="Arial" w:hAnsi="Arial" w:cs="Arial"/>
              </w:rPr>
              <w:t>16398</w:t>
            </w:r>
          </w:p>
        </w:tc>
        <w:tc>
          <w:tcPr>
            <w:tcW w:w="1350" w:type="dxa"/>
            <w:noWrap/>
            <w:tcPrChange w:id="2566" w:author="Naveen Premnath [2]" w:date="2024-09-29T23:09:00Z">
              <w:tcPr>
                <w:tcW w:w="1350" w:type="dxa"/>
                <w:noWrap/>
              </w:tcPr>
            </w:tcPrChange>
          </w:tcPr>
          <w:p w14:paraId="50C9C9BA" w14:textId="6706DB71" w:rsidR="00AD4BB1" w:rsidRPr="007900FC" w:rsidRDefault="00AD4BB1" w:rsidP="00AD4BB1">
            <w:pPr>
              <w:rPr>
                <w:rFonts w:ascii="Arial" w:hAnsi="Arial" w:cs="Arial"/>
              </w:rPr>
            </w:pPr>
            <w:ins w:id="2567" w:author="Naveen Premnath [2]" w:date="2024-09-29T23:06:00Z">
              <w:r>
                <w:rPr>
                  <w:rFonts w:ascii="Arial" w:hAnsi="Arial" w:cs="Arial"/>
                </w:rPr>
                <w:t>14321 (87)</w:t>
              </w:r>
            </w:ins>
          </w:p>
        </w:tc>
        <w:tc>
          <w:tcPr>
            <w:tcW w:w="1350" w:type="dxa"/>
            <w:noWrap/>
            <w:tcPrChange w:id="2568" w:author="Naveen Premnath [2]" w:date="2024-09-29T23:09:00Z">
              <w:tcPr>
                <w:tcW w:w="1260" w:type="dxa"/>
                <w:noWrap/>
              </w:tcPr>
            </w:tcPrChange>
          </w:tcPr>
          <w:p w14:paraId="684CC9F2" w14:textId="0D1D6ADA" w:rsidR="00AD4BB1" w:rsidRPr="007900FC" w:rsidRDefault="00AD4BB1" w:rsidP="00AD4BB1">
            <w:pPr>
              <w:rPr>
                <w:rFonts w:ascii="Arial" w:hAnsi="Arial" w:cs="Arial"/>
              </w:rPr>
            </w:pPr>
            <w:ins w:id="2569" w:author="Naveen Premnath [2]" w:date="2024-09-29T23:06:00Z">
              <w:r>
                <w:rPr>
                  <w:rFonts w:ascii="Arial" w:hAnsi="Arial" w:cs="Arial"/>
                </w:rPr>
                <w:t>2077(13)</w:t>
              </w:r>
            </w:ins>
          </w:p>
        </w:tc>
        <w:tc>
          <w:tcPr>
            <w:tcW w:w="1710" w:type="dxa"/>
            <w:tcPrChange w:id="2570" w:author="Naveen Premnath [2]" w:date="2024-09-29T23:09:00Z">
              <w:tcPr>
                <w:tcW w:w="1800" w:type="dxa"/>
                <w:gridSpan w:val="2"/>
              </w:tcPr>
            </w:tcPrChange>
          </w:tcPr>
          <w:p w14:paraId="64EC3FE6" w14:textId="77777777" w:rsidR="00AD4BB1" w:rsidRPr="007900FC" w:rsidRDefault="00AD4BB1" w:rsidP="00AD4BB1">
            <w:pPr>
              <w:rPr>
                <w:rFonts w:ascii="Arial" w:hAnsi="Arial" w:cs="Arial"/>
              </w:rPr>
            </w:pPr>
          </w:p>
        </w:tc>
        <w:tc>
          <w:tcPr>
            <w:tcW w:w="1710" w:type="dxa"/>
            <w:tcPrChange w:id="2571" w:author="Naveen Premnath [2]" w:date="2024-09-29T23:09:00Z">
              <w:tcPr>
                <w:tcW w:w="1710" w:type="dxa"/>
              </w:tcPr>
            </w:tcPrChange>
          </w:tcPr>
          <w:p w14:paraId="565C457A" w14:textId="77777777" w:rsidR="00AD4BB1" w:rsidRPr="007900FC" w:rsidRDefault="00AD4BB1" w:rsidP="00AD4BB1">
            <w:pPr>
              <w:rPr>
                <w:rFonts w:ascii="Arial" w:hAnsi="Arial" w:cs="Arial"/>
              </w:rPr>
            </w:pPr>
          </w:p>
        </w:tc>
      </w:tr>
      <w:tr w:rsidR="00D46CD1" w:rsidRPr="00AA3DD8" w14:paraId="1118FE64" w14:textId="77777777" w:rsidTr="007760C6">
        <w:trPr>
          <w:trHeight w:val="276"/>
          <w:trPrChange w:id="2572" w:author="Naveen Premnath [2]" w:date="2024-09-29T23:09:00Z">
            <w:trPr>
              <w:trHeight w:val="276"/>
            </w:trPr>
          </w:trPrChange>
        </w:trPr>
        <w:tc>
          <w:tcPr>
            <w:tcW w:w="1040" w:type="dxa"/>
            <w:noWrap/>
            <w:hideMark/>
            <w:tcPrChange w:id="2573" w:author="Naveen Premnath [2]" w:date="2024-09-29T23:09:00Z">
              <w:tcPr>
                <w:tcW w:w="1040" w:type="dxa"/>
                <w:noWrap/>
                <w:hideMark/>
              </w:tcPr>
            </w:tcPrChange>
          </w:tcPr>
          <w:p w14:paraId="7DF9903E" w14:textId="77777777" w:rsidR="00D46CD1" w:rsidRPr="007900FC" w:rsidRDefault="00D46CD1" w:rsidP="008E0D77">
            <w:pPr>
              <w:rPr>
                <w:rFonts w:ascii="Arial" w:hAnsi="Arial" w:cs="Arial"/>
              </w:rPr>
            </w:pPr>
            <w:r w:rsidRPr="007900FC">
              <w:rPr>
                <w:rFonts w:ascii="Arial" w:hAnsi="Arial" w:cs="Arial"/>
              </w:rPr>
              <w:t>2017</w:t>
            </w:r>
          </w:p>
        </w:tc>
        <w:tc>
          <w:tcPr>
            <w:tcW w:w="1060" w:type="dxa"/>
            <w:noWrap/>
            <w:hideMark/>
            <w:tcPrChange w:id="2574" w:author="Naveen Premnath [2]" w:date="2024-09-29T23:09:00Z">
              <w:tcPr>
                <w:tcW w:w="1060" w:type="dxa"/>
                <w:noWrap/>
                <w:hideMark/>
              </w:tcPr>
            </w:tcPrChange>
          </w:tcPr>
          <w:p w14:paraId="6A1F97CD" w14:textId="77777777" w:rsidR="00D46CD1" w:rsidRPr="007900FC" w:rsidRDefault="00D46CD1" w:rsidP="008E0D77">
            <w:pPr>
              <w:rPr>
                <w:rFonts w:ascii="Arial" w:hAnsi="Arial" w:cs="Arial"/>
              </w:rPr>
            </w:pPr>
            <w:r w:rsidRPr="007900FC">
              <w:rPr>
                <w:rFonts w:ascii="Arial" w:hAnsi="Arial" w:cs="Arial"/>
              </w:rPr>
              <w:t>Hispanic</w:t>
            </w:r>
          </w:p>
        </w:tc>
        <w:tc>
          <w:tcPr>
            <w:tcW w:w="1225" w:type="dxa"/>
            <w:noWrap/>
            <w:hideMark/>
            <w:tcPrChange w:id="2575" w:author="Naveen Premnath [2]" w:date="2024-09-29T23:09:00Z">
              <w:tcPr>
                <w:tcW w:w="1225" w:type="dxa"/>
                <w:noWrap/>
                <w:hideMark/>
              </w:tcPr>
            </w:tcPrChange>
          </w:tcPr>
          <w:p w14:paraId="590F8849" w14:textId="77777777" w:rsidR="00D46CD1" w:rsidRPr="007900FC" w:rsidRDefault="00D46CD1" w:rsidP="008E0D77">
            <w:pPr>
              <w:rPr>
                <w:rFonts w:ascii="Arial" w:hAnsi="Arial" w:cs="Arial"/>
              </w:rPr>
            </w:pPr>
            <w:r w:rsidRPr="007900FC">
              <w:rPr>
                <w:rFonts w:ascii="Arial" w:hAnsi="Arial" w:cs="Arial"/>
              </w:rPr>
              <w:t>2316</w:t>
            </w:r>
          </w:p>
        </w:tc>
        <w:tc>
          <w:tcPr>
            <w:tcW w:w="1350" w:type="dxa"/>
            <w:noWrap/>
            <w:hideMark/>
            <w:tcPrChange w:id="2576" w:author="Naveen Premnath [2]" w:date="2024-09-29T23:09:00Z">
              <w:tcPr>
                <w:tcW w:w="1350" w:type="dxa"/>
                <w:noWrap/>
                <w:hideMark/>
              </w:tcPr>
            </w:tcPrChange>
          </w:tcPr>
          <w:p w14:paraId="43EC392D" w14:textId="3C918EB7" w:rsidR="00D46CD1" w:rsidRPr="007900FC" w:rsidRDefault="00B82431" w:rsidP="008E0D77">
            <w:pPr>
              <w:rPr>
                <w:rFonts w:ascii="Arial" w:hAnsi="Arial" w:cs="Arial"/>
              </w:rPr>
            </w:pPr>
            <w:r>
              <w:rPr>
                <w:rFonts w:ascii="Arial" w:hAnsi="Arial" w:cs="Arial"/>
              </w:rPr>
              <w:t>2276 (98</w:t>
            </w:r>
            <w:r w:rsidR="00D46CD1" w:rsidRPr="007900FC">
              <w:rPr>
                <w:rFonts w:ascii="Arial" w:hAnsi="Arial" w:cs="Arial"/>
              </w:rPr>
              <w:t>%)</w:t>
            </w:r>
          </w:p>
        </w:tc>
        <w:tc>
          <w:tcPr>
            <w:tcW w:w="1350" w:type="dxa"/>
            <w:noWrap/>
            <w:hideMark/>
            <w:tcPrChange w:id="2577" w:author="Naveen Premnath [2]" w:date="2024-09-29T23:09:00Z">
              <w:tcPr>
                <w:tcW w:w="1260" w:type="dxa"/>
                <w:noWrap/>
                <w:hideMark/>
              </w:tcPr>
            </w:tcPrChange>
          </w:tcPr>
          <w:p w14:paraId="585A5953" w14:textId="77777777" w:rsidR="00D46CD1" w:rsidRPr="007900FC" w:rsidRDefault="00D46CD1" w:rsidP="008E0D77">
            <w:pPr>
              <w:rPr>
                <w:rFonts w:ascii="Arial" w:hAnsi="Arial" w:cs="Arial"/>
              </w:rPr>
            </w:pPr>
            <w:r w:rsidRPr="007900FC">
              <w:rPr>
                <w:rFonts w:ascii="Arial" w:hAnsi="Arial" w:cs="Arial"/>
              </w:rPr>
              <w:t>40</w:t>
            </w:r>
          </w:p>
        </w:tc>
        <w:tc>
          <w:tcPr>
            <w:tcW w:w="1710" w:type="dxa"/>
            <w:hideMark/>
            <w:tcPrChange w:id="2578" w:author="Naveen Premnath [2]" w:date="2024-09-29T23:09:00Z">
              <w:tcPr>
                <w:tcW w:w="1800" w:type="dxa"/>
                <w:gridSpan w:val="2"/>
                <w:hideMark/>
              </w:tcPr>
            </w:tcPrChange>
          </w:tcPr>
          <w:p w14:paraId="1D21A729" w14:textId="62AE08E2" w:rsidR="00D46CD1" w:rsidRPr="007900FC" w:rsidRDefault="00B82431" w:rsidP="008E0D77">
            <w:pPr>
              <w:rPr>
                <w:rFonts w:ascii="Arial" w:hAnsi="Arial" w:cs="Arial"/>
              </w:rPr>
            </w:pPr>
            <w:r>
              <w:rPr>
                <w:rFonts w:ascii="Arial" w:hAnsi="Arial" w:cs="Arial"/>
              </w:rPr>
              <w:t>18</w:t>
            </w:r>
          </w:p>
        </w:tc>
        <w:tc>
          <w:tcPr>
            <w:tcW w:w="1710" w:type="dxa"/>
            <w:hideMark/>
            <w:tcPrChange w:id="2579" w:author="Naveen Premnath [2]" w:date="2024-09-29T23:09:00Z">
              <w:tcPr>
                <w:tcW w:w="1710" w:type="dxa"/>
                <w:hideMark/>
              </w:tcPr>
            </w:tcPrChange>
          </w:tcPr>
          <w:p w14:paraId="2F1699DA" w14:textId="16FA11DF" w:rsidR="00D46CD1" w:rsidRPr="007900FC" w:rsidRDefault="00B82431" w:rsidP="008E0D77">
            <w:pPr>
              <w:rPr>
                <w:rFonts w:ascii="Arial" w:hAnsi="Arial" w:cs="Arial"/>
              </w:rPr>
            </w:pPr>
            <w:r>
              <w:rPr>
                <w:rFonts w:ascii="Arial" w:hAnsi="Arial" w:cs="Arial"/>
              </w:rPr>
              <w:t>3</w:t>
            </w:r>
          </w:p>
        </w:tc>
      </w:tr>
      <w:tr w:rsidR="00D46CD1" w:rsidRPr="00AA3DD8" w14:paraId="2D8CEA8D" w14:textId="77777777" w:rsidTr="007760C6">
        <w:trPr>
          <w:trHeight w:val="276"/>
          <w:trPrChange w:id="2580" w:author="Naveen Premnath [2]" w:date="2024-09-29T23:09:00Z">
            <w:trPr>
              <w:trHeight w:val="276"/>
            </w:trPr>
          </w:trPrChange>
        </w:trPr>
        <w:tc>
          <w:tcPr>
            <w:tcW w:w="1040" w:type="dxa"/>
            <w:noWrap/>
            <w:hideMark/>
            <w:tcPrChange w:id="2581" w:author="Naveen Premnath [2]" w:date="2024-09-29T23:09:00Z">
              <w:tcPr>
                <w:tcW w:w="1040" w:type="dxa"/>
                <w:noWrap/>
                <w:hideMark/>
              </w:tcPr>
            </w:tcPrChange>
          </w:tcPr>
          <w:p w14:paraId="06E3ECAB" w14:textId="77777777" w:rsidR="00D46CD1" w:rsidRPr="007900FC" w:rsidRDefault="00D46CD1" w:rsidP="008E0D77">
            <w:pPr>
              <w:rPr>
                <w:rFonts w:ascii="Arial" w:hAnsi="Arial" w:cs="Arial"/>
              </w:rPr>
            </w:pPr>
            <w:r w:rsidRPr="007900FC">
              <w:rPr>
                <w:rFonts w:ascii="Arial" w:hAnsi="Arial" w:cs="Arial"/>
              </w:rPr>
              <w:t>2017</w:t>
            </w:r>
          </w:p>
        </w:tc>
        <w:tc>
          <w:tcPr>
            <w:tcW w:w="1060" w:type="dxa"/>
            <w:noWrap/>
            <w:hideMark/>
            <w:tcPrChange w:id="2582" w:author="Naveen Premnath [2]" w:date="2024-09-29T23:09:00Z">
              <w:tcPr>
                <w:tcW w:w="1060" w:type="dxa"/>
                <w:noWrap/>
                <w:hideMark/>
              </w:tcPr>
            </w:tcPrChange>
          </w:tcPr>
          <w:p w14:paraId="70FB0148" w14:textId="77777777" w:rsidR="00D46CD1" w:rsidRPr="007900FC" w:rsidRDefault="00D46CD1" w:rsidP="008E0D77">
            <w:pPr>
              <w:rPr>
                <w:rFonts w:ascii="Arial" w:hAnsi="Arial" w:cs="Arial"/>
              </w:rPr>
            </w:pPr>
            <w:r w:rsidRPr="007900FC">
              <w:rPr>
                <w:rFonts w:ascii="Arial" w:hAnsi="Arial" w:cs="Arial"/>
              </w:rPr>
              <w:t>Non-Hispanic</w:t>
            </w:r>
          </w:p>
          <w:p w14:paraId="686D2AF4" w14:textId="77777777" w:rsidR="00D46CD1" w:rsidRPr="007900FC" w:rsidRDefault="00D46CD1" w:rsidP="008E0D77">
            <w:pPr>
              <w:rPr>
                <w:rFonts w:ascii="Arial" w:hAnsi="Arial" w:cs="Arial"/>
              </w:rPr>
            </w:pPr>
            <w:r w:rsidRPr="007900FC">
              <w:rPr>
                <w:rFonts w:ascii="Arial" w:hAnsi="Arial" w:cs="Arial"/>
              </w:rPr>
              <w:t>White</w:t>
            </w:r>
          </w:p>
        </w:tc>
        <w:tc>
          <w:tcPr>
            <w:tcW w:w="1225" w:type="dxa"/>
            <w:noWrap/>
            <w:hideMark/>
            <w:tcPrChange w:id="2583" w:author="Naveen Premnath [2]" w:date="2024-09-29T23:09:00Z">
              <w:tcPr>
                <w:tcW w:w="1225" w:type="dxa"/>
                <w:noWrap/>
                <w:hideMark/>
              </w:tcPr>
            </w:tcPrChange>
          </w:tcPr>
          <w:p w14:paraId="3F15BFF6" w14:textId="77777777" w:rsidR="00D46CD1" w:rsidRPr="007900FC" w:rsidRDefault="00D46CD1" w:rsidP="008E0D77">
            <w:pPr>
              <w:rPr>
                <w:rFonts w:ascii="Arial" w:hAnsi="Arial" w:cs="Arial"/>
              </w:rPr>
            </w:pPr>
            <w:r w:rsidRPr="007900FC">
              <w:rPr>
                <w:rFonts w:ascii="Arial" w:hAnsi="Arial" w:cs="Arial"/>
              </w:rPr>
              <w:t>7772</w:t>
            </w:r>
          </w:p>
        </w:tc>
        <w:tc>
          <w:tcPr>
            <w:tcW w:w="1350" w:type="dxa"/>
            <w:noWrap/>
            <w:hideMark/>
            <w:tcPrChange w:id="2584" w:author="Naveen Premnath [2]" w:date="2024-09-29T23:09:00Z">
              <w:tcPr>
                <w:tcW w:w="1350" w:type="dxa"/>
                <w:noWrap/>
                <w:hideMark/>
              </w:tcPr>
            </w:tcPrChange>
          </w:tcPr>
          <w:p w14:paraId="529E65A5" w14:textId="77777777" w:rsidR="00B82431" w:rsidRDefault="00B82431" w:rsidP="008E0D77">
            <w:pPr>
              <w:rPr>
                <w:rFonts w:ascii="Arial" w:hAnsi="Arial" w:cs="Arial"/>
              </w:rPr>
            </w:pPr>
            <w:r>
              <w:rPr>
                <w:rFonts w:ascii="Arial" w:hAnsi="Arial" w:cs="Arial"/>
              </w:rPr>
              <w:t>6594</w:t>
            </w:r>
          </w:p>
          <w:p w14:paraId="40721ABB" w14:textId="6E948425" w:rsidR="00D46CD1" w:rsidRPr="007900FC" w:rsidRDefault="00B82431" w:rsidP="008E0D77">
            <w:pPr>
              <w:rPr>
                <w:rFonts w:ascii="Arial" w:hAnsi="Arial" w:cs="Arial"/>
              </w:rPr>
            </w:pPr>
            <w:r>
              <w:rPr>
                <w:rFonts w:ascii="Arial" w:hAnsi="Arial" w:cs="Arial"/>
              </w:rPr>
              <w:t>(85</w:t>
            </w:r>
            <w:r w:rsidR="00D46CD1" w:rsidRPr="007900FC">
              <w:rPr>
                <w:rFonts w:ascii="Arial" w:hAnsi="Arial" w:cs="Arial"/>
              </w:rPr>
              <w:t>%)</w:t>
            </w:r>
          </w:p>
        </w:tc>
        <w:tc>
          <w:tcPr>
            <w:tcW w:w="1350" w:type="dxa"/>
            <w:noWrap/>
            <w:hideMark/>
            <w:tcPrChange w:id="2585" w:author="Naveen Premnath [2]" w:date="2024-09-29T23:09:00Z">
              <w:tcPr>
                <w:tcW w:w="1260" w:type="dxa"/>
                <w:noWrap/>
                <w:hideMark/>
              </w:tcPr>
            </w:tcPrChange>
          </w:tcPr>
          <w:p w14:paraId="74785405" w14:textId="77777777" w:rsidR="00D46CD1" w:rsidRPr="007900FC" w:rsidRDefault="00D46CD1" w:rsidP="008E0D77">
            <w:pPr>
              <w:rPr>
                <w:rFonts w:ascii="Arial" w:hAnsi="Arial" w:cs="Arial"/>
              </w:rPr>
            </w:pPr>
            <w:r w:rsidRPr="007900FC">
              <w:rPr>
                <w:rFonts w:ascii="Arial" w:hAnsi="Arial" w:cs="Arial"/>
              </w:rPr>
              <w:t>1178</w:t>
            </w:r>
          </w:p>
        </w:tc>
        <w:tc>
          <w:tcPr>
            <w:tcW w:w="1710" w:type="dxa"/>
            <w:hideMark/>
            <w:tcPrChange w:id="2586" w:author="Naveen Premnath [2]" w:date="2024-09-29T23:09:00Z">
              <w:tcPr>
                <w:tcW w:w="1800" w:type="dxa"/>
                <w:gridSpan w:val="2"/>
                <w:hideMark/>
              </w:tcPr>
            </w:tcPrChange>
          </w:tcPr>
          <w:p w14:paraId="473C26B9" w14:textId="50F1482E" w:rsidR="00D46CD1" w:rsidRPr="007900FC" w:rsidRDefault="00B82431" w:rsidP="008E0D77">
            <w:pPr>
              <w:rPr>
                <w:rFonts w:ascii="Arial" w:hAnsi="Arial" w:cs="Arial"/>
              </w:rPr>
            </w:pPr>
            <w:r>
              <w:rPr>
                <w:rFonts w:ascii="Arial" w:hAnsi="Arial" w:cs="Arial"/>
              </w:rPr>
              <w:t>53</w:t>
            </w:r>
          </w:p>
        </w:tc>
        <w:tc>
          <w:tcPr>
            <w:tcW w:w="1710" w:type="dxa"/>
            <w:hideMark/>
            <w:tcPrChange w:id="2587" w:author="Naveen Premnath [2]" w:date="2024-09-29T23:09:00Z">
              <w:tcPr>
                <w:tcW w:w="1710" w:type="dxa"/>
                <w:hideMark/>
              </w:tcPr>
            </w:tcPrChange>
          </w:tcPr>
          <w:p w14:paraId="69A6580D" w14:textId="46CEA03C" w:rsidR="00D46CD1" w:rsidRPr="007900FC" w:rsidRDefault="00B82431" w:rsidP="008E0D77">
            <w:pPr>
              <w:rPr>
                <w:rFonts w:ascii="Arial" w:hAnsi="Arial" w:cs="Arial"/>
              </w:rPr>
            </w:pPr>
            <w:r>
              <w:rPr>
                <w:rFonts w:ascii="Arial" w:hAnsi="Arial" w:cs="Arial"/>
              </w:rPr>
              <w:t>73</w:t>
            </w:r>
          </w:p>
        </w:tc>
      </w:tr>
      <w:tr w:rsidR="00D46CD1" w:rsidRPr="00AA3DD8" w14:paraId="71E22CDA" w14:textId="77777777" w:rsidTr="007760C6">
        <w:trPr>
          <w:trHeight w:val="276"/>
          <w:trPrChange w:id="2588" w:author="Naveen Premnath [2]" w:date="2024-09-29T23:09:00Z">
            <w:trPr>
              <w:trHeight w:val="276"/>
            </w:trPr>
          </w:trPrChange>
        </w:trPr>
        <w:tc>
          <w:tcPr>
            <w:tcW w:w="1040" w:type="dxa"/>
            <w:noWrap/>
            <w:hideMark/>
            <w:tcPrChange w:id="2589" w:author="Naveen Premnath [2]" w:date="2024-09-29T23:09:00Z">
              <w:tcPr>
                <w:tcW w:w="1040" w:type="dxa"/>
                <w:noWrap/>
                <w:hideMark/>
              </w:tcPr>
            </w:tcPrChange>
          </w:tcPr>
          <w:p w14:paraId="120EF86B" w14:textId="77777777" w:rsidR="00D46CD1" w:rsidRPr="007900FC" w:rsidRDefault="00D46CD1" w:rsidP="008E0D77">
            <w:pPr>
              <w:rPr>
                <w:rFonts w:ascii="Arial" w:hAnsi="Arial" w:cs="Arial"/>
              </w:rPr>
            </w:pPr>
            <w:r w:rsidRPr="007900FC">
              <w:rPr>
                <w:rFonts w:ascii="Arial" w:hAnsi="Arial" w:cs="Arial"/>
              </w:rPr>
              <w:t>2017</w:t>
            </w:r>
          </w:p>
        </w:tc>
        <w:tc>
          <w:tcPr>
            <w:tcW w:w="1060" w:type="dxa"/>
            <w:noWrap/>
            <w:hideMark/>
            <w:tcPrChange w:id="2590" w:author="Naveen Premnath [2]" w:date="2024-09-29T23:09:00Z">
              <w:tcPr>
                <w:tcW w:w="1060" w:type="dxa"/>
                <w:noWrap/>
                <w:hideMark/>
              </w:tcPr>
            </w:tcPrChange>
          </w:tcPr>
          <w:p w14:paraId="635CE880" w14:textId="77777777" w:rsidR="00D46CD1" w:rsidRPr="007900FC" w:rsidRDefault="00D46CD1" w:rsidP="008E0D77">
            <w:pPr>
              <w:rPr>
                <w:rFonts w:ascii="Arial" w:hAnsi="Arial" w:cs="Arial"/>
              </w:rPr>
            </w:pPr>
            <w:r w:rsidRPr="007900FC">
              <w:rPr>
                <w:rFonts w:ascii="Arial" w:hAnsi="Arial" w:cs="Arial"/>
              </w:rPr>
              <w:t>Non-Hispanic</w:t>
            </w:r>
          </w:p>
          <w:p w14:paraId="7E506936" w14:textId="77777777" w:rsidR="00D46CD1" w:rsidRPr="007900FC" w:rsidRDefault="00D46CD1" w:rsidP="008E0D77">
            <w:pPr>
              <w:rPr>
                <w:rFonts w:ascii="Arial" w:hAnsi="Arial" w:cs="Arial"/>
              </w:rPr>
            </w:pPr>
            <w:r w:rsidRPr="007900FC">
              <w:rPr>
                <w:rFonts w:ascii="Arial" w:hAnsi="Arial" w:cs="Arial"/>
              </w:rPr>
              <w:t>Black</w:t>
            </w:r>
          </w:p>
        </w:tc>
        <w:tc>
          <w:tcPr>
            <w:tcW w:w="1225" w:type="dxa"/>
            <w:noWrap/>
            <w:hideMark/>
            <w:tcPrChange w:id="2591" w:author="Naveen Premnath [2]" w:date="2024-09-29T23:09:00Z">
              <w:tcPr>
                <w:tcW w:w="1225" w:type="dxa"/>
                <w:noWrap/>
                <w:hideMark/>
              </w:tcPr>
            </w:tcPrChange>
          </w:tcPr>
          <w:p w14:paraId="6DE14057" w14:textId="77777777" w:rsidR="00D46CD1" w:rsidRPr="007900FC" w:rsidRDefault="00D46CD1" w:rsidP="008E0D77">
            <w:pPr>
              <w:rPr>
                <w:rFonts w:ascii="Arial" w:hAnsi="Arial" w:cs="Arial"/>
              </w:rPr>
            </w:pPr>
            <w:r w:rsidRPr="007900FC">
              <w:rPr>
                <w:rFonts w:ascii="Arial" w:hAnsi="Arial" w:cs="Arial"/>
              </w:rPr>
              <w:t>3480</w:t>
            </w:r>
          </w:p>
        </w:tc>
        <w:tc>
          <w:tcPr>
            <w:tcW w:w="1350" w:type="dxa"/>
            <w:noWrap/>
            <w:hideMark/>
            <w:tcPrChange w:id="2592" w:author="Naveen Premnath [2]" w:date="2024-09-29T23:09:00Z">
              <w:tcPr>
                <w:tcW w:w="1350" w:type="dxa"/>
                <w:noWrap/>
                <w:hideMark/>
              </w:tcPr>
            </w:tcPrChange>
          </w:tcPr>
          <w:p w14:paraId="2229172F" w14:textId="77777777" w:rsidR="00B82431" w:rsidRDefault="00B82431" w:rsidP="008E0D77">
            <w:pPr>
              <w:rPr>
                <w:rFonts w:ascii="Arial" w:hAnsi="Arial" w:cs="Arial"/>
              </w:rPr>
            </w:pPr>
            <w:r>
              <w:rPr>
                <w:rFonts w:ascii="Arial" w:hAnsi="Arial" w:cs="Arial"/>
              </w:rPr>
              <w:t xml:space="preserve">3115 </w:t>
            </w:r>
          </w:p>
          <w:p w14:paraId="756E3008" w14:textId="71C809B3" w:rsidR="00D46CD1" w:rsidRPr="007900FC" w:rsidRDefault="00B82431" w:rsidP="008E0D77">
            <w:pPr>
              <w:rPr>
                <w:rFonts w:ascii="Arial" w:hAnsi="Arial" w:cs="Arial"/>
              </w:rPr>
            </w:pPr>
            <w:r>
              <w:rPr>
                <w:rFonts w:ascii="Arial" w:hAnsi="Arial" w:cs="Arial"/>
              </w:rPr>
              <w:t>(90</w:t>
            </w:r>
            <w:r w:rsidR="00D46CD1" w:rsidRPr="007900FC">
              <w:rPr>
                <w:rFonts w:ascii="Arial" w:hAnsi="Arial" w:cs="Arial"/>
              </w:rPr>
              <w:t>%)</w:t>
            </w:r>
          </w:p>
        </w:tc>
        <w:tc>
          <w:tcPr>
            <w:tcW w:w="1350" w:type="dxa"/>
            <w:noWrap/>
            <w:hideMark/>
            <w:tcPrChange w:id="2593" w:author="Naveen Premnath [2]" w:date="2024-09-29T23:09:00Z">
              <w:tcPr>
                <w:tcW w:w="1260" w:type="dxa"/>
                <w:noWrap/>
                <w:hideMark/>
              </w:tcPr>
            </w:tcPrChange>
          </w:tcPr>
          <w:p w14:paraId="1F358870" w14:textId="77777777" w:rsidR="00D46CD1" w:rsidRPr="007900FC" w:rsidRDefault="00D46CD1" w:rsidP="008E0D77">
            <w:pPr>
              <w:rPr>
                <w:rFonts w:ascii="Arial" w:hAnsi="Arial" w:cs="Arial"/>
              </w:rPr>
            </w:pPr>
            <w:r w:rsidRPr="007900FC">
              <w:rPr>
                <w:rFonts w:ascii="Arial" w:hAnsi="Arial" w:cs="Arial"/>
              </w:rPr>
              <w:t>365</w:t>
            </w:r>
          </w:p>
        </w:tc>
        <w:tc>
          <w:tcPr>
            <w:tcW w:w="1710" w:type="dxa"/>
            <w:hideMark/>
            <w:tcPrChange w:id="2594" w:author="Naveen Premnath [2]" w:date="2024-09-29T23:09:00Z">
              <w:tcPr>
                <w:tcW w:w="1800" w:type="dxa"/>
                <w:gridSpan w:val="2"/>
                <w:hideMark/>
              </w:tcPr>
            </w:tcPrChange>
          </w:tcPr>
          <w:p w14:paraId="63BFE8F5" w14:textId="4978E78C" w:rsidR="00D46CD1" w:rsidRPr="007900FC" w:rsidRDefault="00B82431" w:rsidP="008E0D77">
            <w:pPr>
              <w:rPr>
                <w:rFonts w:ascii="Arial" w:hAnsi="Arial" w:cs="Arial"/>
              </w:rPr>
            </w:pPr>
            <w:r>
              <w:rPr>
                <w:rFonts w:ascii="Arial" w:hAnsi="Arial" w:cs="Arial"/>
              </w:rPr>
              <w:t>25</w:t>
            </w:r>
          </w:p>
        </w:tc>
        <w:tc>
          <w:tcPr>
            <w:tcW w:w="1710" w:type="dxa"/>
            <w:hideMark/>
            <w:tcPrChange w:id="2595" w:author="Naveen Premnath [2]" w:date="2024-09-29T23:09:00Z">
              <w:tcPr>
                <w:tcW w:w="1710" w:type="dxa"/>
                <w:hideMark/>
              </w:tcPr>
            </w:tcPrChange>
          </w:tcPr>
          <w:p w14:paraId="5458E8A7" w14:textId="6A4C99A9" w:rsidR="00D46CD1" w:rsidRPr="007900FC" w:rsidRDefault="00B82431" w:rsidP="008E0D77">
            <w:pPr>
              <w:rPr>
                <w:rFonts w:ascii="Arial" w:hAnsi="Arial" w:cs="Arial"/>
              </w:rPr>
            </w:pPr>
            <w:r>
              <w:rPr>
                <w:rFonts w:ascii="Arial" w:hAnsi="Arial" w:cs="Arial"/>
              </w:rPr>
              <w:t>23</w:t>
            </w:r>
          </w:p>
        </w:tc>
      </w:tr>
      <w:tr w:rsidR="00D46CD1" w:rsidRPr="00AA3DD8" w14:paraId="483FFD79" w14:textId="77777777" w:rsidTr="007760C6">
        <w:trPr>
          <w:trHeight w:val="276"/>
          <w:trPrChange w:id="2596" w:author="Naveen Premnath [2]" w:date="2024-09-29T23:09:00Z">
            <w:trPr>
              <w:trHeight w:val="276"/>
            </w:trPr>
          </w:trPrChange>
        </w:trPr>
        <w:tc>
          <w:tcPr>
            <w:tcW w:w="1040" w:type="dxa"/>
            <w:noWrap/>
            <w:hideMark/>
            <w:tcPrChange w:id="2597" w:author="Naveen Premnath [2]" w:date="2024-09-29T23:09:00Z">
              <w:tcPr>
                <w:tcW w:w="1040" w:type="dxa"/>
                <w:noWrap/>
                <w:hideMark/>
              </w:tcPr>
            </w:tcPrChange>
          </w:tcPr>
          <w:p w14:paraId="0CDF8D67" w14:textId="77777777" w:rsidR="00D46CD1" w:rsidRPr="007900FC" w:rsidRDefault="00D46CD1" w:rsidP="008E0D77">
            <w:pPr>
              <w:rPr>
                <w:rFonts w:ascii="Arial" w:hAnsi="Arial" w:cs="Arial"/>
              </w:rPr>
            </w:pPr>
            <w:r w:rsidRPr="007900FC">
              <w:rPr>
                <w:rFonts w:ascii="Arial" w:hAnsi="Arial" w:cs="Arial"/>
              </w:rPr>
              <w:t>2017</w:t>
            </w:r>
          </w:p>
        </w:tc>
        <w:tc>
          <w:tcPr>
            <w:tcW w:w="1060" w:type="dxa"/>
            <w:noWrap/>
            <w:hideMark/>
            <w:tcPrChange w:id="2598" w:author="Naveen Premnath [2]" w:date="2024-09-29T23:09:00Z">
              <w:tcPr>
                <w:tcW w:w="1060" w:type="dxa"/>
                <w:noWrap/>
                <w:hideMark/>
              </w:tcPr>
            </w:tcPrChange>
          </w:tcPr>
          <w:p w14:paraId="77405299" w14:textId="77777777" w:rsidR="00D46CD1" w:rsidRPr="007900FC" w:rsidRDefault="00D46CD1" w:rsidP="008E0D77">
            <w:pPr>
              <w:rPr>
                <w:rFonts w:ascii="Arial" w:hAnsi="Arial" w:cs="Arial"/>
              </w:rPr>
            </w:pPr>
            <w:r w:rsidRPr="007900FC">
              <w:rPr>
                <w:rFonts w:ascii="Arial" w:hAnsi="Arial" w:cs="Arial"/>
              </w:rPr>
              <w:t>Others</w:t>
            </w:r>
          </w:p>
        </w:tc>
        <w:tc>
          <w:tcPr>
            <w:tcW w:w="1225" w:type="dxa"/>
            <w:noWrap/>
            <w:hideMark/>
            <w:tcPrChange w:id="2599" w:author="Naveen Premnath [2]" w:date="2024-09-29T23:09:00Z">
              <w:tcPr>
                <w:tcW w:w="1225" w:type="dxa"/>
                <w:noWrap/>
                <w:hideMark/>
              </w:tcPr>
            </w:tcPrChange>
          </w:tcPr>
          <w:p w14:paraId="79ADC1E5" w14:textId="77777777" w:rsidR="00D46CD1" w:rsidRPr="007900FC" w:rsidRDefault="00D46CD1" w:rsidP="008E0D77">
            <w:pPr>
              <w:rPr>
                <w:rFonts w:ascii="Arial" w:hAnsi="Arial" w:cs="Arial"/>
              </w:rPr>
            </w:pPr>
            <w:r w:rsidRPr="007900FC">
              <w:rPr>
                <w:rFonts w:ascii="Arial" w:hAnsi="Arial" w:cs="Arial"/>
              </w:rPr>
              <w:t>517</w:t>
            </w:r>
          </w:p>
        </w:tc>
        <w:tc>
          <w:tcPr>
            <w:tcW w:w="1350" w:type="dxa"/>
            <w:noWrap/>
            <w:hideMark/>
            <w:tcPrChange w:id="2600" w:author="Naveen Premnath [2]" w:date="2024-09-29T23:09:00Z">
              <w:tcPr>
                <w:tcW w:w="1350" w:type="dxa"/>
                <w:noWrap/>
                <w:hideMark/>
              </w:tcPr>
            </w:tcPrChange>
          </w:tcPr>
          <w:p w14:paraId="0205A16C" w14:textId="77777777" w:rsidR="00B82431" w:rsidRDefault="00B82431" w:rsidP="008E0D77">
            <w:pPr>
              <w:rPr>
                <w:rFonts w:ascii="Arial" w:hAnsi="Arial" w:cs="Arial"/>
              </w:rPr>
            </w:pPr>
            <w:r>
              <w:rPr>
                <w:rFonts w:ascii="Arial" w:hAnsi="Arial" w:cs="Arial"/>
              </w:rPr>
              <w:t xml:space="preserve">477 </w:t>
            </w:r>
          </w:p>
          <w:p w14:paraId="19F47A63" w14:textId="575C1104" w:rsidR="00D46CD1" w:rsidRPr="007900FC" w:rsidRDefault="00B82431" w:rsidP="008E0D77">
            <w:pPr>
              <w:rPr>
                <w:rFonts w:ascii="Arial" w:hAnsi="Arial" w:cs="Arial"/>
              </w:rPr>
            </w:pPr>
            <w:r>
              <w:rPr>
                <w:rFonts w:ascii="Arial" w:hAnsi="Arial" w:cs="Arial"/>
              </w:rPr>
              <w:t>(92</w:t>
            </w:r>
            <w:r w:rsidR="00D46CD1" w:rsidRPr="007900FC">
              <w:rPr>
                <w:rFonts w:ascii="Arial" w:hAnsi="Arial" w:cs="Arial"/>
              </w:rPr>
              <w:t>%)</w:t>
            </w:r>
          </w:p>
        </w:tc>
        <w:tc>
          <w:tcPr>
            <w:tcW w:w="1350" w:type="dxa"/>
            <w:noWrap/>
            <w:hideMark/>
            <w:tcPrChange w:id="2601" w:author="Naveen Premnath [2]" w:date="2024-09-29T23:09:00Z">
              <w:tcPr>
                <w:tcW w:w="1260" w:type="dxa"/>
                <w:noWrap/>
                <w:hideMark/>
              </w:tcPr>
            </w:tcPrChange>
          </w:tcPr>
          <w:p w14:paraId="5307D5BF" w14:textId="77777777" w:rsidR="00D46CD1" w:rsidRPr="007900FC" w:rsidRDefault="00D46CD1" w:rsidP="008E0D77">
            <w:pPr>
              <w:rPr>
                <w:rFonts w:ascii="Arial" w:hAnsi="Arial" w:cs="Arial"/>
              </w:rPr>
            </w:pPr>
            <w:r w:rsidRPr="007900FC">
              <w:rPr>
                <w:rFonts w:ascii="Arial" w:hAnsi="Arial" w:cs="Arial"/>
              </w:rPr>
              <w:t>40</w:t>
            </w:r>
          </w:p>
        </w:tc>
        <w:tc>
          <w:tcPr>
            <w:tcW w:w="1710" w:type="dxa"/>
            <w:hideMark/>
            <w:tcPrChange w:id="2602" w:author="Naveen Premnath [2]" w:date="2024-09-29T23:09:00Z">
              <w:tcPr>
                <w:tcW w:w="1800" w:type="dxa"/>
                <w:gridSpan w:val="2"/>
                <w:hideMark/>
              </w:tcPr>
            </w:tcPrChange>
          </w:tcPr>
          <w:p w14:paraId="6E9FD98D" w14:textId="68F2CAA1" w:rsidR="00D46CD1" w:rsidRPr="007900FC" w:rsidRDefault="00B82431" w:rsidP="008E0D77">
            <w:pPr>
              <w:rPr>
                <w:rFonts w:ascii="Arial" w:hAnsi="Arial" w:cs="Arial"/>
              </w:rPr>
            </w:pPr>
            <w:r>
              <w:rPr>
                <w:rFonts w:ascii="Arial" w:hAnsi="Arial" w:cs="Arial"/>
              </w:rPr>
              <w:t>4</w:t>
            </w:r>
          </w:p>
        </w:tc>
        <w:tc>
          <w:tcPr>
            <w:tcW w:w="1710" w:type="dxa"/>
            <w:hideMark/>
            <w:tcPrChange w:id="2603" w:author="Naveen Premnath [2]" w:date="2024-09-29T23:09:00Z">
              <w:tcPr>
                <w:tcW w:w="1710" w:type="dxa"/>
                <w:hideMark/>
              </w:tcPr>
            </w:tcPrChange>
          </w:tcPr>
          <w:p w14:paraId="0569D5E9" w14:textId="3CF39C32" w:rsidR="00D46CD1" w:rsidRPr="007900FC" w:rsidRDefault="00B82431" w:rsidP="008E0D77">
            <w:pPr>
              <w:rPr>
                <w:rFonts w:ascii="Arial" w:hAnsi="Arial" w:cs="Arial"/>
              </w:rPr>
            </w:pPr>
            <w:r>
              <w:rPr>
                <w:rFonts w:ascii="Arial" w:hAnsi="Arial" w:cs="Arial"/>
              </w:rPr>
              <w:t>3</w:t>
            </w:r>
          </w:p>
        </w:tc>
      </w:tr>
      <w:tr w:rsidR="00AD4BB1" w:rsidRPr="00AA3DD8" w14:paraId="38579F5E" w14:textId="77777777" w:rsidTr="007760C6">
        <w:trPr>
          <w:trHeight w:val="276"/>
          <w:trPrChange w:id="2604" w:author="Naveen Premnath [2]" w:date="2024-09-29T23:09:00Z">
            <w:trPr>
              <w:trHeight w:val="276"/>
            </w:trPr>
          </w:trPrChange>
        </w:trPr>
        <w:tc>
          <w:tcPr>
            <w:tcW w:w="1040" w:type="dxa"/>
            <w:noWrap/>
            <w:hideMark/>
            <w:tcPrChange w:id="2605" w:author="Naveen Premnath [2]" w:date="2024-09-29T23:09:00Z">
              <w:tcPr>
                <w:tcW w:w="1040" w:type="dxa"/>
                <w:noWrap/>
                <w:hideMark/>
              </w:tcPr>
            </w:tcPrChange>
          </w:tcPr>
          <w:p w14:paraId="59EBDCC7" w14:textId="77777777" w:rsidR="00AD4BB1" w:rsidRPr="007900FC" w:rsidRDefault="00AD4BB1" w:rsidP="00AD4BB1">
            <w:pPr>
              <w:rPr>
                <w:rFonts w:ascii="Arial" w:hAnsi="Arial" w:cs="Arial"/>
              </w:rPr>
            </w:pPr>
            <w:r w:rsidRPr="007900FC">
              <w:rPr>
                <w:rFonts w:ascii="Arial" w:hAnsi="Arial" w:cs="Arial"/>
              </w:rPr>
              <w:t>2017 total</w:t>
            </w:r>
          </w:p>
        </w:tc>
        <w:tc>
          <w:tcPr>
            <w:tcW w:w="1060" w:type="dxa"/>
            <w:noWrap/>
            <w:tcPrChange w:id="2606" w:author="Naveen Premnath [2]" w:date="2024-09-29T23:09:00Z">
              <w:tcPr>
                <w:tcW w:w="1060" w:type="dxa"/>
                <w:noWrap/>
              </w:tcPr>
            </w:tcPrChange>
          </w:tcPr>
          <w:p w14:paraId="4881A59E" w14:textId="77777777" w:rsidR="00AD4BB1" w:rsidRPr="007900FC" w:rsidRDefault="00AD4BB1" w:rsidP="00AD4BB1">
            <w:pPr>
              <w:rPr>
                <w:rFonts w:ascii="Arial" w:hAnsi="Arial" w:cs="Arial"/>
              </w:rPr>
            </w:pPr>
          </w:p>
        </w:tc>
        <w:tc>
          <w:tcPr>
            <w:tcW w:w="1225" w:type="dxa"/>
            <w:noWrap/>
            <w:hideMark/>
            <w:tcPrChange w:id="2607" w:author="Naveen Premnath [2]" w:date="2024-09-29T23:09:00Z">
              <w:tcPr>
                <w:tcW w:w="1225" w:type="dxa"/>
                <w:noWrap/>
                <w:hideMark/>
              </w:tcPr>
            </w:tcPrChange>
          </w:tcPr>
          <w:p w14:paraId="30BB8ABF" w14:textId="77777777" w:rsidR="00AD4BB1" w:rsidRPr="007900FC" w:rsidRDefault="00AD4BB1" w:rsidP="00AD4BB1">
            <w:pPr>
              <w:rPr>
                <w:rFonts w:ascii="Arial" w:hAnsi="Arial" w:cs="Arial"/>
              </w:rPr>
            </w:pPr>
            <w:r w:rsidRPr="007900FC">
              <w:rPr>
                <w:rFonts w:ascii="Arial" w:hAnsi="Arial" w:cs="Arial"/>
              </w:rPr>
              <w:t>14085</w:t>
            </w:r>
          </w:p>
        </w:tc>
        <w:tc>
          <w:tcPr>
            <w:tcW w:w="1350" w:type="dxa"/>
            <w:noWrap/>
            <w:tcPrChange w:id="2608" w:author="Naveen Premnath [2]" w:date="2024-09-29T23:09:00Z">
              <w:tcPr>
                <w:tcW w:w="1350" w:type="dxa"/>
                <w:noWrap/>
              </w:tcPr>
            </w:tcPrChange>
          </w:tcPr>
          <w:p w14:paraId="25C68DE4" w14:textId="7B4A8623" w:rsidR="00AD4BB1" w:rsidRPr="007900FC" w:rsidRDefault="00AD4BB1" w:rsidP="00AD4BB1">
            <w:pPr>
              <w:rPr>
                <w:rFonts w:ascii="Arial" w:hAnsi="Arial" w:cs="Arial"/>
              </w:rPr>
            </w:pPr>
            <w:ins w:id="2609" w:author="Naveen Premnath [2]" w:date="2024-09-29T23:06:00Z">
              <w:r>
                <w:rPr>
                  <w:rFonts w:ascii="Arial" w:hAnsi="Arial" w:cs="Arial"/>
                </w:rPr>
                <w:t>12462 (88)</w:t>
              </w:r>
            </w:ins>
          </w:p>
        </w:tc>
        <w:tc>
          <w:tcPr>
            <w:tcW w:w="1350" w:type="dxa"/>
            <w:noWrap/>
            <w:tcPrChange w:id="2610" w:author="Naveen Premnath [2]" w:date="2024-09-29T23:09:00Z">
              <w:tcPr>
                <w:tcW w:w="1260" w:type="dxa"/>
                <w:noWrap/>
              </w:tcPr>
            </w:tcPrChange>
          </w:tcPr>
          <w:p w14:paraId="4D3E28C3" w14:textId="7508E3A0" w:rsidR="00AD4BB1" w:rsidRPr="007900FC" w:rsidRDefault="00AD4BB1" w:rsidP="00AD4BB1">
            <w:pPr>
              <w:rPr>
                <w:rFonts w:ascii="Arial" w:hAnsi="Arial" w:cs="Arial"/>
              </w:rPr>
            </w:pPr>
            <w:ins w:id="2611" w:author="Naveen Premnath [2]" w:date="2024-09-29T23:06:00Z">
              <w:r>
                <w:rPr>
                  <w:rFonts w:ascii="Arial" w:hAnsi="Arial" w:cs="Arial"/>
                </w:rPr>
                <w:t>1623 (12)</w:t>
              </w:r>
            </w:ins>
          </w:p>
        </w:tc>
        <w:tc>
          <w:tcPr>
            <w:tcW w:w="1710" w:type="dxa"/>
            <w:tcPrChange w:id="2612" w:author="Naveen Premnath [2]" w:date="2024-09-29T23:09:00Z">
              <w:tcPr>
                <w:tcW w:w="1800" w:type="dxa"/>
                <w:gridSpan w:val="2"/>
              </w:tcPr>
            </w:tcPrChange>
          </w:tcPr>
          <w:p w14:paraId="64AE9EDF" w14:textId="77777777" w:rsidR="00AD4BB1" w:rsidRPr="007900FC" w:rsidRDefault="00AD4BB1" w:rsidP="00AD4BB1">
            <w:pPr>
              <w:rPr>
                <w:rFonts w:ascii="Arial" w:hAnsi="Arial" w:cs="Arial"/>
              </w:rPr>
            </w:pPr>
          </w:p>
        </w:tc>
        <w:tc>
          <w:tcPr>
            <w:tcW w:w="1710" w:type="dxa"/>
            <w:tcPrChange w:id="2613" w:author="Naveen Premnath [2]" w:date="2024-09-29T23:09:00Z">
              <w:tcPr>
                <w:tcW w:w="1710" w:type="dxa"/>
              </w:tcPr>
            </w:tcPrChange>
          </w:tcPr>
          <w:p w14:paraId="1A11CFA5" w14:textId="77777777" w:rsidR="00AD4BB1" w:rsidRPr="007900FC" w:rsidRDefault="00AD4BB1" w:rsidP="00AD4BB1">
            <w:pPr>
              <w:rPr>
                <w:rFonts w:ascii="Arial" w:hAnsi="Arial" w:cs="Arial"/>
              </w:rPr>
            </w:pPr>
          </w:p>
        </w:tc>
      </w:tr>
      <w:tr w:rsidR="00D46CD1" w:rsidRPr="00AA3DD8" w14:paraId="26238CCD" w14:textId="77777777" w:rsidTr="007760C6">
        <w:trPr>
          <w:trHeight w:val="276"/>
          <w:trPrChange w:id="2614" w:author="Naveen Premnath [2]" w:date="2024-09-29T23:09:00Z">
            <w:trPr>
              <w:trHeight w:val="276"/>
            </w:trPr>
          </w:trPrChange>
        </w:trPr>
        <w:tc>
          <w:tcPr>
            <w:tcW w:w="1040" w:type="dxa"/>
            <w:noWrap/>
            <w:hideMark/>
            <w:tcPrChange w:id="2615" w:author="Naveen Premnath [2]" w:date="2024-09-29T23:09:00Z">
              <w:tcPr>
                <w:tcW w:w="1040" w:type="dxa"/>
                <w:noWrap/>
                <w:hideMark/>
              </w:tcPr>
            </w:tcPrChange>
          </w:tcPr>
          <w:p w14:paraId="1489BC5B" w14:textId="77777777" w:rsidR="00D46CD1" w:rsidRPr="007900FC" w:rsidRDefault="00D46CD1" w:rsidP="008E0D77">
            <w:pPr>
              <w:rPr>
                <w:rFonts w:ascii="Arial" w:hAnsi="Arial" w:cs="Arial"/>
              </w:rPr>
            </w:pPr>
            <w:r w:rsidRPr="007900FC">
              <w:rPr>
                <w:rFonts w:ascii="Arial" w:hAnsi="Arial" w:cs="Arial"/>
              </w:rPr>
              <w:t>2018</w:t>
            </w:r>
          </w:p>
        </w:tc>
        <w:tc>
          <w:tcPr>
            <w:tcW w:w="1060" w:type="dxa"/>
            <w:noWrap/>
            <w:hideMark/>
            <w:tcPrChange w:id="2616" w:author="Naveen Premnath [2]" w:date="2024-09-29T23:09:00Z">
              <w:tcPr>
                <w:tcW w:w="1060" w:type="dxa"/>
                <w:noWrap/>
                <w:hideMark/>
              </w:tcPr>
            </w:tcPrChange>
          </w:tcPr>
          <w:p w14:paraId="030BB56C" w14:textId="77777777" w:rsidR="00D46CD1" w:rsidRPr="007900FC" w:rsidRDefault="00D46CD1" w:rsidP="008E0D77">
            <w:pPr>
              <w:rPr>
                <w:rFonts w:ascii="Arial" w:hAnsi="Arial" w:cs="Arial"/>
              </w:rPr>
            </w:pPr>
            <w:r w:rsidRPr="007900FC">
              <w:rPr>
                <w:rFonts w:ascii="Arial" w:hAnsi="Arial" w:cs="Arial"/>
              </w:rPr>
              <w:t>Hispanic</w:t>
            </w:r>
          </w:p>
        </w:tc>
        <w:tc>
          <w:tcPr>
            <w:tcW w:w="1225" w:type="dxa"/>
            <w:noWrap/>
            <w:hideMark/>
            <w:tcPrChange w:id="2617" w:author="Naveen Premnath [2]" w:date="2024-09-29T23:09:00Z">
              <w:tcPr>
                <w:tcW w:w="1225" w:type="dxa"/>
                <w:noWrap/>
                <w:hideMark/>
              </w:tcPr>
            </w:tcPrChange>
          </w:tcPr>
          <w:p w14:paraId="733B92D9" w14:textId="77777777" w:rsidR="00D46CD1" w:rsidRPr="007900FC" w:rsidRDefault="00D46CD1" w:rsidP="008E0D77">
            <w:pPr>
              <w:rPr>
                <w:rFonts w:ascii="Arial" w:hAnsi="Arial" w:cs="Arial"/>
              </w:rPr>
            </w:pPr>
            <w:r w:rsidRPr="007900FC">
              <w:rPr>
                <w:rFonts w:ascii="Arial" w:hAnsi="Arial" w:cs="Arial"/>
              </w:rPr>
              <w:t>5070</w:t>
            </w:r>
          </w:p>
        </w:tc>
        <w:tc>
          <w:tcPr>
            <w:tcW w:w="1350" w:type="dxa"/>
            <w:noWrap/>
            <w:hideMark/>
            <w:tcPrChange w:id="2618" w:author="Naveen Premnath [2]" w:date="2024-09-29T23:09:00Z">
              <w:tcPr>
                <w:tcW w:w="1350" w:type="dxa"/>
                <w:noWrap/>
                <w:hideMark/>
              </w:tcPr>
            </w:tcPrChange>
          </w:tcPr>
          <w:p w14:paraId="4F7D8BE4" w14:textId="77777777" w:rsidR="00D46CD1" w:rsidRPr="007900FC" w:rsidRDefault="00D46CD1" w:rsidP="008E0D77">
            <w:pPr>
              <w:rPr>
                <w:rFonts w:ascii="Arial" w:hAnsi="Arial" w:cs="Arial"/>
              </w:rPr>
            </w:pPr>
            <w:r w:rsidRPr="007900FC">
              <w:rPr>
                <w:rFonts w:ascii="Arial" w:hAnsi="Arial" w:cs="Arial"/>
              </w:rPr>
              <w:t>4258 (84%)</w:t>
            </w:r>
          </w:p>
        </w:tc>
        <w:tc>
          <w:tcPr>
            <w:tcW w:w="1350" w:type="dxa"/>
            <w:noWrap/>
            <w:hideMark/>
            <w:tcPrChange w:id="2619" w:author="Naveen Premnath [2]" w:date="2024-09-29T23:09:00Z">
              <w:tcPr>
                <w:tcW w:w="1260" w:type="dxa"/>
                <w:noWrap/>
                <w:hideMark/>
              </w:tcPr>
            </w:tcPrChange>
          </w:tcPr>
          <w:p w14:paraId="1E6C7A61" w14:textId="77777777" w:rsidR="00D46CD1" w:rsidRPr="007900FC" w:rsidRDefault="00D46CD1" w:rsidP="008E0D77">
            <w:pPr>
              <w:rPr>
                <w:rFonts w:ascii="Arial" w:hAnsi="Arial" w:cs="Arial"/>
              </w:rPr>
            </w:pPr>
            <w:r w:rsidRPr="007900FC">
              <w:rPr>
                <w:rFonts w:ascii="Arial" w:hAnsi="Arial" w:cs="Arial"/>
              </w:rPr>
              <w:t>812</w:t>
            </w:r>
          </w:p>
        </w:tc>
        <w:tc>
          <w:tcPr>
            <w:tcW w:w="1710" w:type="dxa"/>
            <w:hideMark/>
            <w:tcPrChange w:id="2620" w:author="Naveen Premnath [2]" w:date="2024-09-29T23:09:00Z">
              <w:tcPr>
                <w:tcW w:w="1800" w:type="dxa"/>
                <w:gridSpan w:val="2"/>
                <w:hideMark/>
              </w:tcPr>
            </w:tcPrChange>
          </w:tcPr>
          <w:p w14:paraId="429F98D4" w14:textId="4A33F772" w:rsidR="00D46CD1" w:rsidRPr="007900FC" w:rsidRDefault="00B82431" w:rsidP="008E0D77">
            <w:pPr>
              <w:rPr>
                <w:rFonts w:ascii="Arial" w:hAnsi="Arial" w:cs="Arial"/>
              </w:rPr>
            </w:pPr>
            <w:r>
              <w:rPr>
                <w:rFonts w:ascii="Arial" w:hAnsi="Arial" w:cs="Arial"/>
              </w:rPr>
              <w:t>22</w:t>
            </w:r>
          </w:p>
        </w:tc>
        <w:tc>
          <w:tcPr>
            <w:tcW w:w="1710" w:type="dxa"/>
            <w:hideMark/>
            <w:tcPrChange w:id="2621" w:author="Naveen Premnath [2]" w:date="2024-09-29T23:09:00Z">
              <w:tcPr>
                <w:tcW w:w="1710" w:type="dxa"/>
                <w:hideMark/>
              </w:tcPr>
            </w:tcPrChange>
          </w:tcPr>
          <w:p w14:paraId="7FB6E2B1" w14:textId="56B0A44A" w:rsidR="00D46CD1" w:rsidRPr="007900FC" w:rsidRDefault="00B82431" w:rsidP="008E0D77">
            <w:pPr>
              <w:rPr>
                <w:rFonts w:ascii="Arial" w:hAnsi="Arial" w:cs="Arial"/>
              </w:rPr>
            </w:pPr>
            <w:r>
              <w:rPr>
                <w:rFonts w:ascii="Arial" w:hAnsi="Arial" w:cs="Arial"/>
              </w:rPr>
              <w:t>17</w:t>
            </w:r>
          </w:p>
        </w:tc>
      </w:tr>
      <w:tr w:rsidR="00D46CD1" w:rsidRPr="00AA3DD8" w14:paraId="1D4C3AA2" w14:textId="77777777" w:rsidTr="007760C6">
        <w:trPr>
          <w:trHeight w:val="276"/>
          <w:trPrChange w:id="2622" w:author="Naveen Premnath [2]" w:date="2024-09-29T23:09:00Z">
            <w:trPr>
              <w:trHeight w:val="276"/>
            </w:trPr>
          </w:trPrChange>
        </w:trPr>
        <w:tc>
          <w:tcPr>
            <w:tcW w:w="1040" w:type="dxa"/>
            <w:noWrap/>
            <w:hideMark/>
            <w:tcPrChange w:id="2623" w:author="Naveen Premnath [2]" w:date="2024-09-29T23:09:00Z">
              <w:tcPr>
                <w:tcW w:w="1040" w:type="dxa"/>
                <w:noWrap/>
                <w:hideMark/>
              </w:tcPr>
            </w:tcPrChange>
          </w:tcPr>
          <w:p w14:paraId="3CDD488C" w14:textId="77777777" w:rsidR="00D46CD1" w:rsidRPr="007900FC" w:rsidRDefault="00D46CD1" w:rsidP="008E0D77">
            <w:pPr>
              <w:rPr>
                <w:rFonts w:ascii="Arial" w:hAnsi="Arial" w:cs="Arial"/>
              </w:rPr>
            </w:pPr>
            <w:r w:rsidRPr="007900FC">
              <w:rPr>
                <w:rFonts w:ascii="Arial" w:hAnsi="Arial" w:cs="Arial"/>
              </w:rPr>
              <w:lastRenderedPageBreak/>
              <w:t>2018</w:t>
            </w:r>
          </w:p>
        </w:tc>
        <w:tc>
          <w:tcPr>
            <w:tcW w:w="1060" w:type="dxa"/>
            <w:noWrap/>
            <w:hideMark/>
            <w:tcPrChange w:id="2624" w:author="Naveen Premnath [2]" w:date="2024-09-29T23:09:00Z">
              <w:tcPr>
                <w:tcW w:w="1060" w:type="dxa"/>
                <w:noWrap/>
                <w:hideMark/>
              </w:tcPr>
            </w:tcPrChange>
          </w:tcPr>
          <w:p w14:paraId="103505EB" w14:textId="77777777" w:rsidR="00D46CD1" w:rsidRPr="007900FC" w:rsidRDefault="00D46CD1" w:rsidP="008E0D77">
            <w:pPr>
              <w:rPr>
                <w:rFonts w:ascii="Arial" w:hAnsi="Arial" w:cs="Arial"/>
              </w:rPr>
            </w:pPr>
            <w:r w:rsidRPr="007900FC">
              <w:rPr>
                <w:rFonts w:ascii="Arial" w:hAnsi="Arial" w:cs="Arial"/>
              </w:rPr>
              <w:t>Non-Hispanic</w:t>
            </w:r>
          </w:p>
          <w:p w14:paraId="5D30C0CA" w14:textId="77777777" w:rsidR="00D46CD1" w:rsidRPr="007900FC" w:rsidRDefault="00D46CD1" w:rsidP="008E0D77">
            <w:pPr>
              <w:rPr>
                <w:rFonts w:ascii="Arial" w:hAnsi="Arial" w:cs="Arial"/>
              </w:rPr>
            </w:pPr>
            <w:r w:rsidRPr="007900FC">
              <w:rPr>
                <w:rFonts w:ascii="Arial" w:hAnsi="Arial" w:cs="Arial"/>
              </w:rPr>
              <w:t>White</w:t>
            </w:r>
          </w:p>
        </w:tc>
        <w:tc>
          <w:tcPr>
            <w:tcW w:w="1225" w:type="dxa"/>
            <w:noWrap/>
            <w:hideMark/>
            <w:tcPrChange w:id="2625" w:author="Naveen Premnath [2]" w:date="2024-09-29T23:09:00Z">
              <w:tcPr>
                <w:tcW w:w="1225" w:type="dxa"/>
                <w:noWrap/>
                <w:hideMark/>
              </w:tcPr>
            </w:tcPrChange>
          </w:tcPr>
          <w:p w14:paraId="3260FCF8" w14:textId="77777777" w:rsidR="00D46CD1" w:rsidRPr="007900FC" w:rsidRDefault="00D46CD1" w:rsidP="008E0D77">
            <w:pPr>
              <w:rPr>
                <w:rFonts w:ascii="Arial" w:hAnsi="Arial" w:cs="Arial"/>
              </w:rPr>
            </w:pPr>
            <w:r w:rsidRPr="007900FC">
              <w:rPr>
                <w:rFonts w:ascii="Arial" w:hAnsi="Arial" w:cs="Arial"/>
              </w:rPr>
              <w:t>14302</w:t>
            </w:r>
          </w:p>
        </w:tc>
        <w:tc>
          <w:tcPr>
            <w:tcW w:w="1350" w:type="dxa"/>
            <w:noWrap/>
            <w:hideMark/>
            <w:tcPrChange w:id="2626" w:author="Naveen Premnath [2]" w:date="2024-09-29T23:09:00Z">
              <w:tcPr>
                <w:tcW w:w="1350" w:type="dxa"/>
                <w:noWrap/>
                <w:hideMark/>
              </w:tcPr>
            </w:tcPrChange>
          </w:tcPr>
          <w:p w14:paraId="4DD58C09" w14:textId="260BD83E" w:rsidR="00D46CD1" w:rsidRPr="007900FC" w:rsidRDefault="00B82431" w:rsidP="008E0D77">
            <w:pPr>
              <w:rPr>
                <w:rFonts w:ascii="Arial" w:hAnsi="Arial" w:cs="Arial"/>
              </w:rPr>
            </w:pPr>
            <w:r>
              <w:rPr>
                <w:rFonts w:ascii="Arial" w:hAnsi="Arial" w:cs="Arial"/>
              </w:rPr>
              <w:t>11169 (78</w:t>
            </w:r>
            <w:r w:rsidR="00D46CD1" w:rsidRPr="007900FC">
              <w:rPr>
                <w:rFonts w:ascii="Arial" w:hAnsi="Arial" w:cs="Arial"/>
              </w:rPr>
              <w:t>%)</w:t>
            </w:r>
          </w:p>
        </w:tc>
        <w:tc>
          <w:tcPr>
            <w:tcW w:w="1350" w:type="dxa"/>
            <w:noWrap/>
            <w:hideMark/>
            <w:tcPrChange w:id="2627" w:author="Naveen Premnath [2]" w:date="2024-09-29T23:09:00Z">
              <w:tcPr>
                <w:tcW w:w="1260" w:type="dxa"/>
                <w:noWrap/>
                <w:hideMark/>
              </w:tcPr>
            </w:tcPrChange>
          </w:tcPr>
          <w:p w14:paraId="146A1C39" w14:textId="77777777" w:rsidR="00D46CD1" w:rsidRPr="007900FC" w:rsidRDefault="00D46CD1" w:rsidP="008E0D77">
            <w:pPr>
              <w:rPr>
                <w:rFonts w:ascii="Arial" w:hAnsi="Arial" w:cs="Arial"/>
              </w:rPr>
            </w:pPr>
            <w:r w:rsidRPr="007900FC">
              <w:rPr>
                <w:rFonts w:ascii="Arial" w:hAnsi="Arial" w:cs="Arial"/>
              </w:rPr>
              <w:t>3133</w:t>
            </w:r>
          </w:p>
        </w:tc>
        <w:tc>
          <w:tcPr>
            <w:tcW w:w="1710" w:type="dxa"/>
            <w:hideMark/>
            <w:tcPrChange w:id="2628" w:author="Naveen Premnath [2]" w:date="2024-09-29T23:09:00Z">
              <w:tcPr>
                <w:tcW w:w="1800" w:type="dxa"/>
                <w:gridSpan w:val="2"/>
                <w:hideMark/>
              </w:tcPr>
            </w:tcPrChange>
          </w:tcPr>
          <w:p w14:paraId="45C98036" w14:textId="54E132AD" w:rsidR="00D46CD1" w:rsidRPr="007900FC" w:rsidRDefault="00B82431" w:rsidP="008E0D77">
            <w:pPr>
              <w:rPr>
                <w:rFonts w:ascii="Arial" w:hAnsi="Arial" w:cs="Arial"/>
              </w:rPr>
            </w:pPr>
            <w:r>
              <w:rPr>
                <w:rFonts w:ascii="Arial" w:hAnsi="Arial" w:cs="Arial"/>
              </w:rPr>
              <w:t>59</w:t>
            </w:r>
          </w:p>
        </w:tc>
        <w:tc>
          <w:tcPr>
            <w:tcW w:w="1710" w:type="dxa"/>
            <w:hideMark/>
            <w:tcPrChange w:id="2629" w:author="Naveen Premnath [2]" w:date="2024-09-29T23:09:00Z">
              <w:tcPr>
                <w:tcW w:w="1710" w:type="dxa"/>
                <w:hideMark/>
              </w:tcPr>
            </w:tcPrChange>
          </w:tcPr>
          <w:p w14:paraId="5E4878B9" w14:textId="3AE5BD80" w:rsidR="00D46CD1" w:rsidRPr="007900FC" w:rsidRDefault="00B82431" w:rsidP="008E0D77">
            <w:pPr>
              <w:rPr>
                <w:rFonts w:ascii="Arial" w:hAnsi="Arial" w:cs="Arial"/>
              </w:rPr>
            </w:pPr>
            <w:r>
              <w:rPr>
                <w:rFonts w:ascii="Arial" w:hAnsi="Arial" w:cs="Arial"/>
              </w:rPr>
              <w:t>65</w:t>
            </w:r>
          </w:p>
        </w:tc>
      </w:tr>
      <w:tr w:rsidR="00D46CD1" w:rsidRPr="00AA3DD8" w14:paraId="26F89C6C" w14:textId="77777777" w:rsidTr="007760C6">
        <w:trPr>
          <w:trHeight w:val="276"/>
          <w:trPrChange w:id="2630" w:author="Naveen Premnath [2]" w:date="2024-09-29T23:09:00Z">
            <w:trPr>
              <w:trHeight w:val="276"/>
            </w:trPr>
          </w:trPrChange>
        </w:trPr>
        <w:tc>
          <w:tcPr>
            <w:tcW w:w="1040" w:type="dxa"/>
            <w:noWrap/>
            <w:hideMark/>
            <w:tcPrChange w:id="2631" w:author="Naveen Premnath [2]" w:date="2024-09-29T23:09:00Z">
              <w:tcPr>
                <w:tcW w:w="1040" w:type="dxa"/>
                <w:noWrap/>
                <w:hideMark/>
              </w:tcPr>
            </w:tcPrChange>
          </w:tcPr>
          <w:p w14:paraId="10722222" w14:textId="77777777" w:rsidR="00D46CD1" w:rsidRPr="007900FC" w:rsidRDefault="00D46CD1" w:rsidP="008E0D77">
            <w:pPr>
              <w:rPr>
                <w:rFonts w:ascii="Arial" w:hAnsi="Arial" w:cs="Arial"/>
              </w:rPr>
            </w:pPr>
            <w:r w:rsidRPr="007900FC">
              <w:rPr>
                <w:rFonts w:ascii="Arial" w:hAnsi="Arial" w:cs="Arial"/>
              </w:rPr>
              <w:t>2018</w:t>
            </w:r>
          </w:p>
        </w:tc>
        <w:tc>
          <w:tcPr>
            <w:tcW w:w="1060" w:type="dxa"/>
            <w:noWrap/>
            <w:hideMark/>
            <w:tcPrChange w:id="2632" w:author="Naveen Premnath [2]" w:date="2024-09-29T23:09:00Z">
              <w:tcPr>
                <w:tcW w:w="1060" w:type="dxa"/>
                <w:noWrap/>
                <w:hideMark/>
              </w:tcPr>
            </w:tcPrChange>
          </w:tcPr>
          <w:p w14:paraId="05943E8F" w14:textId="77777777" w:rsidR="00D46CD1" w:rsidRPr="007900FC" w:rsidRDefault="00D46CD1" w:rsidP="008E0D77">
            <w:pPr>
              <w:rPr>
                <w:rFonts w:ascii="Arial" w:hAnsi="Arial" w:cs="Arial"/>
              </w:rPr>
            </w:pPr>
            <w:r w:rsidRPr="007900FC">
              <w:rPr>
                <w:rFonts w:ascii="Arial" w:hAnsi="Arial" w:cs="Arial"/>
              </w:rPr>
              <w:t>Non-Hispanic</w:t>
            </w:r>
          </w:p>
          <w:p w14:paraId="23309D03" w14:textId="77777777" w:rsidR="00D46CD1" w:rsidRPr="007900FC" w:rsidRDefault="00D46CD1" w:rsidP="008E0D77">
            <w:pPr>
              <w:rPr>
                <w:rFonts w:ascii="Arial" w:hAnsi="Arial" w:cs="Arial"/>
              </w:rPr>
            </w:pPr>
            <w:r w:rsidRPr="007900FC">
              <w:rPr>
                <w:rFonts w:ascii="Arial" w:hAnsi="Arial" w:cs="Arial"/>
              </w:rPr>
              <w:t>Black</w:t>
            </w:r>
          </w:p>
        </w:tc>
        <w:tc>
          <w:tcPr>
            <w:tcW w:w="1225" w:type="dxa"/>
            <w:noWrap/>
            <w:hideMark/>
            <w:tcPrChange w:id="2633" w:author="Naveen Premnath [2]" w:date="2024-09-29T23:09:00Z">
              <w:tcPr>
                <w:tcW w:w="1225" w:type="dxa"/>
                <w:noWrap/>
                <w:hideMark/>
              </w:tcPr>
            </w:tcPrChange>
          </w:tcPr>
          <w:p w14:paraId="1B044440" w14:textId="77777777" w:rsidR="00D46CD1" w:rsidRPr="007900FC" w:rsidRDefault="00D46CD1" w:rsidP="008E0D77">
            <w:pPr>
              <w:rPr>
                <w:rFonts w:ascii="Arial" w:hAnsi="Arial" w:cs="Arial"/>
              </w:rPr>
            </w:pPr>
            <w:r w:rsidRPr="007900FC">
              <w:rPr>
                <w:rFonts w:ascii="Arial" w:hAnsi="Arial" w:cs="Arial"/>
              </w:rPr>
              <w:t>4098</w:t>
            </w:r>
          </w:p>
        </w:tc>
        <w:tc>
          <w:tcPr>
            <w:tcW w:w="1350" w:type="dxa"/>
            <w:noWrap/>
            <w:hideMark/>
            <w:tcPrChange w:id="2634" w:author="Naveen Premnath [2]" w:date="2024-09-29T23:09:00Z">
              <w:tcPr>
                <w:tcW w:w="1350" w:type="dxa"/>
                <w:noWrap/>
                <w:hideMark/>
              </w:tcPr>
            </w:tcPrChange>
          </w:tcPr>
          <w:p w14:paraId="0DBAFBA8" w14:textId="74CAA253" w:rsidR="00D46CD1" w:rsidRPr="007900FC" w:rsidRDefault="00E02D61" w:rsidP="008E0D77">
            <w:pPr>
              <w:rPr>
                <w:rFonts w:ascii="Arial" w:hAnsi="Arial" w:cs="Arial"/>
              </w:rPr>
            </w:pPr>
            <w:r>
              <w:rPr>
                <w:rFonts w:ascii="Arial" w:hAnsi="Arial" w:cs="Arial"/>
              </w:rPr>
              <w:t>3294 (80</w:t>
            </w:r>
            <w:r w:rsidR="00D46CD1" w:rsidRPr="007900FC">
              <w:rPr>
                <w:rFonts w:ascii="Arial" w:hAnsi="Arial" w:cs="Arial"/>
              </w:rPr>
              <w:t>%)</w:t>
            </w:r>
          </w:p>
        </w:tc>
        <w:tc>
          <w:tcPr>
            <w:tcW w:w="1350" w:type="dxa"/>
            <w:noWrap/>
            <w:hideMark/>
            <w:tcPrChange w:id="2635" w:author="Naveen Premnath [2]" w:date="2024-09-29T23:09:00Z">
              <w:tcPr>
                <w:tcW w:w="1260" w:type="dxa"/>
                <w:noWrap/>
                <w:hideMark/>
              </w:tcPr>
            </w:tcPrChange>
          </w:tcPr>
          <w:p w14:paraId="59551C8B" w14:textId="77777777" w:rsidR="00D46CD1" w:rsidRPr="007900FC" w:rsidRDefault="00D46CD1" w:rsidP="008E0D77">
            <w:pPr>
              <w:rPr>
                <w:rFonts w:ascii="Arial" w:hAnsi="Arial" w:cs="Arial"/>
              </w:rPr>
            </w:pPr>
            <w:r w:rsidRPr="007900FC">
              <w:rPr>
                <w:rFonts w:ascii="Arial" w:hAnsi="Arial" w:cs="Arial"/>
              </w:rPr>
              <w:t>804</w:t>
            </w:r>
          </w:p>
        </w:tc>
        <w:tc>
          <w:tcPr>
            <w:tcW w:w="1710" w:type="dxa"/>
            <w:hideMark/>
            <w:tcPrChange w:id="2636" w:author="Naveen Premnath [2]" w:date="2024-09-29T23:09:00Z">
              <w:tcPr>
                <w:tcW w:w="1800" w:type="dxa"/>
                <w:gridSpan w:val="2"/>
                <w:hideMark/>
              </w:tcPr>
            </w:tcPrChange>
          </w:tcPr>
          <w:p w14:paraId="3134E966" w14:textId="0FBA318B" w:rsidR="00D46CD1" w:rsidRPr="007900FC" w:rsidRDefault="00E02D61" w:rsidP="008E0D77">
            <w:pPr>
              <w:rPr>
                <w:rFonts w:ascii="Arial" w:hAnsi="Arial" w:cs="Arial"/>
              </w:rPr>
            </w:pPr>
            <w:r>
              <w:rPr>
                <w:rFonts w:ascii="Arial" w:hAnsi="Arial" w:cs="Arial"/>
              </w:rPr>
              <w:t>17</w:t>
            </w:r>
          </w:p>
        </w:tc>
        <w:tc>
          <w:tcPr>
            <w:tcW w:w="1710" w:type="dxa"/>
            <w:hideMark/>
            <w:tcPrChange w:id="2637" w:author="Naveen Premnath [2]" w:date="2024-09-29T23:09:00Z">
              <w:tcPr>
                <w:tcW w:w="1710" w:type="dxa"/>
                <w:hideMark/>
              </w:tcPr>
            </w:tcPrChange>
          </w:tcPr>
          <w:p w14:paraId="55EAACEB" w14:textId="219FED0D" w:rsidR="00D46CD1" w:rsidRPr="007900FC" w:rsidRDefault="00B82431" w:rsidP="008E0D77">
            <w:pPr>
              <w:rPr>
                <w:rFonts w:ascii="Arial" w:hAnsi="Arial" w:cs="Arial"/>
              </w:rPr>
            </w:pPr>
            <w:r>
              <w:rPr>
                <w:rFonts w:ascii="Arial" w:hAnsi="Arial" w:cs="Arial"/>
              </w:rPr>
              <w:t>1</w:t>
            </w:r>
            <w:r w:rsidR="00D46CD1" w:rsidRPr="007900FC">
              <w:rPr>
                <w:rFonts w:ascii="Arial" w:hAnsi="Arial" w:cs="Arial"/>
              </w:rPr>
              <w:t>7</w:t>
            </w:r>
          </w:p>
        </w:tc>
      </w:tr>
      <w:tr w:rsidR="00D46CD1" w:rsidRPr="00AA3DD8" w14:paraId="1AF15C6C" w14:textId="77777777" w:rsidTr="007760C6">
        <w:trPr>
          <w:trHeight w:val="276"/>
          <w:trPrChange w:id="2638" w:author="Naveen Premnath [2]" w:date="2024-09-29T23:09:00Z">
            <w:trPr>
              <w:trHeight w:val="276"/>
            </w:trPr>
          </w:trPrChange>
        </w:trPr>
        <w:tc>
          <w:tcPr>
            <w:tcW w:w="1040" w:type="dxa"/>
            <w:noWrap/>
            <w:hideMark/>
            <w:tcPrChange w:id="2639" w:author="Naveen Premnath [2]" w:date="2024-09-29T23:09:00Z">
              <w:tcPr>
                <w:tcW w:w="1040" w:type="dxa"/>
                <w:noWrap/>
                <w:hideMark/>
              </w:tcPr>
            </w:tcPrChange>
          </w:tcPr>
          <w:p w14:paraId="2A95A80A" w14:textId="77777777" w:rsidR="00D46CD1" w:rsidRPr="007900FC" w:rsidRDefault="00D46CD1" w:rsidP="008E0D77">
            <w:pPr>
              <w:rPr>
                <w:rFonts w:ascii="Arial" w:hAnsi="Arial" w:cs="Arial"/>
              </w:rPr>
            </w:pPr>
            <w:r w:rsidRPr="007900FC">
              <w:rPr>
                <w:rFonts w:ascii="Arial" w:hAnsi="Arial" w:cs="Arial"/>
              </w:rPr>
              <w:t>2018</w:t>
            </w:r>
          </w:p>
        </w:tc>
        <w:tc>
          <w:tcPr>
            <w:tcW w:w="1060" w:type="dxa"/>
            <w:noWrap/>
            <w:hideMark/>
            <w:tcPrChange w:id="2640" w:author="Naveen Premnath [2]" w:date="2024-09-29T23:09:00Z">
              <w:tcPr>
                <w:tcW w:w="1060" w:type="dxa"/>
                <w:noWrap/>
                <w:hideMark/>
              </w:tcPr>
            </w:tcPrChange>
          </w:tcPr>
          <w:p w14:paraId="4A5C4214" w14:textId="77777777" w:rsidR="00D46CD1" w:rsidRPr="007900FC" w:rsidRDefault="00D46CD1" w:rsidP="008E0D77">
            <w:pPr>
              <w:rPr>
                <w:rFonts w:ascii="Arial" w:hAnsi="Arial" w:cs="Arial"/>
              </w:rPr>
            </w:pPr>
            <w:r w:rsidRPr="007900FC">
              <w:rPr>
                <w:rFonts w:ascii="Arial" w:hAnsi="Arial" w:cs="Arial"/>
              </w:rPr>
              <w:t>Others</w:t>
            </w:r>
          </w:p>
        </w:tc>
        <w:tc>
          <w:tcPr>
            <w:tcW w:w="1225" w:type="dxa"/>
            <w:noWrap/>
            <w:hideMark/>
            <w:tcPrChange w:id="2641" w:author="Naveen Premnath [2]" w:date="2024-09-29T23:09:00Z">
              <w:tcPr>
                <w:tcW w:w="1225" w:type="dxa"/>
                <w:noWrap/>
                <w:hideMark/>
              </w:tcPr>
            </w:tcPrChange>
          </w:tcPr>
          <w:p w14:paraId="505FC6D1" w14:textId="77777777" w:rsidR="00D46CD1" w:rsidRPr="007900FC" w:rsidRDefault="00D46CD1" w:rsidP="008E0D77">
            <w:pPr>
              <w:rPr>
                <w:rFonts w:ascii="Arial" w:hAnsi="Arial" w:cs="Arial"/>
              </w:rPr>
            </w:pPr>
            <w:r w:rsidRPr="007900FC">
              <w:rPr>
                <w:rFonts w:ascii="Arial" w:hAnsi="Arial" w:cs="Arial"/>
              </w:rPr>
              <w:t>438</w:t>
            </w:r>
          </w:p>
        </w:tc>
        <w:tc>
          <w:tcPr>
            <w:tcW w:w="1350" w:type="dxa"/>
            <w:noWrap/>
            <w:hideMark/>
            <w:tcPrChange w:id="2642" w:author="Naveen Premnath [2]" w:date="2024-09-29T23:09:00Z">
              <w:tcPr>
                <w:tcW w:w="1350" w:type="dxa"/>
                <w:noWrap/>
                <w:hideMark/>
              </w:tcPr>
            </w:tcPrChange>
          </w:tcPr>
          <w:p w14:paraId="5E1F0401" w14:textId="77777777" w:rsidR="00B82431" w:rsidRDefault="00B82431" w:rsidP="008E0D77">
            <w:pPr>
              <w:rPr>
                <w:rFonts w:ascii="Arial" w:hAnsi="Arial" w:cs="Arial"/>
              </w:rPr>
            </w:pPr>
            <w:r>
              <w:rPr>
                <w:rFonts w:ascii="Arial" w:hAnsi="Arial" w:cs="Arial"/>
              </w:rPr>
              <w:t xml:space="preserve">378 </w:t>
            </w:r>
          </w:p>
          <w:p w14:paraId="055B19B2" w14:textId="10D8897C" w:rsidR="00D46CD1" w:rsidRPr="007900FC" w:rsidRDefault="00B82431" w:rsidP="008E0D77">
            <w:pPr>
              <w:rPr>
                <w:rFonts w:ascii="Arial" w:hAnsi="Arial" w:cs="Arial"/>
              </w:rPr>
            </w:pPr>
            <w:r>
              <w:rPr>
                <w:rFonts w:ascii="Arial" w:hAnsi="Arial" w:cs="Arial"/>
              </w:rPr>
              <w:t>(86</w:t>
            </w:r>
            <w:r w:rsidR="00D46CD1" w:rsidRPr="007900FC">
              <w:rPr>
                <w:rFonts w:ascii="Arial" w:hAnsi="Arial" w:cs="Arial"/>
              </w:rPr>
              <w:t>%)</w:t>
            </w:r>
          </w:p>
        </w:tc>
        <w:tc>
          <w:tcPr>
            <w:tcW w:w="1350" w:type="dxa"/>
            <w:noWrap/>
            <w:hideMark/>
            <w:tcPrChange w:id="2643" w:author="Naveen Premnath [2]" w:date="2024-09-29T23:09:00Z">
              <w:tcPr>
                <w:tcW w:w="1260" w:type="dxa"/>
                <w:noWrap/>
                <w:hideMark/>
              </w:tcPr>
            </w:tcPrChange>
          </w:tcPr>
          <w:p w14:paraId="12F56602" w14:textId="77777777" w:rsidR="00D46CD1" w:rsidRPr="007900FC" w:rsidRDefault="00D46CD1" w:rsidP="008E0D77">
            <w:pPr>
              <w:rPr>
                <w:rFonts w:ascii="Arial" w:hAnsi="Arial" w:cs="Arial"/>
              </w:rPr>
            </w:pPr>
            <w:r w:rsidRPr="007900FC">
              <w:rPr>
                <w:rFonts w:ascii="Arial" w:hAnsi="Arial" w:cs="Arial"/>
              </w:rPr>
              <w:t>60</w:t>
            </w:r>
          </w:p>
        </w:tc>
        <w:tc>
          <w:tcPr>
            <w:tcW w:w="1710" w:type="dxa"/>
            <w:hideMark/>
            <w:tcPrChange w:id="2644" w:author="Naveen Premnath [2]" w:date="2024-09-29T23:09:00Z">
              <w:tcPr>
                <w:tcW w:w="1800" w:type="dxa"/>
                <w:gridSpan w:val="2"/>
                <w:hideMark/>
              </w:tcPr>
            </w:tcPrChange>
          </w:tcPr>
          <w:p w14:paraId="6B5711DF" w14:textId="22F01365" w:rsidR="00D46CD1" w:rsidRPr="007900FC" w:rsidRDefault="00B82431" w:rsidP="008E0D77">
            <w:pPr>
              <w:rPr>
                <w:rFonts w:ascii="Arial" w:hAnsi="Arial" w:cs="Arial"/>
              </w:rPr>
            </w:pPr>
            <w:r>
              <w:rPr>
                <w:rFonts w:ascii="Arial" w:hAnsi="Arial" w:cs="Arial"/>
              </w:rPr>
              <w:t>2</w:t>
            </w:r>
          </w:p>
        </w:tc>
        <w:tc>
          <w:tcPr>
            <w:tcW w:w="1710" w:type="dxa"/>
            <w:hideMark/>
            <w:tcPrChange w:id="2645" w:author="Naveen Premnath [2]" w:date="2024-09-29T23:09:00Z">
              <w:tcPr>
                <w:tcW w:w="1710" w:type="dxa"/>
                <w:hideMark/>
              </w:tcPr>
            </w:tcPrChange>
          </w:tcPr>
          <w:p w14:paraId="06558C3B" w14:textId="6BE0DB63" w:rsidR="00D46CD1" w:rsidRPr="007900FC" w:rsidRDefault="00B82431" w:rsidP="008E0D77">
            <w:pPr>
              <w:rPr>
                <w:rFonts w:ascii="Arial" w:hAnsi="Arial" w:cs="Arial"/>
              </w:rPr>
            </w:pPr>
            <w:r>
              <w:rPr>
                <w:rFonts w:ascii="Arial" w:hAnsi="Arial" w:cs="Arial"/>
              </w:rPr>
              <w:t>1</w:t>
            </w:r>
          </w:p>
        </w:tc>
      </w:tr>
      <w:tr w:rsidR="00AD4BB1" w:rsidRPr="00AA3DD8" w14:paraId="39E46944" w14:textId="77777777" w:rsidTr="007760C6">
        <w:trPr>
          <w:trHeight w:val="276"/>
          <w:trPrChange w:id="2646" w:author="Naveen Premnath [2]" w:date="2024-09-29T23:09:00Z">
            <w:trPr>
              <w:trHeight w:val="276"/>
            </w:trPr>
          </w:trPrChange>
        </w:trPr>
        <w:tc>
          <w:tcPr>
            <w:tcW w:w="1040" w:type="dxa"/>
            <w:noWrap/>
            <w:hideMark/>
            <w:tcPrChange w:id="2647" w:author="Naveen Premnath [2]" w:date="2024-09-29T23:09:00Z">
              <w:tcPr>
                <w:tcW w:w="1040" w:type="dxa"/>
                <w:noWrap/>
                <w:hideMark/>
              </w:tcPr>
            </w:tcPrChange>
          </w:tcPr>
          <w:p w14:paraId="38735C6C" w14:textId="77777777" w:rsidR="00AD4BB1" w:rsidRPr="007900FC" w:rsidRDefault="00AD4BB1" w:rsidP="00AD4BB1">
            <w:pPr>
              <w:rPr>
                <w:rFonts w:ascii="Arial" w:hAnsi="Arial" w:cs="Arial"/>
              </w:rPr>
            </w:pPr>
            <w:r w:rsidRPr="007900FC">
              <w:rPr>
                <w:rFonts w:ascii="Arial" w:hAnsi="Arial" w:cs="Arial"/>
              </w:rPr>
              <w:t>2018 total</w:t>
            </w:r>
          </w:p>
        </w:tc>
        <w:tc>
          <w:tcPr>
            <w:tcW w:w="1060" w:type="dxa"/>
            <w:noWrap/>
            <w:tcPrChange w:id="2648" w:author="Naveen Premnath [2]" w:date="2024-09-29T23:09:00Z">
              <w:tcPr>
                <w:tcW w:w="1060" w:type="dxa"/>
                <w:noWrap/>
              </w:tcPr>
            </w:tcPrChange>
          </w:tcPr>
          <w:p w14:paraId="3CAD761F" w14:textId="77777777" w:rsidR="00AD4BB1" w:rsidRPr="007900FC" w:rsidRDefault="00AD4BB1" w:rsidP="00AD4BB1">
            <w:pPr>
              <w:rPr>
                <w:rFonts w:ascii="Arial" w:hAnsi="Arial" w:cs="Arial"/>
              </w:rPr>
            </w:pPr>
          </w:p>
        </w:tc>
        <w:tc>
          <w:tcPr>
            <w:tcW w:w="1225" w:type="dxa"/>
            <w:noWrap/>
            <w:hideMark/>
            <w:tcPrChange w:id="2649" w:author="Naveen Premnath [2]" w:date="2024-09-29T23:09:00Z">
              <w:tcPr>
                <w:tcW w:w="1225" w:type="dxa"/>
                <w:noWrap/>
                <w:hideMark/>
              </w:tcPr>
            </w:tcPrChange>
          </w:tcPr>
          <w:p w14:paraId="659969C3" w14:textId="77777777" w:rsidR="00AD4BB1" w:rsidRPr="007900FC" w:rsidRDefault="00AD4BB1" w:rsidP="00AD4BB1">
            <w:pPr>
              <w:rPr>
                <w:rFonts w:ascii="Arial" w:hAnsi="Arial" w:cs="Arial"/>
              </w:rPr>
            </w:pPr>
            <w:r w:rsidRPr="007900FC">
              <w:rPr>
                <w:rFonts w:ascii="Arial" w:hAnsi="Arial" w:cs="Arial"/>
              </w:rPr>
              <w:t>23908</w:t>
            </w:r>
          </w:p>
        </w:tc>
        <w:tc>
          <w:tcPr>
            <w:tcW w:w="1350" w:type="dxa"/>
            <w:noWrap/>
            <w:tcPrChange w:id="2650" w:author="Naveen Premnath [2]" w:date="2024-09-29T23:09:00Z">
              <w:tcPr>
                <w:tcW w:w="1350" w:type="dxa"/>
                <w:noWrap/>
              </w:tcPr>
            </w:tcPrChange>
          </w:tcPr>
          <w:p w14:paraId="497B4A43" w14:textId="3F379EBB" w:rsidR="00AD4BB1" w:rsidRPr="007900FC" w:rsidRDefault="00AD4BB1" w:rsidP="00AD4BB1">
            <w:pPr>
              <w:rPr>
                <w:rFonts w:ascii="Arial" w:hAnsi="Arial" w:cs="Arial"/>
              </w:rPr>
            </w:pPr>
            <w:ins w:id="2651" w:author="Naveen Premnath [2]" w:date="2024-09-29T23:06:00Z">
              <w:r>
                <w:rPr>
                  <w:rFonts w:ascii="Arial" w:hAnsi="Arial" w:cs="Arial"/>
                </w:rPr>
                <w:t>19099 (80)</w:t>
              </w:r>
            </w:ins>
          </w:p>
        </w:tc>
        <w:tc>
          <w:tcPr>
            <w:tcW w:w="1350" w:type="dxa"/>
            <w:noWrap/>
            <w:tcPrChange w:id="2652" w:author="Naveen Premnath [2]" w:date="2024-09-29T23:09:00Z">
              <w:tcPr>
                <w:tcW w:w="1260" w:type="dxa"/>
                <w:noWrap/>
              </w:tcPr>
            </w:tcPrChange>
          </w:tcPr>
          <w:p w14:paraId="19DCBFD0" w14:textId="53D14433" w:rsidR="00AD4BB1" w:rsidRPr="007900FC" w:rsidRDefault="00AD4BB1" w:rsidP="00AD4BB1">
            <w:pPr>
              <w:rPr>
                <w:rFonts w:ascii="Arial" w:hAnsi="Arial" w:cs="Arial"/>
              </w:rPr>
            </w:pPr>
            <w:ins w:id="2653" w:author="Naveen Premnath [2]" w:date="2024-09-29T23:06:00Z">
              <w:r>
                <w:rPr>
                  <w:rFonts w:ascii="Arial" w:hAnsi="Arial" w:cs="Arial"/>
                </w:rPr>
                <w:t>4809 (20)</w:t>
              </w:r>
            </w:ins>
          </w:p>
        </w:tc>
        <w:tc>
          <w:tcPr>
            <w:tcW w:w="1710" w:type="dxa"/>
            <w:tcPrChange w:id="2654" w:author="Naveen Premnath [2]" w:date="2024-09-29T23:09:00Z">
              <w:tcPr>
                <w:tcW w:w="1800" w:type="dxa"/>
                <w:gridSpan w:val="2"/>
              </w:tcPr>
            </w:tcPrChange>
          </w:tcPr>
          <w:p w14:paraId="44B74F60" w14:textId="77777777" w:rsidR="00AD4BB1" w:rsidRPr="007900FC" w:rsidRDefault="00AD4BB1" w:rsidP="00AD4BB1">
            <w:pPr>
              <w:rPr>
                <w:rFonts w:ascii="Arial" w:hAnsi="Arial" w:cs="Arial"/>
              </w:rPr>
            </w:pPr>
          </w:p>
        </w:tc>
        <w:tc>
          <w:tcPr>
            <w:tcW w:w="1710" w:type="dxa"/>
            <w:tcPrChange w:id="2655" w:author="Naveen Premnath [2]" w:date="2024-09-29T23:09:00Z">
              <w:tcPr>
                <w:tcW w:w="1710" w:type="dxa"/>
              </w:tcPr>
            </w:tcPrChange>
          </w:tcPr>
          <w:p w14:paraId="476CF449" w14:textId="77777777" w:rsidR="00AD4BB1" w:rsidRPr="007900FC" w:rsidRDefault="00AD4BB1" w:rsidP="00AD4BB1">
            <w:pPr>
              <w:rPr>
                <w:rFonts w:ascii="Arial" w:hAnsi="Arial" w:cs="Arial"/>
              </w:rPr>
            </w:pPr>
          </w:p>
        </w:tc>
      </w:tr>
      <w:tr w:rsidR="00D46CD1" w:rsidRPr="00AA3DD8" w14:paraId="1D20C209" w14:textId="77777777" w:rsidTr="007760C6">
        <w:trPr>
          <w:trHeight w:val="276"/>
          <w:trPrChange w:id="2656" w:author="Naveen Premnath [2]" w:date="2024-09-29T23:09:00Z">
            <w:trPr>
              <w:trHeight w:val="276"/>
            </w:trPr>
          </w:trPrChange>
        </w:trPr>
        <w:tc>
          <w:tcPr>
            <w:tcW w:w="1040" w:type="dxa"/>
            <w:noWrap/>
            <w:hideMark/>
            <w:tcPrChange w:id="2657" w:author="Naveen Premnath [2]" w:date="2024-09-29T23:09:00Z">
              <w:tcPr>
                <w:tcW w:w="1040" w:type="dxa"/>
                <w:noWrap/>
                <w:hideMark/>
              </w:tcPr>
            </w:tcPrChange>
          </w:tcPr>
          <w:p w14:paraId="0AA719E4" w14:textId="77777777" w:rsidR="00D46CD1" w:rsidRPr="007900FC" w:rsidRDefault="00D46CD1" w:rsidP="008E0D77">
            <w:pPr>
              <w:rPr>
                <w:rFonts w:ascii="Arial" w:hAnsi="Arial" w:cs="Arial"/>
              </w:rPr>
            </w:pPr>
            <w:r w:rsidRPr="007900FC">
              <w:rPr>
                <w:rFonts w:ascii="Arial" w:hAnsi="Arial" w:cs="Arial"/>
              </w:rPr>
              <w:t>2019</w:t>
            </w:r>
          </w:p>
        </w:tc>
        <w:tc>
          <w:tcPr>
            <w:tcW w:w="1060" w:type="dxa"/>
            <w:noWrap/>
            <w:hideMark/>
            <w:tcPrChange w:id="2658" w:author="Naveen Premnath [2]" w:date="2024-09-29T23:09:00Z">
              <w:tcPr>
                <w:tcW w:w="1060" w:type="dxa"/>
                <w:noWrap/>
                <w:hideMark/>
              </w:tcPr>
            </w:tcPrChange>
          </w:tcPr>
          <w:p w14:paraId="4798FE8B" w14:textId="77777777" w:rsidR="00D46CD1" w:rsidRPr="007900FC" w:rsidRDefault="00D46CD1" w:rsidP="008E0D77">
            <w:pPr>
              <w:rPr>
                <w:rFonts w:ascii="Arial" w:hAnsi="Arial" w:cs="Arial"/>
              </w:rPr>
            </w:pPr>
            <w:r w:rsidRPr="007900FC">
              <w:rPr>
                <w:rFonts w:ascii="Arial" w:hAnsi="Arial" w:cs="Arial"/>
              </w:rPr>
              <w:t>Hispanic</w:t>
            </w:r>
          </w:p>
        </w:tc>
        <w:tc>
          <w:tcPr>
            <w:tcW w:w="1225" w:type="dxa"/>
            <w:noWrap/>
            <w:hideMark/>
            <w:tcPrChange w:id="2659" w:author="Naveen Premnath [2]" w:date="2024-09-29T23:09:00Z">
              <w:tcPr>
                <w:tcW w:w="1225" w:type="dxa"/>
                <w:noWrap/>
                <w:hideMark/>
              </w:tcPr>
            </w:tcPrChange>
          </w:tcPr>
          <w:p w14:paraId="5369F59C" w14:textId="77777777" w:rsidR="00D46CD1" w:rsidRPr="007900FC" w:rsidRDefault="00D46CD1" w:rsidP="008E0D77">
            <w:pPr>
              <w:rPr>
                <w:rFonts w:ascii="Arial" w:hAnsi="Arial" w:cs="Arial"/>
              </w:rPr>
            </w:pPr>
            <w:r w:rsidRPr="007900FC">
              <w:rPr>
                <w:rFonts w:ascii="Arial" w:hAnsi="Arial" w:cs="Arial"/>
              </w:rPr>
              <w:t>3950</w:t>
            </w:r>
          </w:p>
        </w:tc>
        <w:tc>
          <w:tcPr>
            <w:tcW w:w="1350" w:type="dxa"/>
            <w:noWrap/>
            <w:hideMark/>
            <w:tcPrChange w:id="2660" w:author="Naveen Premnath [2]" w:date="2024-09-29T23:09:00Z">
              <w:tcPr>
                <w:tcW w:w="1350" w:type="dxa"/>
                <w:noWrap/>
                <w:hideMark/>
              </w:tcPr>
            </w:tcPrChange>
          </w:tcPr>
          <w:p w14:paraId="230036B8" w14:textId="52262D48" w:rsidR="00D46CD1" w:rsidRPr="007900FC" w:rsidRDefault="00B82431" w:rsidP="008E0D77">
            <w:pPr>
              <w:rPr>
                <w:rFonts w:ascii="Arial" w:hAnsi="Arial" w:cs="Arial"/>
              </w:rPr>
            </w:pPr>
            <w:r>
              <w:rPr>
                <w:rFonts w:ascii="Arial" w:hAnsi="Arial" w:cs="Arial"/>
              </w:rPr>
              <w:t>3410 (86</w:t>
            </w:r>
            <w:r w:rsidR="00D46CD1" w:rsidRPr="007900FC">
              <w:rPr>
                <w:rFonts w:ascii="Arial" w:hAnsi="Arial" w:cs="Arial"/>
              </w:rPr>
              <w:t>%)</w:t>
            </w:r>
          </w:p>
        </w:tc>
        <w:tc>
          <w:tcPr>
            <w:tcW w:w="1350" w:type="dxa"/>
            <w:noWrap/>
            <w:hideMark/>
            <w:tcPrChange w:id="2661" w:author="Naveen Premnath [2]" w:date="2024-09-29T23:09:00Z">
              <w:tcPr>
                <w:tcW w:w="1260" w:type="dxa"/>
                <w:noWrap/>
                <w:hideMark/>
              </w:tcPr>
            </w:tcPrChange>
          </w:tcPr>
          <w:p w14:paraId="5A3FEA8A" w14:textId="77777777" w:rsidR="00D46CD1" w:rsidRPr="007900FC" w:rsidRDefault="00D46CD1" w:rsidP="008E0D77">
            <w:pPr>
              <w:rPr>
                <w:rFonts w:ascii="Arial" w:hAnsi="Arial" w:cs="Arial"/>
              </w:rPr>
            </w:pPr>
            <w:r w:rsidRPr="007900FC">
              <w:rPr>
                <w:rFonts w:ascii="Arial" w:hAnsi="Arial" w:cs="Arial"/>
              </w:rPr>
              <w:t>540</w:t>
            </w:r>
          </w:p>
        </w:tc>
        <w:tc>
          <w:tcPr>
            <w:tcW w:w="1710" w:type="dxa"/>
            <w:hideMark/>
            <w:tcPrChange w:id="2662" w:author="Naveen Premnath [2]" w:date="2024-09-29T23:09:00Z">
              <w:tcPr>
                <w:tcW w:w="1800" w:type="dxa"/>
                <w:gridSpan w:val="2"/>
                <w:hideMark/>
              </w:tcPr>
            </w:tcPrChange>
          </w:tcPr>
          <w:p w14:paraId="611584BA" w14:textId="0914142F" w:rsidR="00D46CD1" w:rsidRPr="007900FC" w:rsidRDefault="00B82431" w:rsidP="008E0D77">
            <w:pPr>
              <w:rPr>
                <w:rFonts w:ascii="Arial" w:hAnsi="Arial" w:cs="Arial"/>
              </w:rPr>
            </w:pPr>
            <w:r>
              <w:rPr>
                <w:rFonts w:ascii="Arial" w:hAnsi="Arial" w:cs="Arial"/>
              </w:rPr>
              <w:t>1</w:t>
            </w:r>
            <w:r w:rsidR="00D46CD1" w:rsidRPr="007900FC">
              <w:rPr>
                <w:rFonts w:ascii="Arial" w:hAnsi="Arial" w:cs="Arial"/>
              </w:rPr>
              <w:t>7</w:t>
            </w:r>
          </w:p>
        </w:tc>
        <w:tc>
          <w:tcPr>
            <w:tcW w:w="1710" w:type="dxa"/>
            <w:hideMark/>
            <w:tcPrChange w:id="2663" w:author="Naveen Premnath [2]" w:date="2024-09-29T23:09:00Z">
              <w:tcPr>
                <w:tcW w:w="1710" w:type="dxa"/>
                <w:hideMark/>
              </w:tcPr>
            </w:tcPrChange>
          </w:tcPr>
          <w:p w14:paraId="1191B02F" w14:textId="46555E4F" w:rsidR="00D46CD1" w:rsidRPr="007900FC" w:rsidRDefault="00B82431" w:rsidP="008E0D77">
            <w:pPr>
              <w:rPr>
                <w:rFonts w:ascii="Arial" w:hAnsi="Arial" w:cs="Arial"/>
              </w:rPr>
            </w:pPr>
            <w:r>
              <w:rPr>
                <w:rFonts w:ascii="Arial" w:hAnsi="Arial" w:cs="Arial"/>
              </w:rPr>
              <w:t>12</w:t>
            </w:r>
          </w:p>
        </w:tc>
      </w:tr>
      <w:tr w:rsidR="00D46CD1" w:rsidRPr="00AA3DD8" w14:paraId="08C1F335" w14:textId="77777777" w:rsidTr="007760C6">
        <w:trPr>
          <w:trHeight w:val="276"/>
          <w:trPrChange w:id="2664" w:author="Naveen Premnath [2]" w:date="2024-09-29T23:09:00Z">
            <w:trPr>
              <w:trHeight w:val="276"/>
            </w:trPr>
          </w:trPrChange>
        </w:trPr>
        <w:tc>
          <w:tcPr>
            <w:tcW w:w="1040" w:type="dxa"/>
            <w:noWrap/>
            <w:hideMark/>
            <w:tcPrChange w:id="2665" w:author="Naveen Premnath [2]" w:date="2024-09-29T23:09:00Z">
              <w:tcPr>
                <w:tcW w:w="1040" w:type="dxa"/>
                <w:noWrap/>
                <w:hideMark/>
              </w:tcPr>
            </w:tcPrChange>
          </w:tcPr>
          <w:p w14:paraId="0CC08746" w14:textId="77777777" w:rsidR="00D46CD1" w:rsidRPr="007900FC" w:rsidRDefault="00D46CD1" w:rsidP="008E0D77">
            <w:pPr>
              <w:rPr>
                <w:rFonts w:ascii="Arial" w:hAnsi="Arial" w:cs="Arial"/>
              </w:rPr>
            </w:pPr>
            <w:r w:rsidRPr="007900FC">
              <w:rPr>
                <w:rFonts w:ascii="Arial" w:hAnsi="Arial" w:cs="Arial"/>
              </w:rPr>
              <w:t>2019</w:t>
            </w:r>
          </w:p>
        </w:tc>
        <w:tc>
          <w:tcPr>
            <w:tcW w:w="1060" w:type="dxa"/>
            <w:noWrap/>
            <w:hideMark/>
            <w:tcPrChange w:id="2666" w:author="Naveen Premnath [2]" w:date="2024-09-29T23:09:00Z">
              <w:tcPr>
                <w:tcW w:w="1060" w:type="dxa"/>
                <w:noWrap/>
                <w:hideMark/>
              </w:tcPr>
            </w:tcPrChange>
          </w:tcPr>
          <w:p w14:paraId="51123E27" w14:textId="77777777" w:rsidR="00D46CD1" w:rsidRPr="007900FC" w:rsidRDefault="00D46CD1" w:rsidP="008E0D77">
            <w:pPr>
              <w:rPr>
                <w:rFonts w:ascii="Arial" w:hAnsi="Arial" w:cs="Arial"/>
              </w:rPr>
            </w:pPr>
            <w:r w:rsidRPr="007900FC">
              <w:rPr>
                <w:rFonts w:ascii="Arial" w:hAnsi="Arial" w:cs="Arial"/>
              </w:rPr>
              <w:t>Non-Hispanic</w:t>
            </w:r>
          </w:p>
          <w:p w14:paraId="43E74113" w14:textId="77777777" w:rsidR="00D46CD1" w:rsidRPr="007900FC" w:rsidRDefault="00D46CD1" w:rsidP="008E0D77">
            <w:pPr>
              <w:rPr>
                <w:rFonts w:ascii="Arial" w:hAnsi="Arial" w:cs="Arial"/>
              </w:rPr>
            </w:pPr>
            <w:r w:rsidRPr="007900FC">
              <w:rPr>
                <w:rFonts w:ascii="Arial" w:hAnsi="Arial" w:cs="Arial"/>
              </w:rPr>
              <w:t>White</w:t>
            </w:r>
          </w:p>
        </w:tc>
        <w:tc>
          <w:tcPr>
            <w:tcW w:w="1225" w:type="dxa"/>
            <w:noWrap/>
            <w:hideMark/>
            <w:tcPrChange w:id="2667" w:author="Naveen Premnath [2]" w:date="2024-09-29T23:09:00Z">
              <w:tcPr>
                <w:tcW w:w="1225" w:type="dxa"/>
                <w:noWrap/>
                <w:hideMark/>
              </w:tcPr>
            </w:tcPrChange>
          </w:tcPr>
          <w:p w14:paraId="19B846C1" w14:textId="77777777" w:rsidR="00D46CD1" w:rsidRPr="007900FC" w:rsidRDefault="00D46CD1" w:rsidP="008E0D77">
            <w:pPr>
              <w:rPr>
                <w:rFonts w:ascii="Arial" w:hAnsi="Arial" w:cs="Arial"/>
              </w:rPr>
            </w:pPr>
            <w:r w:rsidRPr="007900FC">
              <w:rPr>
                <w:rFonts w:ascii="Arial" w:hAnsi="Arial" w:cs="Arial"/>
              </w:rPr>
              <w:t>16493</w:t>
            </w:r>
          </w:p>
        </w:tc>
        <w:tc>
          <w:tcPr>
            <w:tcW w:w="1350" w:type="dxa"/>
            <w:noWrap/>
            <w:hideMark/>
            <w:tcPrChange w:id="2668" w:author="Naveen Premnath [2]" w:date="2024-09-29T23:09:00Z">
              <w:tcPr>
                <w:tcW w:w="1350" w:type="dxa"/>
                <w:noWrap/>
                <w:hideMark/>
              </w:tcPr>
            </w:tcPrChange>
          </w:tcPr>
          <w:p w14:paraId="4D7F0D37" w14:textId="3A50B047" w:rsidR="00D46CD1" w:rsidRPr="007900FC" w:rsidRDefault="00B82431" w:rsidP="008E0D77">
            <w:pPr>
              <w:rPr>
                <w:rFonts w:ascii="Arial" w:hAnsi="Arial" w:cs="Arial"/>
              </w:rPr>
            </w:pPr>
            <w:r>
              <w:rPr>
                <w:rFonts w:ascii="Arial" w:hAnsi="Arial" w:cs="Arial"/>
              </w:rPr>
              <w:t>12931 (78</w:t>
            </w:r>
            <w:r w:rsidR="00D46CD1" w:rsidRPr="007900FC">
              <w:rPr>
                <w:rFonts w:ascii="Arial" w:hAnsi="Arial" w:cs="Arial"/>
              </w:rPr>
              <w:t>%)</w:t>
            </w:r>
          </w:p>
        </w:tc>
        <w:tc>
          <w:tcPr>
            <w:tcW w:w="1350" w:type="dxa"/>
            <w:noWrap/>
            <w:hideMark/>
            <w:tcPrChange w:id="2669" w:author="Naveen Premnath [2]" w:date="2024-09-29T23:09:00Z">
              <w:tcPr>
                <w:tcW w:w="1260" w:type="dxa"/>
                <w:noWrap/>
                <w:hideMark/>
              </w:tcPr>
            </w:tcPrChange>
          </w:tcPr>
          <w:p w14:paraId="1E2ACC2D" w14:textId="77777777" w:rsidR="00D46CD1" w:rsidRPr="007900FC" w:rsidRDefault="00D46CD1" w:rsidP="008E0D77">
            <w:pPr>
              <w:rPr>
                <w:rFonts w:ascii="Arial" w:hAnsi="Arial" w:cs="Arial"/>
              </w:rPr>
            </w:pPr>
            <w:r w:rsidRPr="007900FC">
              <w:rPr>
                <w:rFonts w:ascii="Arial" w:hAnsi="Arial" w:cs="Arial"/>
              </w:rPr>
              <w:t>3562</w:t>
            </w:r>
          </w:p>
        </w:tc>
        <w:tc>
          <w:tcPr>
            <w:tcW w:w="1710" w:type="dxa"/>
            <w:hideMark/>
            <w:tcPrChange w:id="2670" w:author="Naveen Premnath [2]" w:date="2024-09-29T23:09:00Z">
              <w:tcPr>
                <w:tcW w:w="1800" w:type="dxa"/>
                <w:gridSpan w:val="2"/>
                <w:hideMark/>
              </w:tcPr>
            </w:tcPrChange>
          </w:tcPr>
          <w:p w14:paraId="6AE7A1FA" w14:textId="0EF12310" w:rsidR="00D46CD1" w:rsidRPr="007900FC" w:rsidRDefault="00B82431" w:rsidP="008E0D77">
            <w:pPr>
              <w:rPr>
                <w:rFonts w:ascii="Arial" w:hAnsi="Arial" w:cs="Arial"/>
              </w:rPr>
            </w:pPr>
            <w:r>
              <w:rPr>
                <w:rFonts w:ascii="Arial" w:hAnsi="Arial" w:cs="Arial"/>
              </w:rPr>
              <w:t>63</w:t>
            </w:r>
          </w:p>
        </w:tc>
        <w:tc>
          <w:tcPr>
            <w:tcW w:w="1710" w:type="dxa"/>
            <w:hideMark/>
            <w:tcPrChange w:id="2671" w:author="Naveen Premnath [2]" w:date="2024-09-29T23:09:00Z">
              <w:tcPr>
                <w:tcW w:w="1710" w:type="dxa"/>
                <w:hideMark/>
              </w:tcPr>
            </w:tcPrChange>
          </w:tcPr>
          <w:p w14:paraId="533DE689" w14:textId="1564FA0F" w:rsidR="00D46CD1" w:rsidRPr="007900FC" w:rsidRDefault="00B82431" w:rsidP="008E0D77">
            <w:pPr>
              <w:rPr>
                <w:rFonts w:ascii="Arial" w:hAnsi="Arial" w:cs="Arial"/>
              </w:rPr>
            </w:pPr>
            <w:r>
              <w:rPr>
                <w:rFonts w:ascii="Arial" w:hAnsi="Arial" w:cs="Arial"/>
              </w:rPr>
              <w:t>78</w:t>
            </w:r>
          </w:p>
        </w:tc>
      </w:tr>
      <w:tr w:rsidR="00D46CD1" w:rsidRPr="00AA3DD8" w14:paraId="0935BC01" w14:textId="77777777" w:rsidTr="007760C6">
        <w:trPr>
          <w:trHeight w:val="276"/>
          <w:trPrChange w:id="2672" w:author="Naveen Premnath [2]" w:date="2024-09-29T23:09:00Z">
            <w:trPr>
              <w:trHeight w:val="276"/>
            </w:trPr>
          </w:trPrChange>
        </w:trPr>
        <w:tc>
          <w:tcPr>
            <w:tcW w:w="1040" w:type="dxa"/>
            <w:noWrap/>
            <w:hideMark/>
            <w:tcPrChange w:id="2673" w:author="Naveen Premnath [2]" w:date="2024-09-29T23:09:00Z">
              <w:tcPr>
                <w:tcW w:w="1040" w:type="dxa"/>
                <w:noWrap/>
                <w:hideMark/>
              </w:tcPr>
            </w:tcPrChange>
          </w:tcPr>
          <w:p w14:paraId="139BFF24" w14:textId="77777777" w:rsidR="00D46CD1" w:rsidRPr="007900FC" w:rsidRDefault="00D46CD1" w:rsidP="008E0D77">
            <w:pPr>
              <w:rPr>
                <w:rFonts w:ascii="Arial" w:hAnsi="Arial" w:cs="Arial"/>
              </w:rPr>
            </w:pPr>
            <w:r w:rsidRPr="007900FC">
              <w:rPr>
                <w:rFonts w:ascii="Arial" w:hAnsi="Arial" w:cs="Arial"/>
              </w:rPr>
              <w:t>2019</w:t>
            </w:r>
          </w:p>
        </w:tc>
        <w:tc>
          <w:tcPr>
            <w:tcW w:w="1060" w:type="dxa"/>
            <w:noWrap/>
            <w:hideMark/>
            <w:tcPrChange w:id="2674" w:author="Naveen Premnath [2]" w:date="2024-09-29T23:09:00Z">
              <w:tcPr>
                <w:tcW w:w="1060" w:type="dxa"/>
                <w:noWrap/>
                <w:hideMark/>
              </w:tcPr>
            </w:tcPrChange>
          </w:tcPr>
          <w:p w14:paraId="6297B51C" w14:textId="77777777" w:rsidR="00D46CD1" w:rsidRPr="007900FC" w:rsidRDefault="00D46CD1" w:rsidP="008E0D77">
            <w:pPr>
              <w:rPr>
                <w:rFonts w:ascii="Arial" w:hAnsi="Arial" w:cs="Arial"/>
              </w:rPr>
            </w:pPr>
            <w:r w:rsidRPr="007900FC">
              <w:rPr>
                <w:rFonts w:ascii="Arial" w:hAnsi="Arial" w:cs="Arial"/>
              </w:rPr>
              <w:t>Non-Hispanic</w:t>
            </w:r>
          </w:p>
          <w:p w14:paraId="710BD361" w14:textId="77777777" w:rsidR="00D46CD1" w:rsidRPr="007900FC" w:rsidRDefault="00D46CD1" w:rsidP="008E0D77">
            <w:pPr>
              <w:rPr>
                <w:rFonts w:ascii="Arial" w:hAnsi="Arial" w:cs="Arial"/>
              </w:rPr>
            </w:pPr>
            <w:r w:rsidRPr="007900FC">
              <w:rPr>
                <w:rFonts w:ascii="Arial" w:hAnsi="Arial" w:cs="Arial"/>
              </w:rPr>
              <w:t>Black</w:t>
            </w:r>
          </w:p>
        </w:tc>
        <w:tc>
          <w:tcPr>
            <w:tcW w:w="1225" w:type="dxa"/>
            <w:noWrap/>
            <w:hideMark/>
            <w:tcPrChange w:id="2675" w:author="Naveen Premnath [2]" w:date="2024-09-29T23:09:00Z">
              <w:tcPr>
                <w:tcW w:w="1225" w:type="dxa"/>
                <w:noWrap/>
                <w:hideMark/>
              </w:tcPr>
            </w:tcPrChange>
          </w:tcPr>
          <w:p w14:paraId="6DB912C4" w14:textId="77777777" w:rsidR="00D46CD1" w:rsidRPr="007900FC" w:rsidRDefault="00D46CD1" w:rsidP="008E0D77">
            <w:pPr>
              <w:rPr>
                <w:rFonts w:ascii="Arial" w:hAnsi="Arial" w:cs="Arial"/>
              </w:rPr>
            </w:pPr>
            <w:r w:rsidRPr="007900FC">
              <w:rPr>
                <w:rFonts w:ascii="Arial" w:hAnsi="Arial" w:cs="Arial"/>
              </w:rPr>
              <w:t>2828</w:t>
            </w:r>
          </w:p>
        </w:tc>
        <w:tc>
          <w:tcPr>
            <w:tcW w:w="1350" w:type="dxa"/>
            <w:noWrap/>
            <w:hideMark/>
            <w:tcPrChange w:id="2676" w:author="Naveen Premnath [2]" w:date="2024-09-29T23:09:00Z">
              <w:tcPr>
                <w:tcW w:w="1350" w:type="dxa"/>
                <w:noWrap/>
                <w:hideMark/>
              </w:tcPr>
            </w:tcPrChange>
          </w:tcPr>
          <w:p w14:paraId="7011E402" w14:textId="0FC6FC10" w:rsidR="00D46CD1" w:rsidRPr="007900FC" w:rsidRDefault="00B82431" w:rsidP="008E0D77">
            <w:pPr>
              <w:rPr>
                <w:rFonts w:ascii="Arial" w:hAnsi="Arial" w:cs="Arial"/>
              </w:rPr>
            </w:pPr>
            <w:r>
              <w:rPr>
                <w:rFonts w:ascii="Arial" w:hAnsi="Arial" w:cs="Arial"/>
              </w:rPr>
              <w:t>2543 (90</w:t>
            </w:r>
            <w:r w:rsidR="00D46CD1" w:rsidRPr="007900FC">
              <w:rPr>
                <w:rFonts w:ascii="Arial" w:hAnsi="Arial" w:cs="Arial"/>
              </w:rPr>
              <w:t>%)</w:t>
            </w:r>
          </w:p>
        </w:tc>
        <w:tc>
          <w:tcPr>
            <w:tcW w:w="1350" w:type="dxa"/>
            <w:noWrap/>
            <w:hideMark/>
            <w:tcPrChange w:id="2677" w:author="Naveen Premnath [2]" w:date="2024-09-29T23:09:00Z">
              <w:tcPr>
                <w:tcW w:w="1260" w:type="dxa"/>
                <w:noWrap/>
                <w:hideMark/>
              </w:tcPr>
            </w:tcPrChange>
          </w:tcPr>
          <w:p w14:paraId="796515D6" w14:textId="77777777" w:rsidR="00D46CD1" w:rsidRPr="007900FC" w:rsidRDefault="00D46CD1" w:rsidP="008E0D77">
            <w:pPr>
              <w:rPr>
                <w:rFonts w:ascii="Arial" w:hAnsi="Arial" w:cs="Arial"/>
              </w:rPr>
            </w:pPr>
            <w:r w:rsidRPr="007900FC">
              <w:rPr>
                <w:rFonts w:ascii="Arial" w:hAnsi="Arial" w:cs="Arial"/>
              </w:rPr>
              <w:t>285</w:t>
            </w:r>
          </w:p>
        </w:tc>
        <w:tc>
          <w:tcPr>
            <w:tcW w:w="1710" w:type="dxa"/>
            <w:hideMark/>
            <w:tcPrChange w:id="2678" w:author="Naveen Premnath [2]" w:date="2024-09-29T23:09:00Z">
              <w:tcPr>
                <w:tcW w:w="1800" w:type="dxa"/>
                <w:gridSpan w:val="2"/>
                <w:hideMark/>
              </w:tcPr>
            </w:tcPrChange>
          </w:tcPr>
          <w:p w14:paraId="3603AF59" w14:textId="04ADC2DD" w:rsidR="00D46CD1" w:rsidRPr="007900FC" w:rsidRDefault="00B82431" w:rsidP="008E0D77">
            <w:pPr>
              <w:rPr>
                <w:rFonts w:ascii="Arial" w:hAnsi="Arial" w:cs="Arial"/>
              </w:rPr>
            </w:pPr>
            <w:r>
              <w:rPr>
                <w:rFonts w:ascii="Arial" w:hAnsi="Arial" w:cs="Arial"/>
              </w:rPr>
              <w:t>12</w:t>
            </w:r>
          </w:p>
        </w:tc>
        <w:tc>
          <w:tcPr>
            <w:tcW w:w="1710" w:type="dxa"/>
            <w:hideMark/>
            <w:tcPrChange w:id="2679" w:author="Naveen Premnath [2]" w:date="2024-09-29T23:09:00Z">
              <w:tcPr>
                <w:tcW w:w="1710" w:type="dxa"/>
                <w:hideMark/>
              </w:tcPr>
            </w:tcPrChange>
          </w:tcPr>
          <w:p w14:paraId="466AC5DE" w14:textId="5745CA67" w:rsidR="00D46CD1" w:rsidRPr="007900FC" w:rsidRDefault="00B82431" w:rsidP="008E0D77">
            <w:pPr>
              <w:rPr>
                <w:rFonts w:ascii="Arial" w:hAnsi="Arial" w:cs="Arial"/>
              </w:rPr>
            </w:pPr>
            <w:r>
              <w:rPr>
                <w:rFonts w:ascii="Arial" w:hAnsi="Arial" w:cs="Arial"/>
              </w:rPr>
              <w:t>6</w:t>
            </w:r>
          </w:p>
        </w:tc>
      </w:tr>
      <w:tr w:rsidR="00D46CD1" w:rsidRPr="00AA3DD8" w14:paraId="0372B087" w14:textId="77777777" w:rsidTr="007760C6">
        <w:trPr>
          <w:trHeight w:val="276"/>
          <w:trPrChange w:id="2680" w:author="Naveen Premnath [2]" w:date="2024-09-29T23:09:00Z">
            <w:trPr>
              <w:trHeight w:val="276"/>
            </w:trPr>
          </w:trPrChange>
        </w:trPr>
        <w:tc>
          <w:tcPr>
            <w:tcW w:w="1040" w:type="dxa"/>
            <w:noWrap/>
            <w:hideMark/>
            <w:tcPrChange w:id="2681" w:author="Naveen Premnath [2]" w:date="2024-09-29T23:09:00Z">
              <w:tcPr>
                <w:tcW w:w="1040" w:type="dxa"/>
                <w:noWrap/>
                <w:hideMark/>
              </w:tcPr>
            </w:tcPrChange>
          </w:tcPr>
          <w:p w14:paraId="6D7A2A7B" w14:textId="77777777" w:rsidR="00D46CD1" w:rsidRPr="007900FC" w:rsidRDefault="00D46CD1" w:rsidP="008E0D77">
            <w:pPr>
              <w:rPr>
                <w:rFonts w:ascii="Arial" w:hAnsi="Arial" w:cs="Arial"/>
              </w:rPr>
            </w:pPr>
            <w:r w:rsidRPr="007900FC">
              <w:rPr>
                <w:rFonts w:ascii="Arial" w:hAnsi="Arial" w:cs="Arial"/>
              </w:rPr>
              <w:t>2019</w:t>
            </w:r>
          </w:p>
        </w:tc>
        <w:tc>
          <w:tcPr>
            <w:tcW w:w="1060" w:type="dxa"/>
            <w:noWrap/>
            <w:hideMark/>
            <w:tcPrChange w:id="2682" w:author="Naveen Premnath [2]" w:date="2024-09-29T23:09:00Z">
              <w:tcPr>
                <w:tcW w:w="1060" w:type="dxa"/>
                <w:noWrap/>
                <w:hideMark/>
              </w:tcPr>
            </w:tcPrChange>
          </w:tcPr>
          <w:p w14:paraId="02BCB2C3" w14:textId="77777777" w:rsidR="00D46CD1" w:rsidRPr="007900FC" w:rsidRDefault="00D46CD1" w:rsidP="008E0D77">
            <w:pPr>
              <w:rPr>
                <w:rFonts w:ascii="Arial" w:hAnsi="Arial" w:cs="Arial"/>
              </w:rPr>
            </w:pPr>
            <w:r w:rsidRPr="007900FC">
              <w:rPr>
                <w:rFonts w:ascii="Arial" w:hAnsi="Arial" w:cs="Arial"/>
              </w:rPr>
              <w:t>Others</w:t>
            </w:r>
          </w:p>
        </w:tc>
        <w:tc>
          <w:tcPr>
            <w:tcW w:w="1225" w:type="dxa"/>
            <w:noWrap/>
            <w:hideMark/>
            <w:tcPrChange w:id="2683" w:author="Naveen Premnath [2]" w:date="2024-09-29T23:09:00Z">
              <w:tcPr>
                <w:tcW w:w="1225" w:type="dxa"/>
                <w:noWrap/>
                <w:hideMark/>
              </w:tcPr>
            </w:tcPrChange>
          </w:tcPr>
          <w:p w14:paraId="1C22A2E8" w14:textId="77777777" w:rsidR="00D46CD1" w:rsidRPr="007900FC" w:rsidRDefault="00D46CD1" w:rsidP="008E0D77">
            <w:pPr>
              <w:rPr>
                <w:rFonts w:ascii="Arial" w:hAnsi="Arial" w:cs="Arial"/>
              </w:rPr>
            </w:pPr>
            <w:r w:rsidRPr="007900FC">
              <w:rPr>
                <w:rFonts w:ascii="Arial" w:hAnsi="Arial" w:cs="Arial"/>
              </w:rPr>
              <w:t>1741</w:t>
            </w:r>
          </w:p>
        </w:tc>
        <w:tc>
          <w:tcPr>
            <w:tcW w:w="1350" w:type="dxa"/>
            <w:noWrap/>
            <w:hideMark/>
            <w:tcPrChange w:id="2684" w:author="Naveen Premnath [2]" w:date="2024-09-29T23:09:00Z">
              <w:tcPr>
                <w:tcW w:w="1350" w:type="dxa"/>
                <w:noWrap/>
                <w:hideMark/>
              </w:tcPr>
            </w:tcPrChange>
          </w:tcPr>
          <w:p w14:paraId="77D05D5F" w14:textId="7DC24365" w:rsidR="00D46CD1" w:rsidRPr="007900FC" w:rsidRDefault="00B82431" w:rsidP="008E0D77">
            <w:pPr>
              <w:rPr>
                <w:rFonts w:ascii="Arial" w:hAnsi="Arial" w:cs="Arial"/>
              </w:rPr>
            </w:pPr>
            <w:r>
              <w:rPr>
                <w:rFonts w:ascii="Arial" w:hAnsi="Arial" w:cs="Arial"/>
              </w:rPr>
              <w:t>1557 (89</w:t>
            </w:r>
            <w:r w:rsidR="00D46CD1" w:rsidRPr="007900FC">
              <w:rPr>
                <w:rFonts w:ascii="Arial" w:hAnsi="Arial" w:cs="Arial"/>
              </w:rPr>
              <w:t>%)</w:t>
            </w:r>
          </w:p>
        </w:tc>
        <w:tc>
          <w:tcPr>
            <w:tcW w:w="1350" w:type="dxa"/>
            <w:noWrap/>
            <w:hideMark/>
            <w:tcPrChange w:id="2685" w:author="Naveen Premnath [2]" w:date="2024-09-29T23:09:00Z">
              <w:tcPr>
                <w:tcW w:w="1260" w:type="dxa"/>
                <w:noWrap/>
                <w:hideMark/>
              </w:tcPr>
            </w:tcPrChange>
          </w:tcPr>
          <w:p w14:paraId="0F9AF41C" w14:textId="77777777" w:rsidR="00D46CD1" w:rsidRPr="007900FC" w:rsidRDefault="00D46CD1" w:rsidP="008E0D77">
            <w:pPr>
              <w:rPr>
                <w:rFonts w:ascii="Arial" w:hAnsi="Arial" w:cs="Arial"/>
              </w:rPr>
            </w:pPr>
            <w:r w:rsidRPr="007900FC">
              <w:rPr>
                <w:rFonts w:ascii="Arial" w:hAnsi="Arial" w:cs="Arial"/>
              </w:rPr>
              <w:t>184</w:t>
            </w:r>
          </w:p>
        </w:tc>
        <w:tc>
          <w:tcPr>
            <w:tcW w:w="1710" w:type="dxa"/>
            <w:hideMark/>
            <w:tcPrChange w:id="2686" w:author="Naveen Premnath [2]" w:date="2024-09-29T23:09:00Z">
              <w:tcPr>
                <w:tcW w:w="1800" w:type="dxa"/>
                <w:gridSpan w:val="2"/>
                <w:hideMark/>
              </w:tcPr>
            </w:tcPrChange>
          </w:tcPr>
          <w:p w14:paraId="46938D8B" w14:textId="30A690B5" w:rsidR="00D46CD1" w:rsidRPr="007900FC" w:rsidRDefault="00B82431" w:rsidP="008E0D77">
            <w:pPr>
              <w:rPr>
                <w:rFonts w:ascii="Arial" w:hAnsi="Arial" w:cs="Arial"/>
              </w:rPr>
            </w:pPr>
            <w:r>
              <w:rPr>
                <w:rFonts w:ascii="Arial" w:hAnsi="Arial" w:cs="Arial"/>
              </w:rPr>
              <w:t>8</w:t>
            </w:r>
          </w:p>
        </w:tc>
        <w:tc>
          <w:tcPr>
            <w:tcW w:w="1710" w:type="dxa"/>
            <w:hideMark/>
            <w:tcPrChange w:id="2687" w:author="Naveen Premnath [2]" w:date="2024-09-29T23:09:00Z">
              <w:tcPr>
                <w:tcW w:w="1710" w:type="dxa"/>
                <w:hideMark/>
              </w:tcPr>
            </w:tcPrChange>
          </w:tcPr>
          <w:p w14:paraId="25A9F041" w14:textId="1FF12628" w:rsidR="00D46CD1" w:rsidRPr="007900FC" w:rsidRDefault="00B82431" w:rsidP="008E0D77">
            <w:pPr>
              <w:rPr>
                <w:rFonts w:ascii="Arial" w:hAnsi="Arial" w:cs="Arial"/>
              </w:rPr>
            </w:pPr>
            <w:r>
              <w:rPr>
                <w:rFonts w:ascii="Arial" w:hAnsi="Arial" w:cs="Arial"/>
              </w:rPr>
              <w:t>4</w:t>
            </w:r>
          </w:p>
        </w:tc>
      </w:tr>
      <w:tr w:rsidR="00AD4BB1" w:rsidRPr="00AA3DD8" w14:paraId="3919B672" w14:textId="77777777" w:rsidTr="007760C6">
        <w:trPr>
          <w:trHeight w:val="276"/>
          <w:trPrChange w:id="2688" w:author="Naveen Premnath [2]" w:date="2024-09-29T23:09:00Z">
            <w:trPr>
              <w:trHeight w:val="276"/>
            </w:trPr>
          </w:trPrChange>
        </w:trPr>
        <w:tc>
          <w:tcPr>
            <w:tcW w:w="1040" w:type="dxa"/>
            <w:noWrap/>
            <w:hideMark/>
            <w:tcPrChange w:id="2689" w:author="Naveen Premnath [2]" w:date="2024-09-29T23:09:00Z">
              <w:tcPr>
                <w:tcW w:w="1040" w:type="dxa"/>
                <w:noWrap/>
                <w:hideMark/>
              </w:tcPr>
            </w:tcPrChange>
          </w:tcPr>
          <w:p w14:paraId="61EAE662" w14:textId="77777777" w:rsidR="00AD4BB1" w:rsidRPr="007900FC" w:rsidRDefault="00AD4BB1" w:rsidP="00AD4BB1">
            <w:pPr>
              <w:rPr>
                <w:rFonts w:ascii="Arial" w:hAnsi="Arial" w:cs="Arial"/>
              </w:rPr>
            </w:pPr>
            <w:r w:rsidRPr="007900FC">
              <w:rPr>
                <w:rFonts w:ascii="Arial" w:hAnsi="Arial" w:cs="Arial"/>
              </w:rPr>
              <w:t>2019 total</w:t>
            </w:r>
          </w:p>
        </w:tc>
        <w:tc>
          <w:tcPr>
            <w:tcW w:w="1060" w:type="dxa"/>
            <w:noWrap/>
            <w:tcPrChange w:id="2690" w:author="Naveen Premnath [2]" w:date="2024-09-29T23:09:00Z">
              <w:tcPr>
                <w:tcW w:w="1060" w:type="dxa"/>
                <w:noWrap/>
              </w:tcPr>
            </w:tcPrChange>
          </w:tcPr>
          <w:p w14:paraId="0B95386A" w14:textId="77777777" w:rsidR="00AD4BB1" w:rsidRPr="007900FC" w:rsidRDefault="00AD4BB1" w:rsidP="00AD4BB1">
            <w:pPr>
              <w:rPr>
                <w:rFonts w:ascii="Arial" w:hAnsi="Arial" w:cs="Arial"/>
              </w:rPr>
            </w:pPr>
          </w:p>
        </w:tc>
        <w:tc>
          <w:tcPr>
            <w:tcW w:w="1225" w:type="dxa"/>
            <w:noWrap/>
            <w:hideMark/>
            <w:tcPrChange w:id="2691" w:author="Naveen Premnath [2]" w:date="2024-09-29T23:09:00Z">
              <w:tcPr>
                <w:tcW w:w="1225" w:type="dxa"/>
                <w:noWrap/>
                <w:hideMark/>
              </w:tcPr>
            </w:tcPrChange>
          </w:tcPr>
          <w:p w14:paraId="76A1E2D1" w14:textId="77777777" w:rsidR="00AD4BB1" w:rsidRPr="007900FC" w:rsidRDefault="00AD4BB1" w:rsidP="00AD4BB1">
            <w:pPr>
              <w:rPr>
                <w:rFonts w:ascii="Arial" w:hAnsi="Arial" w:cs="Arial"/>
              </w:rPr>
            </w:pPr>
            <w:r w:rsidRPr="007900FC">
              <w:rPr>
                <w:rFonts w:ascii="Arial" w:hAnsi="Arial" w:cs="Arial"/>
              </w:rPr>
              <w:t>25012</w:t>
            </w:r>
          </w:p>
        </w:tc>
        <w:tc>
          <w:tcPr>
            <w:tcW w:w="1350" w:type="dxa"/>
            <w:noWrap/>
            <w:tcPrChange w:id="2692" w:author="Naveen Premnath [2]" w:date="2024-09-29T23:09:00Z">
              <w:tcPr>
                <w:tcW w:w="1350" w:type="dxa"/>
                <w:noWrap/>
              </w:tcPr>
            </w:tcPrChange>
          </w:tcPr>
          <w:p w14:paraId="3B87617D" w14:textId="1D12A19E" w:rsidR="00AD4BB1" w:rsidRPr="007900FC" w:rsidRDefault="00AD4BB1" w:rsidP="00AD4BB1">
            <w:pPr>
              <w:rPr>
                <w:rFonts w:ascii="Arial" w:hAnsi="Arial" w:cs="Arial"/>
              </w:rPr>
            </w:pPr>
            <w:ins w:id="2693" w:author="Naveen Premnath [2]" w:date="2024-09-29T23:06:00Z">
              <w:r>
                <w:rPr>
                  <w:rFonts w:ascii="Arial" w:hAnsi="Arial" w:cs="Arial"/>
                </w:rPr>
                <w:t>20441 (82)</w:t>
              </w:r>
            </w:ins>
          </w:p>
        </w:tc>
        <w:tc>
          <w:tcPr>
            <w:tcW w:w="1350" w:type="dxa"/>
            <w:noWrap/>
            <w:tcPrChange w:id="2694" w:author="Naveen Premnath [2]" w:date="2024-09-29T23:09:00Z">
              <w:tcPr>
                <w:tcW w:w="1260" w:type="dxa"/>
                <w:noWrap/>
              </w:tcPr>
            </w:tcPrChange>
          </w:tcPr>
          <w:p w14:paraId="53B3D219" w14:textId="6ECEDBB3" w:rsidR="00AD4BB1" w:rsidRPr="007900FC" w:rsidRDefault="00AD4BB1" w:rsidP="00AD4BB1">
            <w:pPr>
              <w:rPr>
                <w:rFonts w:ascii="Arial" w:hAnsi="Arial" w:cs="Arial"/>
              </w:rPr>
            </w:pPr>
            <w:ins w:id="2695" w:author="Naveen Premnath [2]" w:date="2024-09-29T23:06:00Z">
              <w:r>
                <w:rPr>
                  <w:rFonts w:ascii="Arial" w:hAnsi="Arial" w:cs="Arial"/>
                </w:rPr>
                <w:t>4571 (18)</w:t>
              </w:r>
            </w:ins>
          </w:p>
        </w:tc>
        <w:tc>
          <w:tcPr>
            <w:tcW w:w="1710" w:type="dxa"/>
            <w:tcPrChange w:id="2696" w:author="Naveen Premnath [2]" w:date="2024-09-29T23:09:00Z">
              <w:tcPr>
                <w:tcW w:w="1800" w:type="dxa"/>
                <w:gridSpan w:val="2"/>
              </w:tcPr>
            </w:tcPrChange>
          </w:tcPr>
          <w:p w14:paraId="348FF32E" w14:textId="77777777" w:rsidR="00AD4BB1" w:rsidRPr="007900FC" w:rsidRDefault="00AD4BB1" w:rsidP="00AD4BB1">
            <w:pPr>
              <w:rPr>
                <w:rFonts w:ascii="Arial" w:hAnsi="Arial" w:cs="Arial"/>
              </w:rPr>
            </w:pPr>
          </w:p>
        </w:tc>
        <w:tc>
          <w:tcPr>
            <w:tcW w:w="1710" w:type="dxa"/>
            <w:tcPrChange w:id="2697" w:author="Naveen Premnath [2]" w:date="2024-09-29T23:09:00Z">
              <w:tcPr>
                <w:tcW w:w="1710" w:type="dxa"/>
              </w:tcPr>
            </w:tcPrChange>
          </w:tcPr>
          <w:p w14:paraId="11710D58" w14:textId="77777777" w:rsidR="00AD4BB1" w:rsidRPr="007900FC" w:rsidRDefault="00AD4BB1" w:rsidP="00AD4BB1">
            <w:pPr>
              <w:rPr>
                <w:rFonts w:ascii="Arial" w:hAnsi="Arial" w:cs="Arial"/>
              </w:rPr>
            </w:pPr>
          </w:p>
        </w:tc>
      </w:tr>
      <w:tr w:rsidR="007760C6" w:rsidRPr="00AA3DD8" w14:paraId="66F3507B" w14:textId="77777777" w:rsidTr="007760C6">
        <w:trPr>
          <w:trHeight w:val="276"/>
          <w:ins w:id="2698" w:author="Naveen Premnath [2]" w:date="2024-09-29T23:06:00Z"/>
          <w:trPrChange w:id="2699" w:author="Naveen Premnath [2]" w:date="2024-09-29T23:09:00Z">
            <w:trPr>
              <w:trHeight w:val="276"/>
            </w:trPr>
          </w:trPrChange>
        </w:trPr>
        <w:tc>
          <w:tcPr>
            <w:tcW w:w="1040" w:type="dxa"/>
            <w:noWrap/>
            <w:tcPrChange w:id="2700" w:author="Naveen Premnath [2]" w:date="2024-09-29T23:09:00Z">
              <w:tcPr>
                <w:tcW w:w="1040" w:type="dxa"/>
                <w:noWrap/>
              </w:tcPr>
            </w:tcPrChange>
          </w:tcPr>
          <w:p w14:paraId="628E7451" w14:textId="6D3A2D0A" w:rsidR="007760C6" w:rsidRPr="007900FC" w:rsidRDefault="007760C6" w:rsidP="00AD4BB1">
            <w:pPr>
              <w:rPr>
                <w:ins w:id="2701" w:author="Naveen Premnath [2]" w:date="2024-09-29T23:06:00Z"/>
                <w:rFonts w:ascii="Arial" w:hAnsi="Arial" w:cs="Arial"/>
              </w:rPr>
            </w:pPr>
            <w:ins w:id="2702" w:author="Naveen Premnath [2]" w:date="2024-09-29T23:06:00Z">
              <w:r>
                <w:rPr>
                  <w:rFonts w:ascii="Arial" w:hAnsi="Arial" w:cs="Arial"/>
                </w:rPr>
                <w:t>2016-2019 total</w:t>
              </w:r>
            </w:ins>
            <w:ins w:id="2703" w:author="Naveen Premnath [2]" w:date="2024-09-29T23:08:00Z">
              <w:r>
                <w:rPr>
                  <w:rFonts w:ascii="Arial" w:hAnsi="Arial" w:cs="Arial"/>
                </w:rPr>
                <w:t xml:space="preserve"> (%)</w:t>
              </w:r>
            </w:ins>
          </w:p>
        </w:tc>
        <w:tc>
          <w:tcPr>
            <w:tcW w:w="1060" w:type="dxa"/>
            <w:noWrap/>
            <w:tcPrChange w:id="2704" w:author="Naveen Premnath [2]" w:date="2024-09-29T23:09:00Z">
              <w:tcPr>
                <w:tcW w:w="1060" w:type="dxa"/>
                <w:noWrap/>
              </w:tcPr>
            </w:tcPrChange>
          </w:tcPr>
          <w:p w14:paraId="0E11447C" w14:textId="77777777" w:rsidR="007760C6" w:rsidRPr="007900FC" w:rsidRDefault="007760C6" w:rsidP="00AD4BB1">
            <w:pPr>
              <w:rPr>
                <w:ins w:id="2705" w:author="Naveen Premnath [2]" w:date="2024-09-29T23:06:00Z"/>
                <w:rFonts w:ascii="Arial" w:hAnsi="Arial" w:cs="Arial"/>
              </w:rPr>
            </w:pPr>
          </w:p>
        </w:tc>
        <w:tc>
          <w:tcPr>
            <w:tcW w:w="1225" w:type="dxa"/>
            <w:noWrap/>
            <w:tcPrChange w:id="2706" w:author="Naveen Premnath [2]" w:date="2024-09-29T23:09:00Z">
              <w:tcPr>
                <w:tcW w:w="1225" w:type="dxa"/>
                <w:noWrap/>
              </w:tcPr>
            </w:tcPrChange>
          </w:tcPr>
          <w:p w14:paraId="477D0297" w14:textId="40394722" w:rsidR="007760C6" w:rsidRPr="007900FC" w:rsidRDefault="007760C6" w:rsidP="00AD4BB1">
            <w:pPr>
              <w:rPr>
                <w:ins w:id="2707" w:author="Naveen Premnath [2]" w:date="2024-09-29T23:06:00Z"/>
                <w:rFonts w:ascii="Arial" w:hAnsi="Arial" w:cs="Arial"/>
              </w:rPr>
            </w:pPr>
            <w:ins w:id="2708" w:author="Naveen Premnath [2]" w:date="2024-09-29T23:07:00Z">
              <w:r>
                <w:rPr>
                  <w:rFonts w:ascii="Arial" w:hAnsi="Arial" w:cs="Arial"/>
                </w:rPr>
                <w:t>79403</w:t>
              </w:r>
            </w:ins>
          </w:p>
        </w:tc>
        <w:tc>
          <w:tcPr>
            <w:tcW w:w="1350" w:type="dxa"/>
            <w:noWrap/>
            <w:tcPrChange w:id="2709" w:author="Naveen Premnath [2]" w:date="2024-09-29T23:09:00Z">
              <w:tcPr>
                <w:tcW w:w="1350" w:type="dxa"/>
                <w:noWrap/>
              </w:tcPr>
            </w:tcPrChange>
          </w:tcPr>
          <w:p w14:paraId="21D947E1" w14:textId="052824D7" w:rsidR="007760C6" w:rsidRDefault="007760C6" w:rsidP="00AD4BB1">
            <w:pPr>
              <w:rPr>
                <w:ins w:id="2710" w:author="Naveen Premnath [2]" w:date="2024-09-29T23:06:00Z"/>
                <w:rFonts w:ascii="Arial" w:hAnsi="Arial" w:cs="Arial"/>
              </w:rPr>
            </w:pPr>
            <w:ins w:id="2711" w:author="Naveen Premnath [2]" w:date="2024-09-29T23:08:00Z">
              <w:r>
                <w:rPr>
                  <w:rFonts w:ascii="Arial" w:hAnsi="Arial" w:cs="Arial"/>
                </w:rPr>
                <w:t xml:space="preserve">66323 (85) </w:t>
              </w:r>
            </w:ins>
          </w:p>
        </w:tc>
        <w:tc>
          <w:tcPr>
            <w:tcW w:w="1350" w:type="dxa"/>
            <w:noWrap/>
            <w:tcPrChange w:id="2712" w:author="Naveen Premnath [2]" w:date="2024-09-29T23:09:00Z">
              <w:tcPr>
                <w:tcW w:w="1260" w:type="dxa"/>
                <w:noWrap/>
              </w:tcPr>
            </w:tcPrChange>
          </w:tcPr>
          <w:p w14:paraId="27A7413B" w14:textId="7098DA14" w:rsidR="007760C6" w:rsidRDefault="007760C6" w:rsidP="00AD4BB1">
            <w:pPr>
              <w:rPr>
                <w:ins w:id="2713" w:author="Naveen Premnath [2]" w:date="2024-09-29T23:06:00Z"/>
                <w:rFonts w:ascii="Arial" w:hAnsi="Arial" w:cs="Arial"/>
              </w:rPr>
            </w:pPr>
            <w:ins w:id="2714" w:author="Naveen Premnath [2]" w:date="2024-09-29T23:09:00Z">
              <w:r>
                <w:rPr>
                  <w:rFonts w:ascii="Arial" w:hAnsi="Arial" w:cs="Arial"/>
                </w:rPr>
                <w:t>13080 (15)</w:t>
              </w:r>
            </w:ins>
          </w:p>
        </w:tc>
        <w:tc>
          <w:tcPr>
            <w:tcW w:w="1710" w:type="dxa"/>
            <w:tcPrChange w:id="2715" w:author="Naveen Premnath [2]" w:date="2024-09-29T23:09:00Z">
              <w:tcPr>
                <w:tcW w:w="1800" w:type="dxa"/>
                <w:gridSpan w:val="2"/>
              </w:tcPr>
            </w:tcPrChange>
          </w:tcPr>
          <w:p w14:paraId="567E3AA4" w14:textId="77777777" w:rsidR="007760C6" w:rsidRPr="007900FC" w:rsidRDefault="007760C6" w:rsidP="00AD4BB1">
            <w:pPr>
              <w:rPr>
                <w:ins w:id="2716" w:author="Naveen Premnath [2]" w:date="2024-09-29T23:06:00Z"/>
                <w:rFonts w:ascii="Arial" w:hAnsi="Arial" w:cs="Arial"/>
              </w:rPr>
            </w:pPr>
          </w:p>
        </w:tc>
        <w:tc>
          <w:tcPr>
            <w:tcW w:w="1710" w:type="dxa"/>
            <w:tcPrChange w:id="2717" w:author="Naveen Premnath [2]" w:date="2024-09-29T23:09:00Z">
              <w:tcPr>
                <w:tcW w:w="1710" w:type="dxa"/>
              </w:tcPr>
            </w:tcPrChange>
          </w:tcPr>
          <w:p w14:paraId="439C86FC" w14:textId="77777777" w:rsidR="007760C6" w:rsidRPr="007900FC" w:rsidRDefault="007760C6" w:rsidP="00AD4BB1">
            <w:pPr>
              <w:rPr>
                <w:ins w:id="2718" w:author="Naveen Premnath [2]" w:date="2024-09-29T23:06:00Z"/>
                <w:rFonts w:ascii="Arial" w:hAnsi="Arial" w:cs="Arial"/>
              </w:rPr>
            </w:pPr>
          </w:p>
        </w:tc>
      </w:tr>
    </w:tbl>
    <w:p w14:paraId="2A790636" w14:textId="77777777" w:rsidR="00D46CD1" w:rsidRDefault="00D46CD1" w:rsidP="00D46CD1">
      <w:pPr>
        <w:rPr>
          <w:rFonts w:ascii="Arial" w:hAnsi="Arial" w:cs="Arial"/>
          <w:b/>
          <w:kern w:val="2"/>
          <w14:ligatures w14:val="standardContextual"/>
        </w:rPr>
      </w:pPr>
    </w:p>
    <w:p w14:paraId="7FF01470" w14:textId="77777777" w:rsidR="00D46CD1" w:rsidRDefault="00D46CD1" w:rsidP="00D46CD1">
      <w:pPr>
        <w:rPr>
          <w:rFonts w:ascii="Arial" w:hAnsi="Arial" w:cs="Arial"/>
          <w:b/>
          <w:kern w:val="2"/>
          <w14:ligatures w14:val="standardContextual"/>
        </w:rPr>
      </w:pPr>
    </w:p>
    <w:p w14:paraId="71A9904B" w14:textId="77777777" w:rsidR="00D46CD1" w:rsidRDefault="00D46CD1">
      <w:pPr>
        <w:rPr>
          <w:rFonts w:ascii="Arial" w:hAnsi="Arial" w:cs="Arial"/>
          <w:b/>
          <w:szCs w:val="18"/>
        </w:rPr>
      </w:pPr>
      <w:r>
        <w:rPr>
          <w:rFonts w:ascii="Arial" w:hAnsi="Arial" w:cs="Arial"/>
          <w:b/>
          <w:szCs w:val="18"/>
        </w:rPr>
        <w:br w:type="page"/>
      </w:r>
    </w:p>
    <w:p w14:paraId="0D50E586" w14:textId="2299C517" w:rsidR="009627A7" w:rsidRPr="006B16AE" w:rsidRDefault="009627A7" w:rsidP="009627A7">
      <w:pPr>
        <w:rPr>
          <w:rFonts w:ascii="Arial" w:hAnsi="Arial" w:cs="Arial"/>
          <w:b/>
          <w:sz w:val="18"/>
          <w:szCs w:val="18"/>
        </w:rPr>
      </w:pPr>
      <w:r w:rsidRPr="006B16AE">
        <w:rPr>
          <w:rFonts w:ascii="Arial" w:hAnsi="Arial" w:cs="Arial"/>
          <w:b/>
          <w:szCs w:val="18"/>
        </w:rPr>
        <w:lastRenderedPageBreak/>
        <w:t>Supplementary Figure 1</w:t>
      </w:r>
      <w:r w:rsidR="00DE4000">
        <w:rPr>
          <w:rFonts w:ascii="Arial" w:hAnsi="Arial" w:cs="Arial"/>
          <w:b/>
          <w:szCs w:val="18"/>
        </w:rPr>
        <w:t xml:space="preserve">: Spouse living at home among </w:t>
      </w:r>
      <w:r w:rsidR="00786E3B">
        <w:rPr>
          <w:rFonts w:ascii="Arial" w:hAnsi="Arial" w:cs="Arial"/>
          <w:b/>
          <w:szCs w:val="18"/>
        </w:rPr>
        <w:t>cancer survivors who received home health care</w:t>
      </w:r>
    </w:p>
    <w:p w14:paraId="33F5C30C" w14:textId="77777777" w:rsidR="006B16AE" w:rsidRDefault="006B16AE" w:rsidP="008C72D4">
      <w:pPr>
        <w:rPr>
          <w:rFonts w:ascii="Arial" w:hAnsi="Arial" w:cs="Arial"/>
          <w:sz w:val="18"/>
          <w:szCs w:val="18"/>
        </w:rPr>
      </w:pPr>
      <w:r>
        <w:rPr>
          <w:noProof/>
        </w:rPr>
        <w:drawing>
          <wp:inline distT="0" distB="0" distL="0" distR="0" wp14:anchorId="6A1C4C43" wp14:editId="4D629C60">
            <wp:extent cx="8229600" cy="5528945"/>
            <wp:effectExtent l="0" t="0" r="0" b="146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AD2A139" w14:textId="26526935" w:rsidR="008C72D4" w:rsidRPr="00D46CD1" w:rsidRDefault="006B16AE" w:rsidP="008C72D4">
      <w:pPr>
        <w:rPr>
          <w:rFonts w:ascii="Arial" w:hAnsi="Arial" w:cs="Arial"/>
          <w:sz w:val="18"/>
          <w:szCs w:val="18"/>
        </w:rPr>
      </w:pPr>
      <w:r>
        <w:rPr>
          <w:rFonts w:ascii="Arial" w:hAnsi="Arial" w:cs="Arial"/>
          <w:sz w:val="18"/>
          <w:szCs w:val="18"/>
        </w:rPr>
        <w:br w:type="page"/>
      </w:r>
      <w:r w:rsidR="008C72D4" w:rsidRPr="006B16AE">
        <w:rPr>
          <w:rFonts w:ascii="Arial" w:hAnsi="Arial" w:cs="Arial"/>
          <w:b/>
        </w:rPr>
        <w:lastRenderedPageBreak/>
        <w:t xml:space="preserve">Supplementary </w:t>
      </w:r>
      <w:r w:rsidR="00D46CD1">
        <w:rPr>
          <w:rFonts w:ascii="Arial" w:hAnsi="Arial" w:cs="Arial"/>
          <w:b/>
        </w:rPr>
        <w:t>Table 4</w:t>
      </w:r>
      <w:r>
        <w:rPr>
          <w:rFonts w:ascii="Arial" w:hAnsi="Arial" w:cs="Arial"/>
          <w:b/>
        </w:rPr>
        <w:t>. Year-wise weighted data of home health care use</w:t>
      </w:r>
    </w:p>
    <w:tbl>
      <w:tblPr>
        <w:tblStyle w:val="TableGrid"/>
        <w:tblW w:w="4255" w:type="dxa"/>
        <w:tblInd w:w="0" w:type="dxa"/>
        <w:tblLayout w:type="fixed"/>
        <w:tblLook w:val="04A0" w:firstRow="1" w:lastRow="0" w:firstColumn="1" w:lastColumn="0" w:noHBand="0" w:noVBand="1"/>
      </w:tblPr>
      <w:tblGrid>
        <w:gridCol w:w="1243"/>
        <w:gridCol w:w="1506"/>
        <w:gridCol w:w="1506"/>
      </w:tblGrid>
      <w:tr w:rsidR="007F5967" w:rsidRPr="00AA3DD8" w14:paraId="69FDFC41"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hideMark/>
          </w:tcPr>
          <w:p w14:paraId="3679800D" w14:textId="5E523613" w:rsidR="007F5967" w:rsidRPr="00AA3DD8" w:rsidRDefault="007F5967">
            <w:pPr>
              <w:rPr>
                <w:rFonts w:ascii="Arial" w:hAnsi="Arial" w:cs="Arial"/>
                <w:b/>
              </w:rPr>
            </w:pPr>
            <w:r>
              <w:rPr>
                <w:rFonts w:ascii="Arial" w:hAnsi="Arial" w:cs="Arial"/>
                <w:b/>
              </w:rPr>
              <w:t>Year</w:t>
            </w:r>
          </w:p>
        </w:tc>
        <w:tc>
          <w:tcPr>
            <w:tcW w:w="1506" w:type="dxa"/>
            <w:tcBorders>
              <w:top w:val="single" w:sz="4" w:space="0" w:color="auto"/>
              <w:left w:val="single" w:sz="4" w:space="0" w:color="auto"/>
              <w:bottom w:val="single" w:sz="4" w:space="0" w:color="auto"/>
              <w:right w:val="single" w:sz="4" w:space="0" w:color="auto"/>
            </w:tcBorders>
          </w:tcPr>
          <w:p w14:paraId="0A23EC5F" w14:textId="3C9EAD0A" w:rsidR="007F5967" w:rsidRPr="00AA3DD8" w:rsidRDefault="007F5967">
            <w:pPr>
              <w:rPr>
                <w:rFonts w:ascii="Arial" w:hAnsi="Arial" w:cs="Arial"/>
                <w:b/>
              </w:rPr>
            </w:pPr>
            <w:r>
              <w:rPr>
                <w:rFonts w:ascii="Arial" w:hAnsi="Arial" w:cs="Arial"/>
                <w:b/>
              </w:rPr>
              <w:t>N</w:t>
            </w:r>
          </w:p>
        </w:tc>
        <w:tc>
          <w:tcPr>
            <w:tcW w:w="1506" w:type="dxa"/>
            <w:tcBorders>
              <w:top w:val="single" w:sz="4" w:space="0" w:color="auto"/>
              <w:left w:val="single" w:sz="4" w:space="0" w:color="auto"/>
              <w:bottom w:val="single" w:sz="4" w:space="0" w:color="auto"/>
              <w:right w:val="single" w:sz="4" w:space="0" w:color="auto"/>
            </w:tcBorders>
            <w:hideMark/>
          </w:tcPr>
          <w:p w14:paraId="6E3246F1" w14:textId="29750A96" w:rsidR="007F5967" w:rsidRPr="00AA3DD8" w:rsidRDefault="007F5967">
            <w:pPr>
              <w:rPr>
                <w:rFonts w:ascii="Arial" w:hAnsi="Arial" w:cs="Arial"/>
                <w:b/>
              </w:rPr>
            </w:pPr>
            <w:r w:rsidRPr="00AA3DD8">
              <w:rPr>
                <w:rFonts w:ascii="Arial" w:hAnsi="Arial" w:cs="Arial"/>
                <w:b/>
              </w:rPr>
              <w:t>Person w</w:t>
            </w:r>
            <w:r>
              <w:rPr>
                <w:rFonts w:ascii="Arial" w:hAnsi="Arial" w:cs="Arial"/>
                <w:b/>
              </w:rPr>
              <w:t>eigh</w:t>
            </w:r>
            <w:r w:rsidRPr="00AA3DD8">
              <w:rPr>
                <w:rFonts w:ascii="Arial" w:hAnsi="Arial" w:cs="Arial"/>
                <w:b/>
              </w:rPr>
              <w:t>t</w:t>
            </w:r>
          </w:p>
        </w:tc>
      </w:tr>
      <w:tr w:rsidR="007F5967" w:rsidRPr="00AA3DD8" w14:paraId="70A635EC"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hideMark/>
          </w:tcPr>
          <w:p w14:paraId="0EB7CDD9" w14:textId="5C82B385" w:rsidR="007F5967" w:rsidRPr="00AA3DD8" w:rsidRDefault="007F5967">
            <w:pPr>
              <w:rPr>
                <w:rFonts w:ascii="Arial" w:hAnsi="Arial" w:cs="Arial"/>
              </w:rPr>
            </w:pPr>
            <w:r>
              <w:rPr>
                <w:rFonts w:ascii="Arial" w:hAnsi="Arial" w:cs="Arial"/>
              </w:rPr>
              <w:t>2016</w:t>
            </w:r>
          </w:p>
        </w:tc>
        <w:tc>
          <w:tcPr>
            <w:tcW w:w="1506" w:type="dxa"/>
            <w:tcBorders>
              <w:top w:val="single" w:sz="4" w:space="0" w:color="auto"/>
              <w:left w:val="single" w:sz="4" w:space="0" w:color="auto"/>
              <w:bottom w:val="single" w:sz="4" w:space="0" w:color="auto"/>
              <w:right w:val="single" w:sz="4" w:space="0" w:color="auto"/>
            </w:tcBorders>
          </w:tcPr>
          <w:p w14:paraId="00C3B328" w14:textId="75F200ED" w:rsidR="007F5967" w:rsidRPr="00AA3DD8" w:rsidRDefault="007F5967">
            <w:pPr>
              <w:rPr>
                <w:rFonts w:ascii="Arial" w:hAnsi="Arial" w:cs="Arial"/>
              </w:rPr>
            </w:pPr>
            <w:r>
              <w:rPr>
                <w:rFonts w:ascii="Arial" w:hAnsi="Arial" w:cs="Arial"/>
              </w:rPr>
              <w:t>212</w:t>
            </w:r>
          </w:p>
        </w:tc>
        <w:tc>
          <w:tcPr>
            <w:tcW w:w="1506" w:type="dxa"/>
            <w:tcBorders>
              <w:top w:val="single" w:sz="4" w:space="0" w:color="auto"/>
              <w:left w:val="single" w:sz="4" w:space="0" w:color="auto"/>
              <w:bottom w:val="single" w:sz="4" w:space="0" w:color="auto"/>
              <w:right w:val="single" w:sz="4" w:space="0" w:color="auto"/>
            </w:tcBorders>
            <w:hideMark/>
          </w:tcPr>
          <w:p w14:paraId="3C60AE76" w14:textId="09F502AC" w:rsidR="007F5967" w:rsidRPr="00AA3DD8" w:rsidRDefault="00AE2525" w:rsidP="00AE2525">
            <w:pPr>
              <w:rPr>
                <w:rFonts w:ascii="Arial" w:hAnsi="Arial" w:cs="Arial"/>
              </w:rPr>
            </w:pPr>
            <w:r>
              <w:rPr>
                <w:rFonts w:ascii="Arial" w:hAnsi="Arial" w:cs="Arial"/>
              </w:rPr>
              <w:t>2409797</w:t>
            </w:r>
          </w:p>
        </w:tc>
      </w:tr>
      <w:tr w:rsidR="007F5967" w:rsidRPr="00AA3DD8" w14:paraId="7D39C14F"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tcPr>
          <w:p w14:paraId="7CC727DB" w14:textId="3417F013" w:rsidR="007F5967" w:rsidRPr="007F5967" w:rsidDel="004366D1" w:rsidRDefault="007F5967">
            <w:pPr>
              <w:rPr>
                <w:rFonts w:ascii="Arial" w:hAnsi="Arial" w:cs="Arial"/>
              </w:rPr>
            </w:pPr>
            <w:r w:rsidRPr="007F5967">
              <w:rPr>
                <w:rFonts w:ascii="Arial" w:hAnsi="Arial" w:cs="Arial"/>
              </w:rPr>
              <w:t>2017</w:t>
            </w:r>
          </w:p>
        </w:tc>
        <w:tc>
          <w:tcPr>
            <w:tcW w:w="1506" w:type="dxa"/>
            <w:tcBorders>
              <w:top w:val="single" w:sz="4" w:space="0" w:color="auto"/>
              <w:left w:val="single" w:sz="4" w:space="0" w:color="auto"/>
              <w:bottom w:val="single" w:sz="4" w:space="0" w:color="auto"/>
              <w:right w:val="single" w:sz="4" w:space="0" w:color="auto"/>
            </w:tcBorders>
          </w:tcPr>
          <w:p w14:paraId="7F50E83A" w14:textId="126A9CFE" w:rsidR="007F5967" w:rsidRDefault="007F5967">
            <w:pPr>
              <w:rPr>
                <w:rFonts w:ascii="Arial" w:hAnsi="Arial" w:cs="Arial"/>
              </w:rPr>
            </w:pPr>
            <w:r>
              <w:rPr>
                <w:rFonts w:ascii="Arial" w:hAnsi="Arial" w:cs="Arial"/>
              </w:rPr>
              <w:t>179</w:t>
            </w:r>
          </w:p>
        </w:tc>
        <w:tc>
          <w:tcPr>
            <w:tcW w:w="1506" w:type="dxa"/>
            <w:tcBorders>
              <w:top w:val="single" w:sz="4" w:space="0" w:color="auto"/>
              <w:left w:val="single" w:sz="4" w:space="0" w:color="auto"/>
              <w:bottom w:val="single" w:sz="4" w:space="0" w:color="auto"/>
              <w:right w:val="single" w:sz="4" w:space="0" w:color="auto"/>
            </w:tcBorders>
          </w:tcPr>
          <w:p w14:paraId="5DE9FA05" w14:textId="4D28C593" w:rsidR="007F5967" w:rsidRPr="00AA3DD8" w:rsidRDefault="00AE2525">
            <w:pPr>
              <w:rPr>
                <w:rFonts w:ascii="Arial" w:hAnsi="Arial" w:cs="Arial"/>
              </w:rPr>
            </w:pPr>
            <w:r>
              <w:rPr>
                <w:rFonts w:ascii="Arial" w:hAnsi="Arial" w:cs="Arial"/>
              </w:rPr>
              <w:t>1957101</w:t>
            </w:r>
          </w:p>
        </w:tc>
      </w:tr>
      <w:tr w:rsidR="007F5967" w:rsidRPr="00AA3DD8" w14:paraId="35000E05"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tcPr>
          <w:p w14:paraId="5B76E95F" w14:textId="66BB79F7" w:rsidR="007F5967" w:rsidRPr="007F5967" w:rsidDel="004366D1" w:rsidRDefault="007F5967">
            <w:pPr>
              <w:rPr>
                <w:rFonts w:ascii="Arial" w:hAnsi="Arial" w:cs="Arial"/>
              </w:rPr>
            </w:pPr>
            <w:r w:rsidRPr="007F5967">
              <w:rPr>
                <w:rFonts w:ascii="Arial" w:hAnsi="Arial" w:cs="Arial"/>
              </w:rPr>
              <w:t>2018</w:t>
            </w:r>
          </w:p>
        </w:tc>
        <w:tc>
          <w:tcPr>
            <w:tcW w:w="1506" w:type="dxa"/>
            <w:tcBorders>
              <w:top w:val="single" w:sz="4" w:space="0" w:color="auto"/>
              <w:left w:val="single" w:sz="4" w:space="0" w:color="auto"/>
              <w:bottom w:val="single" w:sz="4" w:space="0" w:color="auto"/>
              <w:right w:val="single" w:sz="4" w:space="0" w:color="auto"/>
            </w:tcBorders>
          </w:tcPr>
          <w:p w14:paraId="7BE3D7F8" w14:textId="03522819" w:rsidR="007F5967" w:rsidRDefault="007F5967">
            <w:pPr>
              <w:rPr>
                <w:rFonts w:ascii="Arial" w:hAnsi="Arial" w:cs="Arial"/>
              </w:rPr>
            </w:pPr>
            <w:r w:rsidRPr="00AA3DD8">
              <w:rPr>
                <w:rFonts w:ascii="Arial" w:hAnsi="Arial" w:cs="Arial"/>
              </w:rPr>
              <w:t>267</w:t>
            </w:r>
          </w:p>
        </w:tc>
        <w:tc>
          <w:tcPr>
            <w:tcW w:w="1506" w:type="dxa"/>
            <w:tcBorders>
              <w:top w:val="single" w:sz="4" w:space="0" w:color="auto"/>
              <w:left w:val="single" w:sz="4" w:space="0" w:color="auto"/>
              <w:bottom w:val="single" w:sz="4" w:space="0" w:color="auto"/>
              <w:right w:val="single" w:sz="4" w:space="0" w:color="auto"/>
            </w:tcBorders>
          </w:tcPr>
          <w:p w14:paraId="6EE14BF6" w14:textId="3B09CA00" w:rsidR="007F5967" w:rsidRPr="00AA3DD8" w:rsidRDefault="00AE2525" w:rsidP="00AE2525">
            <w:pPr>
              <w:rPr>
                <w:rFonts w:ascii="Arial" w:hAnsi="Arial" w:cs="Arial"/>
              </w:rPr>
            </w:pPr>
            <w:r>
              <w:rPr>
                <w:rFonts w:ascii="Arial" w:hAnsi="Arial" w:cs="Arial"/>
              </w:rPr>
              <w:t>2,544594</w:t>
            </w:r>
          </w:p>
        </w:tc>
      </w:tr>
      <w:tr w:rsidR="007F5967" w:rsidRPr="00AA3DD8" w14:paraId="6792C66B"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tcPr>
          <w:p w14:paraId="2D2C5425" w14:textId="033469CD" w:rsidR="007F5967" w:rsidRPr="007F5967" w:rsidDel="004366D1" w:rsidRDefault="007F5967" w:rsidP="007F5967">
            <w:pPr>
              <w:rPr>
                <w:rFonts w:ascii="Arial" w:hAnsi="Arial" w:cs="Arial"/>
              </w:rPr>
            </w:pPr>
            <w:r w:rsidRPr="007F5967">
              <w:rPr>
                <w:rFonts w:ascii="Arial" w:hAnsi="Arial" w:cs="Arial"/>
              </w:rPr>
              <w:t>2019</w:t>
            </w:r>
          </w:p>
        </w:tc>
        <w:tc>
          <w:tcPr>
            <w:tcW w:w="1506" w:type="dxa"/>
            <w:tcBorders>
              <w:top w:val="single" w:sz="4" w:space="0" w:color="auto"/>
              <w:left w:val="single" w:sz="4" w:space="0" w:color="auto"/>
              <w:bottom w:val="single" w:sz="4" w:space="0" w:color="auto"/>
              <w:right w:val="single" w:sz="4" w:space="0" w:color="auto"/>
            </w:tcBorders>
          </w:tcPr>
          <w:p w14:paraId="18A4DDBF" w14:textId="621D2964" w:rsidR="007F5967" w:rsidRDefault="007F5967" w:rsidP="007F5967">
            <w:pPr>
              <w:rPr>
                <w:rFonts w:ascii="Arial" w:hAnsi="Arial" w:cs="Arial"/>
              </w:rPr>
            </w:pPr>
            <w:r w:rsidRPr="00AA3DD8">
              <w:rPr>
                <w:rFonts w:ascii="Arial" w:hAnsi="Arial" w:cs="Arial"/>
              </w:rPr>
              <w:t>270</w:t>
            </w:r>
          </w:p>
        </w:tc>
        <w:tc>
          <w:tcPr>
            <w:tcW w:w="1506" w:type="dxa"/>
            <w:tcBorders>
              <w:top w:val="single" w:sz="4" w:space="0" w:color="auto"/>
              <w:left w:val="single" w:sz="4" w:space="0" w:color="auto"/>
              <w:bottom w:val="single" w:sz="4" w:space="0" w:color="auto"/>
              <w:right w:val="single" w:sz="4" w:space="0" w:color="auto"/>
            </w:tcBorders>
          </w:tcPr>
          <w:p w14:paraId="07DB94BF" w14:textId="3F6D9791" w:rsidR="007F5967" w:rsidRPr="00AA3DD8" w:rsidRDefault="00AE2525" w:rsidP="007F5967">
            <w:pPr>
              <w:rPr>
                <w:rFonts w:ascii="Arial" w:hAnsi="Arial" w:cs="Arial"/>
              </w:rPr>
            </w:pPr>
            <w:r>
              <w:rPr>
                <w:rFonts w:ascii="Arial" w:hAnsi="Arial" w:cs="Arial"/>
              </w:rPr>
              <w:t>2,676437</w:t>
            </w:r>
          </w:p>
        </w:tc>
      </w:tr>
      <w:tr w:rsidR="007F5967" w:rsidRPr="00AA3DD8" w14:paraId="67EF874F" w14:textId="77777777" w:rsidTr="007F5967">
        <w:trPr>
          <w:trHeight w:val="612"/>
        </w:trPr>
        <w:tc>
          <w:tcPr>
            <w:tcW w:w="1243" w:type="dxa"/>
            <w:tcBorders>
              <w:top w:val="single" w:sz="4" w:space="0" w:color="auto"/>
              <w:left w:val="single" w:sz="4" w:space="0" w:color="auto"/>
              <w:bottom w:val="single" w:sz="4" w:space="0" w:color="auto"/>
              <w:right w:val="single" w:sz="4" w:space="0" w:color="auto"/>
            </w:tcBorders>
          </w:tcPr>
          <w:p w14:paraId="051F3847" w14:textId="57A05578" w:rsidR="007F5967" w:rsidRPr="007F5967" w:rsidDel="004366D1" w:rsidRDefault="007F5967" w:rsidP="007F5967">
            <w:pPr>
              <w:rPr>
                <w:rFonts w:ascii="Arial" w:hAnsi="Arial" w:cs="Arial"/>
              </w:rPr>
            </w:pPr>
            <w:r w:rsidRPr="007F5967">
              <w:rPr>
                <w:rFonts w:ascii="Arial" w:hAnsi="Arial" w:cs="Arial"/>
              </w:rPr>
              <w:t>Total (2016 -2019)</w:t>
            </w:r>
          </w:p>
        </w:tc>
        <w:tc>
          <w:tcPr>
            <w:tcW w:w="1506" w:type="dxa"/>
            <w:tcBorders>
              <w:top w:val="single" w:sz="4" w:space="0" w:color="auto"/>
              <w:left w:val="single" w:sz="4" w:space="0" w:color="auto"/>
              <w:bottom w:val="single" w:sz="4" w:space="0" w:color="auto"/>
              <w:right w:val="single" w:sz="4" w:space="0" w:color="auto"/>
            </w:tcBorders>
          </w:tcPr>
          <w:p w14:paraId="19BEAD9F" w14:textId="5775C044" w:rsidR="007F5967" w:rsidRDefault="007F5967" w:rsidP="007F5967">
            <w:pPr>
              <w:rPr>
                <w:rFonts w:ascii="Arial" w:hAnsi="Arial" w:cs="Arial"/>
              </w:rPr>
            </w:pPr>
            <w:r w:rsidRPr="00AA3DD8">
              <w:rPr>
                <w:rFonts w:ascii="Arial" w:hAnsi="Arial" w:cs="Arial"/>
              </w:rPr>
              <w:t>928</w:t>
            </w:r>
          </w:p>
        </w:tc>
        <w:tc>
          <w:tcPr>
            <w:tcW w:w="1506" w:type="dxa"/>
            <w:tcBorders>
              <w:top w:val="single" w:sz="4" w:space="0" w:color="auto"/>
              <w:left w:val="single" w:sz="4" w:space="0" w:color="auto"/>
              <w:bottom w:val="single" w:sz="4" w:space="0" w:color="auto"/>
              <w:right w:val="single" w:sz="4" w:space="0" w:color="auto"/>
            </w:tcBorders>
          </w:tcPr>
          <w:p w14:paraId="43177E95" w14:textId="26B200F1" w:rsidR="007F5967" w:rsidRPr="00AA3DD8" w:rsidRDefault="00AE2525" w:rsidP="00AE2525">
            <w:pPr>
              <w:rPr>
                <w:rFonts w:ascii="Arial" w:hAnsi="Arial" w:cs="Arial"/>
              </w:rPr>
            </w:pPr>
            <w:r>
              <w:rPr>
                <w:rFonts w:ascii="Arial" w:hAnsi="Arial" w:cs="Arial"/>
              </w:rPr>
              <w:t>2396982</w:t>
            </w:r>
          </w:p>
        </w:tc>
      </w:tr>
    </w:tbl>
    <w:p w14:paraId="336F9ECA" w14:textId="52FDCE7E" w:rsidR="008C72D4" w:rsidRPr="00AA3DD8" w:rsidRDefault="008C72D4" w:rsidP="00C758DF">
      <w:pPr>
        <w:spacing w:line="480" w:lineRule="auto"/>
        <w:rPr>
          <w:rFonts w:ascii="Arial" w:hAnsi="Arial" w:cs="Arial"/>
        </w:rPr>
      </w:pPr>
    </w:p>
    <w:sectPr w:rsidR="008C72D4" w:rsidRPr="00AA3DD8" w:rsidSect="0066112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aveen Premnath" w:date="2026-01-06T10:30:00Z" w:initials="NP">
    <w:p w14:paraId="7AD9F622" w14:textId="4430B2CC" w:rsidR="00FD0815" w:rsidRDefault="00FD0815">
      <w:pPr>
        <w:pStyle w:val="CommentText"/>
      </w:pPr>
      <w:r>
        <w:rPr>
          <w:rStyle w:val="CommentReference"/>
        </w:rPr>
        <w:annotationRef/>
      </w:r>
      <w:r>
        <w:t xml:space="preserve">Put your degree and affiliation. </w:t>
      </w:r>
    </w:p>
  </w:comment>
  <w:comment w:id="17" w:author="Naveen Premnath" w:date="2026-01-06T11:50:00Z" w:initials="NP">
    <w:p w14:paraId="02F569AC" w14:textId="2C242267" w:rsidR="00AB175A" w:rsidRDefault="00AB175A">
      <w:pPr>
        <w:pStyle w:val="CommentText"/>
      </w:pPr>
      <w:r>
        <w:rPr>
          <w:rStyle w:val="CommentReference"/>
        </w:rPr>
        <w:annotationRef/>
      </w:r>
      <w:r>
        <w:t xml:space="preserve">Will need to be modified. </w:t>
      </w:r>
    </w:p>
  </w:comment>
  <w:comment w:id="19" w:author="Helen M Parsons" w:date="2024-06-06T11:48:00Z" w:initials="HMP">
    <w:p w14:paraId="2D955A7F" w14:textId="36BBFC99" w:rsidR="003428AF" w:rsidRDefault="003428AF">
      <w:pPr>
        <w:pStyle w:val="CommentText"/>
      </w:pPr>
      <w:r>
        <w:rPr>
          <w:rStyle w:val="CommentReference"/>
        </w:rPr>
        <w:annotationRef/>
      </w:r>
      <w:r>
        <w:t>Did you exclude non-melanoma skin cancer. This seems like a common exclusion in other studies.</w:t>
      </w:r>
    </w:p>
    <w:p w14:paraId="64D637EC" w14:textId="610B4EE0" w:rsidR="003428AF" w:rsidRDefault="003428AF">
      <w:pPr>
        <w:pStyle w:val="CommentText"/>
      </w:pPr>
    </w:p>
    <w:p w14:paraId="09DDC27E" w14:textId="72024C8B" w:rsidR="003428AF" w:rsidRDefault="003428AF">
      <w:pPr>
        <w:pStyle w:val="CommentText"/>
      </w:pPr>
      <w:r>
        <w:t>Did you exclude anyone else? It would be helpful to have a consort diagram and include it as an appendix. What about insurance? Different types of insurance have different criteria and coverage of home healthcare.</w:t>
      </w:r>
    </w:p>
  </w:comment>
  <w:comment w:id="20" w:author="Naveen Premnath [2]" w:date="2024-09-29T12:17:00Z" w:initials="NP">
    <w:p w14:paraId="4CE0C1F1" w14:textId="3EC2EDDF" w:rsidR="00296F64" w:rsidRDefault="003428AF" w:rsidP="00296F64">
      <w:pPr>
        <w:pStyle w:val="CommentText"/>
      </w:pPr>
      <w:r>
        <w:rPr>
          <w:rStyle w:val="CommentReference"/>
        </w:rPr>
        <w:annotationRef/>
      </w:r>
      <w:r w:rsidR="00296F64">
        <w:t xml:space="preserve">Yes. </w:t>
      </w:r>
    </w:p>
    <w:p w14:paraId="62AEB53F" w14:textId="62077FAC" w:rsidR="003428AF" w:rsidRDefault="003428AF" w:rsidP="00B20F99">
      <w:pPr>
        <w:pStyle w:val="CommentText"/>
      </w:pPr>
    </w:p>
  </w:comment>
  <w:comment w:id="54" w:author="Helen M Parsons" w:date="2024-10-11T16:40:00Z" w:initials="HMP">
    <w:p w14:paraId="47D2BC1A" w14:textId="7768CCFA" w:rsidR="003428AF" w:rsidRDefault="003428AF">
      <w:pPr>
        <w:pStyle w:val="CommentText"/>
      </w:pPr>
      <w:r>
        <w:rPr>
          <w:rStyle w:val="CommentReference"/>
        </w:rPr>
        <w:annotationRef/>
      </w:r>
      <w:r>
        <w:t xml:space="preserve">Did you define this based on any days of use? You will want to clarify this. </w:t>
      </w:r>
    </w:p>
  </w:comment>
  <w:comment w:id="55" w:author="Helen M Parsons" w:date="2024-10-11T16:40:00Z" w:initials="HMP">
    <w:p w14:paraId="4F380C63" w14:textId="046FDB75" w:rsidR="003428AF" w:rsidRDefault="003428AF">
      <w:pPr>
        <w:pStyle w:val="CommentText"/>
      </w:pPr>
      <w:r>
        <w:rPr>
          <w:rStyle w:val="CommentReference"/>
        </w:rPr>
        <w:annotationRef/>
      </w:r>
      <w:r>
        <w:t>I think everything you report as an outcome or a covariate is in these sections, but if there is anything else you calculate or define, make sure it gets included in this section.</w:t>
      </w:r>
    </w:p>
  </w:comment>
  <w:comment w:id="57" w:author="Helen M Parsons" w:date="2024-06-06T11:43:00Z" w:initials="HMP">
    <w:p w14:paraId="169A0BA9" w14:textId="289B983D" w:rsidR="003428AF" w:rsidRDefault="003428AF">
      <w:pPr>
        <w:pStyle w:val="CommentText"/>
      </w:pPr>
      <w:r>
        <w:rPr>
          <w:rStyle w:val="CommentReference"/>
        </w:rPr>
        <w:annotationRef/>
      </w:r>
      <w:r>
        <w:t>The MEPS includes a complex survey design that needs to account for the survey sample weights and other corrections for multiple years of data</w:t>
      </w:r>
    </w:p>
    <w:p w14:paraId="742C2FC7" w14:textId="24911437" w:rsidR="003428AF" w:rsidRDefault="003428AF">
      <w:pPr>
        <w:pStyle w:val="CommentText"/>
      </w:pPr>
    </w:p>
    <w:p w14:paraId="6CC15AFE" w14:textId="767C08B8" w:rsidR="003428AF" w:rsidRDefault="003428AF">
      <w:pPr>
        <w:pStyle w:val="CommentText"/>
      </w:pPr>
      <w:hyperlink r:id="rId1" w:history="1">
        <w:r w:rsidRPr="005A7C92">
          <w:rPr>
            <w:rStyle w:val="Hyperlink"/>
          </w:rPr>
          <w:t>https://meps.ahrq.gov/mepsweb/survey_comp/standard_errors.jsp</w:t>
        </w:r>
      </w:hyperlink>
    </w:p>
    <w:p w14:paraId="79768795" w14:textId="2BA6616C" w:rsidR="003428AF" w:rsidRDefault="003428AF">
      <w:pPr>
        <w:pStyle w:val="CommentText"/>
      </w:pPr>
    </w:p>
    <w:p w14:paraId="28F42688" w14:textId="62F24B20" w:rsidR="003428AF" w:rsidRDefault="003428AF">
      <w:pPr>
        <w:pStyle w:val="CommentText"/>
      </w:pPr>
      <w:r>
        <w:t>Was this included in your analysis?</w:t>
      </w:r>
    </w:p>
  </w:comment>
  <w:comment w:id="58" w:author="Naveen Premnath [2]" w:date="2024-09-29T14:51:00Z" w:initials="NP">
    <w:p w14:paraId="16B5EA97" w14:textId="1D8DF455" w:rsidR="003428AF" w:rsidRDefault="003428AF">
      <w:pPr>
        <w:pStyle w:val="CommentText"/>
      </w:pPr>
      <w:r>
        <w:rPr>
          <w:rStyle w:val="CommentReference"/>
        </w:rPr>
        <w:annotationRef/>
      </w:r>
      <w:r>
        <w:t xml:space="preserve">Now this is included. </w:t>
      </w:r>
    </w:p>
  </w:comment>
  <w:comment w:id="56" w:author="Helen M Parsons" w:date="2024-10-11T16:42:00Z" w:initials="HMP">
    <w:p w14:paraId="1B8A0F2F" w14:textId="5BCA2F7E" w:rsidR="003428AF" w:rsidRDefault="003428AF">
      <w:pPr>
        <w:pStyle w:val="CommentText"/>
      </w:pPr>
      <w:r>
        <w:rPr>
          <w:rStyle w:val="CommentReference"/>
        </w:rPr>
        <w:annotationRef/>
      </w:r>
      <w:r>
        <w:t xml:space="preserve">I do not see any additional descriptions in the statistical methods for using procedures or statistical models that account for the complex survey designs and weights. This will need to be done for the analysis, including the multivariable models. </w:t>
      </w:r>
    </w:p>
    <w:p w14:paraId="768CDA99" w14:textId="6355773D" w:rsidR="003428AF" w:rsidRDefault="003428AF">
      <w:pPr>
        <w:pStyle w:val="CommentText"/>
      </w:pPr>
    </w:p>
    <w:p w14:paraId="60CC3C38" w14:textId="57BF1E97" w:rsidR="003428AF" w:rsidRDefault="003428AF">
      <w:pPr>
        <w:pStyle w:val="CommentText"/>
      </w:pPr>
      <w:r>
        <w:t xml:space="preserve">Also, I think that the economic outcomes (costs of care, typically use a 2-part model to estimate costs as there are many people, particularly those without cancer that do not have any healthcare utilization). </w:t>
      </w:r>
    </w:p>
  </w:comment>
  <w:comment w:id="65" w:author="Anne Blaes" w:date="2024-06-07T09:46:00Z" w:initials="AB">
    <w:p w14:paraId="30920EC7" w14:textId="77777777" w:rsidR="003428AF" w:rsidRDefault="003428AF" w:rsidP="009848C1">
      <w:pPr>
        <w:pStyle w:val="CommentText"/>
      </w:pPr>
      <w:r>
        <w:rPr>
          <w:rStyle w:val="CommentReference"/>
        </w:rPr>
        <w:annotationRef/>
      </w:r>
      <w:r>
        <w:t>You may also want to then state that this was irb exempt</w:t>
      </w:r>
    </w:p>
  </w:comment>
  <w:comment w:id="66" w:author="Naveen Premnath [2]" w:date="2024-09-30T09:18:00Z" w:initials="NP">
    <w:p w14:paraId="70363D5A" w14:textId="1C2FE7EB" w:rsidR="003428AF" w:rsidRDefault="003428AF">
      <w:pPr>
        <w:pStyle w:val="CommentText"/>
      </w:pPr>
      <w:r>
        <w:rPr>
          <w:rStyle w:val="CommentReference"/>
        </w:rPr>
        <w:annotationRef/>
      </w:r>
      <w:r>
        <w:t>See line above</w:t>
      </w:r>
    </w:p>
  </w:comment>
  <w:comment w:id="68" w:author="Naveen Premnath" w:date="2026-01-06T11:34:00Z" w:initials="NP">
    <w:p w14:paraId="1F79FFD5" w14:textId="486C9058" w:rsidR="00D67649" w:rsidRDefault="00D67649">
      <w:pPr>
        <w:pStyle w:val="CommentText"/>
      </w:pPr>
      <w:r>
        <w:rPr>
          <w:rStyle w:val="CommentReference"/>
        </w:rPr>
        <w:annotationRef/>
      </w:r>
      <w:r>
        <w:t xml:space="preserve">We will incorporate numbers from Adriens analysis to this. </w:t>
      </w:r>
    </w:p>
  </w:comment>
  <w:comment w:id="69" w:author="Naveen Premnath" w:date="2026-01-06T11:32:00Z" w:initials="NP">
    <w:p w14:paraId="359250A4" w14:textId="1111E90C" w:rsidR="00D67649" w:rsidRDefault="00D67649">
      <w:pPr>
        <w:pStyle w:val="CommentText"/>
      </w:pPr>
      <w:r>
        <w:rPr>
          <w:rStyle w:val="CommentReference"/>
        </w:rPr>
        <w:annotationRef/>
      </w:r>
      <w:r>
        <w:t xml:space="preserve">We will modify this to your analysis completely. </w:t>
      </w:r>
    </w:p>
  </w:comment>
  <w:comment w:id="70" w:author="Helen M Parsons" w:date="2024-10-11T16:57:00Z" w:initials="HMP">
    <w:p w14:paraId="4D82C3A6" w14:textId="3E90EC06" w:rsidR="003428AF" w:rsidRDefault="003428AF">
      <w:pPr>
        <w:pStyle w:val="CommentText"/>
      </w:pPr>
      <w:r>
        <w:rPr>
          <w:rStyle w:val="CommentReference"/>
        </w:rPr>
        <w:annotationRef/>
      </w:r>
      <w:r>
        <w:t xml:space="preserve">Add 95% confidence intervals as well. </w:t>
      </w:r>
    </w:p>
  </w:comment>
  <w:comment w:id="71" w:author="Helen M Parsons" w:date="2024-06-06T12:07:00Z" w:initials="HMP">
    <w:p w14:paraId="472AA941" w14:textId="7222080B" w:rsidR="003428AF" w:rsidRDefault="003428AF">
      <w:pPr>
        <w:pStyle w:val="CommentText"/>
      </w:pPr>
      <w:r>
        <w:rPr>
          <w:rStyle w:val="CommentReference"/>
        </w:rPr>
        <w:annotationRef/>
      </w:r>
      <w:r>
        <w:t>Higher levels of comorbidity?</w:t>
      </w:r>
    </w:p>
  </w:comment>
  <w:comment w:id="72" w:author="Naveen Premnath [2]" w:date="2024-09-29T15:51:00Z" w:initials="NP">
    <w:p w14:paraId="5C3E1379" w14:textId="651E5993" w:rsidR="003428AF" w:rsidRDefault="003428AF">
      <w:pPr>
        <w:pStyle w:val="CommentText"/>
      </w:pPr>
      <w:r>
        <w:rPr>
          <w:rStyle w:val="CommentReference"/>
        </w:rPr>
        <w:annotationRef/>
      </w:r>
      <w:r>
        <w:t xml:space="preserve">Correct. </w:t>
      </w:r>
    </w:p>
  </w:comment>
  <w:comment w:id="74" w:author="Helen M Parsons" w:date="2024-06-06T12:08:00Z" w:initials="HMP">
    <w:p w14:paraId="32286CD9" w14:textId="2C6CD0EB" w:rsidR="003428AF" w:rsidRDefault="003428AF">
      <w:pPr>
        <w:pStyle w:val="CommentText"/>
      </w:pPr>
      <w:r>
        <w:rPr>
          <w:rStyle w:val="CommentReference"/>
        </w:rPr>
        <w:annotationRef/>
      </w:r>
      <w:r>
        <w:t>I’m not sure I follow this sentence, if you are limiting to those with home healthcare use, are you then looking at HIGHER levels of use rather than receiving care?</w:t>
      </w:r>
    </w:p>
  </w:comment>
  <w:comment w:id="75" w:author="Naveen Premnath [2]" w:date="2024-09-29T15:56:00Z" w:initials="NP">
    <w:p w14:paraId="171D3B03" w14:textId="1DAAA589" w:rsidR="003428AF" w:rsidRDefault="003428AF">
      <w:pPr>
        <w:pStyle w:val="CommentText"/>
      </w:pPr>
      <w:r>
        <w:rPr>
          <w:rStyle w:val="CommentReference"/>
        </w:rPr>
        <w:annotationRef/>
      </w:r>
      <w:r>
        <w:t xml:space="preserve">I modified it to make it clear. This is among all cancer patients and second analysis is among all home health care eligible cancer patients. </w:t>
      </w:r>
    </w:p>
  </w:comment>
  <w:comment w:id="99" w:author="Helen M Parsons" w:date="2024-06-06T12:11:00Z" w:initials="HMP">
    <w:p w14:paraId="5C84D2B7" w14:textId="25D4B684" w:rsidR="003428AF" w:rsidRDefault="003428AF">
      <w:pPr>
        <w:pStyle w:val="CommentText"/>
      </w:pPr>
      <w:r>
        <w:rPr>
          <w:rStyle w:val="CommentReference"/>
        </w:rPr>
        <w:annotationRef/>
      </w:r>
      <w:r>
        <w:t>It looks like there are some other figures below that might not be described in detail and would want to be included.</w:t>
      </w:r>
    </w:p>
  </w:comment>
  <w:comment w:id="97" w:author="Helen M Parsons" w:date="2024-06-06T12:11:00Z" w:initials="HMP">
    <w:p w14:paraId="471A4B70" w14:textId="5CCC0DE7" w:rsidR="003428AF" w:rsidRDefault="003428AF">
      <w:pPr>
        <w:pStyle w:val="CommentText"/>
      </w:pPr>
      <w:r>
        <w:rPr>
          <w:rStyle w:val="CommentReference"/>
        </w:rPr>
        <w:annotationRef/>
      </w:r>
      <w:r>
        <w:t>I also think it would be prudent to do a stratified analysis in older vs. younger respondents. I think the utilization will likely be much higher in those over 65.</w:t>
      </w:r>
    </w:p>
  </w:comment>
  <w:comment w:id="98" w:author="Naveen Premnath [2]" w:date="2024-09-29T18:00:00Z" w:initials="NP">
    <w:p w14:paraId="55A31D9D" w14:textId="0F25CF0F" w:rsidR="003428AF" w:rsidRDefault="003428AF">
      <w:pPr>
        <w:pStyle w:val="CommentText"/>
      </w:pPr>
      <w:r>
        <w:rPr>
          <w:rStyle w:val="CommentReference"/>
        </w:rPr>
        <w:annotationRef/>
      </w:r>
      <w:r>
        <w:t xml:space="preserve">I changed the variate to age &gt;65 instead of individual age. </w:t>
      </w:r>
    </w:p>
  </w:comment>
  <w:comment w:id="100" w:author="Anne Blaes" w:date="2024-06-07T09:54:00Z" w:initials="AB">
    <w:p w14:paraId="6E62AEF8" w14:textId="77777777" w:rsidR="003428AF" w:rsidRDefault="003428AF" w:rsidP="00E477C2">
      <w:pPr>
        <w:pStyle w:val="CommentText"/>
      </w:pPr>
      <w:r>
        <w:rPr>
          <w:rStyle w:val="CommentReference"/>
        </w:rPr>
        <w:annotationRef/>
      </w:r>
      <w:r>
        <w:t>This paragraph needs further detail/information; I’m not sure what you are trying to share here.</w:t>
      </w:r>
    </w:p>
  </w:comment>
  <w:comment w:id="101" w:author="Arjun Gupta" w:date="2024-05-01T10:14:00Z" w:initials="AG">
    <w:p w14:paraId="40BFBD38" w14:textId="01E975DE" w:rsidR="003428AF" w:rsidRDefault="003428AF">
      <w:pPr>
        <w:pStyle w:val="CommentText"/>
      </w:pPr>
      <w:r>
        <w:rPr>
          <w:rStyle w:val="CommentReference"/>
        </w:rPr>
        <w:annotationRef/>
      </w:r>
      <w:r>
        <w:t>Likely delete and replace with closing</w:t>
      </w:r>
    </w:p>
  </w:comment>
  <w:comment w:id="102" w:author="Helen M Parsons" w:date="2024-06-06T12:13:00Z" w:initials="HMP">
    <w:p w14:paraId="40384AF1" w14:textId="3B6CD6F2" w:rsidR="003428AF" w:rsidRDefault="003428AF">
      <w:pPr>
        <w:pStyle w:val="CommentText"/>
      </w:pPr>
      <w:r>
        <w:rPr>
          <w:rStyle w:val="CommentReference"/>
        </w:rPr>
        <w:annotationRef/>
      </w:r>
      <w:r>
        <w:t>You’ll want to have footnotes describing the sample, weighting, etc, so it is a stand alone table.</w:t>
      </w:r>
    </w:p>
  </w:comment>
  <w:comment w:id="103" w:author="Helen M Parsons" w:date="2024-10-11T16:58:00Z" w:initials="HMP">
    <w:p w14:paraId="579F9CD8" w14:textId="2150E237" w:rsidR="003428AF" w:rsidRDefault="003428AF">
      <w:pPr>
        <w:pStyle w:val="CommentText"/>
      </w:pPr>
      <w:r>
        <w:rPr>
          <w:rStyle w:val="CommentReference"/>
        </w:rPr>
        <w:annotationRef/>
      </w:r>
    </w:p>
  </w:comment>
  <w:comment w:id="460" w:author="Helen M Parsons" w:date="2024-06-06T12:15:00Z" w:initials="HMP">
    <w:p w14:paraId="0A838E81" w14:textId="35D4B59B" w:rsidR="003428AF" w:rsidRDefault="003428AF">
      <w:pPr>
        <w:pStyle w:val="CommentText"/>
      </w:pPr>
      <w:r>
        <w:rPr>
          <w:rStyle w:val="CommentReference"/>
        </w:rPr>
        <w:annotationRef/>
      </w:r>
      <w:r>
        <w:t>Do they have more nuance in this. Most likely the majority are retired.</w:t>
      </w:r>
    </w:p>
  </w:comment>
  <w:comment w:id="461" w:author="Naveen Premnath [2]" w:date="2024-09-29T23:57:00Z" w:initials="NP">
    <w:p w14:paraId="1CE38110" w14:textId="7A6A91A6" w:rsidR="003428AF" w:rsidRDefault="003428AF">
      <w:pPr>
        <w:pStyle w:val="CommentText"/>
      </w:pPr>
      <w:r>
        <w:rPr>
          <w:rStyle w:val="CommentReference"/>
        </w:rPr>
        <w:annotationRef/>
      </w:r>
      <w:r>
        <w:t>Added below as a new row, but this is ever retire</w:t>
      </w:r>
    </w:p>
  </w:comment>
  <w:comment w:id="515" w:author="Helen M Parsons" w:date="2024-06-06T12:14:00Z" w:initials="HMP">
    <w:p w14:paraId="0E7F6B9A" w14:textId="14129A3F" w:rsidR="003428AF" w:rsidRDefault="003428AF">
      <w:pPr>
        <w:pStyle w:val="CommentText"/>
      </w:pPr>
      <w:r>
        <w:rPr>
          <w:rStyle w:val="CommentReference"/>
        </w:rPr>
        <w:annotationRef/>
      </w:r>
      <w:r>
        <w:t>It would be good to pull out medicare specifically</w:t>
      </w:r>
    </w:p>
  </w:comment>
  <w:comment w:id="516" w:author="Naveen Premnath [2]" w:date="2024-09-29T23:35:00Z" w:initials="NP">
    <w:p w14:paraId="5C150812" w14:textId="0EACF225" w:rsidR="003428AF" w:rsidRDefault="003428AF">
      <w:pPr>
        <w:pStyle w:val="CommentText"/>
      </w:pPr>
      <w:r>
        <w:rPr>
          <w:rStyle w:val="CommentReference"/>
        </w:rPr>
        <w:annotationRef/>
      </w:r>
      <w:r>
        <w:t xml:space="preserve">It does not allow that specific granularity. </w:t>
      </w:r>
    </w:p>
  </w:comment>
  <w:comment w:id="607" w:author="Helen M Parsons" w:date="2024-06-06T12:14:00Z" w:initials="HMP">
    <w:p w14:paraId="3FAC7BF6" w14:textId="44BF8246" w:rsidR="003428AF" w:rsidRDefault="003428AF">
      <w:pPr>
        <w:pStyle w:val="CommentText"/>
      </w:pPr>
      <w:r>
        <w:rPr>
          <w:rStyle w:val="CommentReference"/>
        </w:rPr>
        <w:annotationRef/>
      </w:r>
      <w:r>
        <w:t>What about other cancer types?</w:t>
      </w:r>
    </w:p>
  </w:comment>
  <w:comment w:id="608" w:author="Naveen Premnath [2]" w:date="2024-09-29T23:35:00Z" w:initials="NP">
    <w:p w14:paraId="405E5E2C" w14:textId="4E98FD8A" w:rsidR="003428AF" w:rsidRDefault="003428AF">
      <w:pPr>
        <w:pStyle w:val="CommentText"/>
      </w:pPr>
      <w:r>
        <w:rPr>
          <w:rStyle w:val="CommentReference"/>
        </w:rPr>
        <w:annotationRef/>
      </w:r>
      <w:r>
        <w:t xml:space="preserve">These were the three highest cancer types. </w:t>
      </w:r>
    </w:p>
  </w:comment>
  <w:comment w:id="661" w:author="Helen M Parsons" w:date="2024-10-11T16:09:00Z" w:initials="HMP">
    <w:p w14:paraId="03E11600" w14:textId="68E07385" w:rsidR="003428AF" w:rsidRDefault="003428AF">
      <w:pPr>
        <w:pStyle w:val="CommentText"/>
      </w:pPr>
      <w:r>
        <w:rPr>
          <w:rStyle w:val="CommentReference"/>
        </w:rPr>
        <w:annotationRef/>
      </w:r>
      <w:r>
        <w:t>Add the citation to the directions in MEPS if they exist</w:t>
      </w:r>
    </w:p>
  </w:comment>
  <w:comment w:id="665" w:author="Helen M Parsons" w:date="2024-10-11T16:13:00Z" w:initials="HMP">
    <w:p w14:paraId="24A1D910" w14:textId="0C75B7DD" w:rsidR="003428AF" w:rsidRDefault="003428AF">
      <w:pPr>
        <w:pStyle w:val="CommentText"/>
      </w:pPr>
      <w:r>
        <w:rPr>
          <w:rStyle w:val="CommentReference"/>
        </w:rPr>
        <w:annotationRef/>
      </w:r>
      <w:r>
        <w:t>Double check for other acronymns.</w:t>
      </w:r>
    </w:p>
  </w:comment>
  <w:comment w:id="666" w:author="Helen M Parsons" w:date="2024-06-06T12:15:00Z" w:initials="HMP">
    <w:p w14:paraId="1EC1F3A1" w14:textId="05A68243" w:rsidR="003428AF" w:rsidRDefault="003428AF">
      <w:pPr>
        <w:pStyle w:val="CommentText"/>
      </w:pPr>
      <w:r>
        <w:rPr>
          <w:rStyle w:val="CommentReference"/>
        </w:rPr>
        <w:annotationRef/>
      </w:r>
      <w:r>
        <w:t>Same for this table. I would make it stand alone. Note weigthing/non-weighted estimates.</w:t>
      </w:r>
    </w:p>
  </w:comment>
  <w:comment w:id="682" w:author="Helen M Parsons" w:date="2024-10-11T17:00:00Z" w:initials="HMP">
    <w:p w14:paraId="6681B909" w14:textId="4050406D" w:rsidR="003428AF" w:rsidRDefault="003428AF">
      <w:pPr>
        <w:pStyle w:val="CommentText"/>
      </w:pPr>
      <w:r>
        <w:rPr>
          <w:rStyle w:val="CommentReference"/>
        </w:rPr>
        <w:annotationRef/>
      </w:r>
      <w:r>
        <w:t>Are these weighted or unweighted?</w:t>
      </w:r>
    </w:p>
  </w:comment>
  <w:comment w:id="683" w:author="Helen M Parsons" w:date="2024-10-11T17:00:00Z" w:initials="HMP">
    <w:p w14:paraId="36DFFAF9" w14:textId="5123D9F5" w:rsidR="003428AF" w:rsidRDefault="003428AF">
      <w:pPr>
        <w:pStyle w:val="CommentText"/>
      </w:pPr>
      <w:r>
        <w:rPr>
          <w:rStyle w:val="CommentReference"/>
        </w:rPr>
        <w:annotationRef/>
      </w:r>
      <w:r>
        <w:t>Are these annual or total? Are they adjusted for anything else from a model?</w:t>
      </w:r>
    </w:p>
  </w:comment>
  <w:comment w:id="933" w:author="Helen M Parsons" w:date="2024-06-06T12:16:00Z" w:initials="HMP">
    <w:p w14:paraId="17C48999" w14:textId="3EC6D0F9" w:rsidR="003428AF" w:rsidRDefault="003428AF">
      <w:pPr>
        <w:pStyle w:val="CommentText"/>
      </w:pPr>
      <w:r>
        <w:rPr>
          <w:rStyle w:val="CommentReference"/>
        </w:rPr>
        <w:annotationRef/>
      </w:r>
      <w:r>
        <w:t>Would change up this table so it is 3 columns, at reference group as a line plus the 95% Cis (not p-values)</w:t>
      </w:r>
    </w:p>
  </w:comment>
  <w:comment w:id="934" w:author="Naveen Premnath [2]" w:date="2024-09-29T23:58:00Z" w:initials="NP">
    <w:p w14:paraId="32253EAB" w14:textId="42708BE4" w:rsidR="003428AF" w:rsidRDefault="003428AF">
      <w:pPr>
        <w:pStyle w:val="CommentText"/>
      </w:pPr>
      <w:r>
        <w:rPr>
          <w:rStyle w:val="CommentReference"/>
        </w:rPr>
        <w:annotationRef/>
      </w:r>
      <w:r>
        <w:t>done</w:t>
      </w:r>
    </w:p>
  </w:comment>
  <w:comment w:id="931" w:author="Helen M Parsons" w:date="2024-10-11T17:01:00Z" w:initials="HMP">
    <w:p w14:paraId="516899BD" w14:textId="12B9FEE9" w:rsidR="003428AF" w:rsidRDefault="003428AF">
      <w:pPr>
        <w:pStyle w:val="CommentText"/>
      </w:pPr>
      <w:r>
        <w:rPr>
          <w:rStyle w:val="CommentReference"/>
        </w:rPr>
        <w:annotationRef/>
      </w:r>
      <w:r>
        <w:t xml:space="preserve">are these models using something like proc surveylogistic to account for the complex survey design? They will need to to make estimates </w:t>
      </w:r>
    </w:p>
  </w:comment>
  <w:comment w:id="1198" w:author="Helen M Parsons" w:date="2024-06-06T12:17:00Z" w:initials="HMP">
    <w:p w14:paraId="140A3BA4" w14:textId="189439B6" w:rsidR="003428AF" w:rsidRDefault="003428AF">
      <w:pPr>
        <w:pStyle w:val="CommentText"/>
      </w:pPr>
      <w:r>
        <w:rPr>
          <w:rStyle w:val="CommentReference"/>
        </w:rPr>
        <w:annotationRef/>
      </w:r>
      <w:r>
        <w:t xml:space="preserve">Typically we don’t do this, we include variables in the model based on a conceptual framework of factors we believe will be associated </w:t>
      </w:r>
    </w:p>
  </w:comment>
  <w:comment w:id="1199" w:author="Naveen Premnath [2]" w:date="2024-09-29T16:17:00Z" w:initials="NP">
    <w:p w14:paraId="21288CB8" w14:textId="0E4BC040" w:rsidR="003428AF" w:rsidRDefault="003428AF">
      <w:pPr>
        <w:pStyle w:val="CommentText"/>
      </w:pPr>
      <w:r>
        <w:rPr>
          <w:rStyle w:val="CommentReference"/>
        </w:rPr>
        <w:annotationRef/>
      </w:r>
      <w:r>
        <w:t xml:space="preserve">Variables from a conceptual framework was then included in univariable analysis and this is one of the common manual methods. This was cross checked using an AIC and stepwise AIC etc. </w:t>
      </w:r>
    </w:p>
  </w:comment>
  <w:comment w:id="2509" w:author="Naveen Premnath [2]" w:date="2024-09-28T12:26:00Z" w:initials="NP">
    <w:p w14:paraId="7E2F511C" w14:textId="4C1813EF" w:rsidR="003428AF" w:rsidRDefault="003428AF">
      <w:pPr>
        <w:pStyle w:val="CommentText"/>
      </w:pPr>
      <w:r>
        <w:rPr>
          <w:rStyle w:val="CommentReference"/>
        </w:rPr>
        <w:annotationRef/>
      </w:r>
      <w:r>
        <w:t>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D9F622" w15:done="0"/>
  <w15:commentEx w15:paraId="02F569AC" w15:done="0"/>
  <w15:commentEx w15:paraId="09DDC27E" w15:done="0"/>
  <w15:commentEx w15:paraId="62AEB53F" w15:paraIdParent="09DDC27E" w15:done="0"/>
  <w15:commentEx w15:paraId="47D2BC1A" w15:done="0"/>
  <w15:commentEx w15:paraId="4F380C63" w15:done="0"/>
  <w15:commentEx w15:paraId="28F42688" w15:done="0"/>
  <w15:commentEx w15:paraId="16B5EA97" w15:paraIdParent="28F42688" w15:done="0"/>
  <w15:commentEx w15:paraId="60CC3C38" w15:done="0"/>
  <w15:commentEx w15:paraId="30920EC7" w15:done="0"/>
  <w15:commentEx w15:paraId="70363D5A" w15:paraIdParent="30920EC7" w15:done="0"/>
  <w15:commentEx w15:paraId="1F79FFD5" w15:done="0"/>
  <w15:commentEx w15:paraId="359250A4" w15:done="0"/>
  <w15:commentEx w15:paraId="4D82C3A6" w15:done="0"/>
  <w15:commentEx w15:paraId="472AA941" w15:done="0"/>
  <w15:commentEx w15:paraId="5C3E1379" w15:paraIdParent="472AA941" w15:done="0"/>
  <w15:commentEx w15:paraId="32286CD9" w15:done="0"/>
  <w15:commentEx w15:paraId="171D3B03" w15:paraIdParent="32286CD9" w15:done="0"/>
  <w15:commentEx w15:paraId="5C84D2B7" w15:done="0"/>
  <w15:commentEx w15:paraId="471A4B70" w15:done="0"/>
  <w15:commentEx w15:paraId="55A31D9D" w15:paraIdParent="471A4B70" w15:done="0"/>
  <w15:commentEx w15:paraId="6E62AEF8" w15:done="0"/>
  <w15:commentEx w15:paraId="40BFBD38" w15:done="0"/>
  <w15:commentEx w15:paraId="40384AF1" w15:done="0"/>
  <w15:commentEx w15:paraId="579F9CD8" w15:paraIdParent="40384AF1" w15:done="0"/>
  <w15:commentEx w15:paraId="0A838E81" w15:done="0"/>
  <w15:commentEx w15:paraId="1CE38110" w15:paraIdParent="0A838E81" w15:done="0"/>
  <w15:commentEx w15:paraId="0E7F6B9A" w15:done="0"/>
  <w15:commentEx w15:paraId="5C150812" w15:paraIdParent="0E7F6B9A" w15:done="0"/>
  <w15:commentEx w15:paraId="3FAC7BF6" w15:done="0"/>
  <w15:commentEx w15:paraId="405E5E2C" w15:paraIdParent="3FAC7BF6" w15:done="0"/>
  <w15:commentEx w15:paraId="03E11600" w15:done="0"/>
  <w15:commentEx w15:paraId="24A1D910" w15:done="0"/>
  <w15:commentEx w15:paraId="1EC1F3A1" w15:done="0"/>
  <w15:commentEx w15:paraId="6681B909" w15:done="0"/>
  <w15:commentEx w15:paraId="36DFFAF9" w15:done="0"/>
  <w15:commentEx w15:paraId="17C48999" w15:done="0"/>
  <w15:commentEx w15:paraId="32253EAB" w15:paraIdParent="17C48999" w15:done="0"/>
  <w15:commentEx w15:paraId="516899BD" w15:done="0"/>
  <w15:commentEx w15:paraId="140A3BA4" w15:done="0"/>
  <w15:commentEx w15:paraId="21288CB8" w15:paraIdParent="140A3BA4" w15:done="0"/>
  <w15:commentEx w15:paraId="7E2F51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9AB90F" w16cex:dateUtc="2026-01-06T16:30:00Z"/>
  <w16cex:commentExtensible w16cex:durableId="5495D0E6" w16cex:dateUtc="2026-01-06T17:50:00Z"/>
  <w16cex:commentExtensible w16cex:durableId="5AEB371E" w16cex:dateUtc="2026-01-06T17:34:00Z"/>
  <w16cex:commentExtensible w16cex:durableId="7070638A" w16cex:dateUtc="2026-01-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D9F622" w16cid:durableId="749AB90F"/>
  <w16cid:commentId w16cid:paraId="02F569AC" w16cid:durableId="5495D0E6"/>
  <w16cid:commentId w16cid:paraId="09DDC27E" w16cid:durableId="59297FC8"/>
  <w16cid:commentId w16cid:paraId="62AEB53F" w16cid:durableId="7F3AB829"/>
  <w16cid:commentId w16cid:paraId="47D2BC1A" w16cid:durableId="036E14B8"/>
  <w16cid:commentId w16cid:paraId="4F380C63" w16cid:durableId="78A3AE39"/>
  <w16cid:commentId w16cid:paraId="28F42688" w16cid:durableId="1E4297FC"/>
  <w16cid:commentId w16cid:paraId="16B5EA97" w16cid:durableId="1A4D1D9F"/>
  <w16cid:commentId w16cid:paraId="60CC3C38" w16cid:durableId="78BD62CA"/>
  <w16cid:commentId w16cid:paraId="30920EC7" w16cid:durableId="18566DBE"/>
  <w16cid:commentId w16cid:paraId="70363D5A" w16cid:durableId="7161D054"/>
  <w16cid:commentId w16cid:paraId="1F79FFD5" w16cid:durableId="5AEB371E"/>
  <w16cid:commentId w16cid:paraId="359250A4" w16cid:durableId="7070638A"/>
  <w16cid:commentId w16cid:paraId="4D82C3A6" w16cid:durableId="5657DF3A"/>
  <w16cid:commentId w16cid:paraId="472AA941" w16cid:durableId="55D6F261"/>
  <w16cid:commentId w16cid:paraId="5C3E1379" w16cid:durableId="128C6F4C"/>
  <w16cid:commentId w16cid:paraId="32286CD9" w16cid:durableId="48D6E5FA"/>
  <w16cid:commentId w16cid:paraId="171D3B03" w16cid:durableId="4132FA2E"/>
  <w16cid:commentId w16cid:paraId="5C84D2B7" w16cid:durableId="3769D077"/>
  <w16cid:commentId w16cid:paraId="471A4B70" w16cid:durableId="7178EEFD"/>
  <w16cid:commentId w16cid:paraId="55A31D9D" w16cid:durableId="25CDEE0B"/>
  <w16cid:commentId w16cid:paraId="6E62AEF8" w16cid:durableId="4986DD6E"/>
  <w16cid:commentId w16cid:paraId="40BFBD38" w16cid:durableId="2448309A"/>
  <w16cid:commentId w16cid:paraId="40384AF1" w16cid:durableId="78268CB6"/>
  <w16cid:commentId w16cid:paraId="579F9CD8" w16cid:durableId="7EB6F878"/>
  <w16cid:commentId w16cid:paraId="0A838E81" w16cid:durableId="6665CB32"/>
  <w16cid:commentId w16cid:paraId="1CE38110" w16cid:durableId="052D2CCF"/>
  <w16cid:commentId w16cid:paraId="0E7F6B9A" w16cid:durableId="1287B6BA"/>
  <w16cid:commentId w16cid:paraId="5C150812" w16cid:durableId="59591A4D"/>
  <w16cid:commentId w16cid:paraId="3FAC7BF6" w16cid:durableId="5C92EDB0"/>
  <w16cid:commentId w16cid:paraId="405E5E2C" w16cid:durableId="270BA697"/>
  <w16cid:commentId w16cid:paraId="03E11600" w16cid:durableId="037284F8"/>
  <w16cid:commentId w16cid:paraId="24A1D910" w16cid:durableId="7C8C8E28"/>
  <w16cid:commentId w16cid:paraId="1EC1F3A1" w16cid:durableId="592C10F9"/>
  <w16cid:commentId w16cid:paraId="6681B909" w16cid:durableId="4E100ED8"/>
  <w16cid:commentId w16cid:paraId="36DFFAF9" w16cid:durableId="66E6284E"/>
  <w16cid:commentId w16cid:paraId="17C48999" w16cid:durableId="27F0FD18"/>
  <w16cid:commentId w16cid:paraId="32253EAB" w16cid:durableId="3196BB11"/>
  <w16cid:commentId w16cid:paraId="516899BD" w16cid:durableId="6AFA2073"/>
  <w16cid:commentId w16cid:paraId="140A3BA4" w16cid:durableId="1484AEA4"/>
  <w16cid:commentId w16cid:paraId="21288CB8" w16cid:durableId="5962C4A5"/>
  <w16cid:commentId w16cid:paraId="7E2F511C" w16cid:durableId="641F2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6FB41" w14:textId="77777777" w:rsidR="00524542" w:rsidRDefault="00524542" w:rsidP="008C72D4">
      <w:pPr>
        <w:spacing w:after="0" w:line="240" w:lineRule="auto"/>
      </w:pPr>
      <w:r>
        <w:separator/>
      </w:r>
    </w:p>
  </w:endnote>
  <w:endnote w:type="continuationSeparator" w:id="0">
    <w:p w14:paraId="579A05EF" w14:textId="77777777" w:rsidR="00524542" w:rsidRDefault="00524542" w:rsidP="008C7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6452" w14:textId="77777777" w:rsidR="003428AF" w:rsidRDefault="003428AF">
    <w:pPr>
      <w:pBdr>
        <w:top w:val="nil"/>
        <w:left w:val="nil"/>
        <w:bottom w:val="nil"/>
        <w:right w:val="nil"/>
        <w:between w:val="nil"/>
      </w:pBdr>
      <w:tabs>
        <w:tab w:val="center" w:pos="4680"/>
        <w:tab w:val="right" w:pos="9360"/>
      </w:tabs>
      <w:spacing w:line="240" w:lineRule="auto"/>
      <w:jc w:val="right"/>
      <w:rPr>
        <w:rFonts w:ascii="Cambria" w:eastAsia="Cambria" w:hAnsi="Cambria" w:cs="Cambria"/>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end"/>
    </w:r>
  </w:p>
  <w:p w14:paraId="1B6785A4" w14:textId="77777777" w:rsidR="003428AF" w:rsidRDefault="003428AF">
    <w:pPr>
      <w:pBdr>
        <w:top w:val="nil"/>
        <w:left w:val="nil"/>
        <w:bottom w:val="nil"/>
        <w:right w:val="nil"/>
        <w:between w:val="nil"/>
      </w:pBdr>
      <w:tabs>
        <w:tab w:val="center" w:pos="4680"/>
        <w:tab w:val="right" w:pos="9360"/>
      </w:tabs>
      <w:spacing w:line="240" w:lineRule="auto"/>
      <w:ind w:right="360"/>
      <w:rPr>
        <w:rFonts w:ascii="Cambria" w:eastAsia="Cambria" w:hAnsi="Cambria" w:cs="Cambr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B0D7" w14:textId="77777777" w:rsidR="003428AF" w:rsidRDefault="003428AF">
    <w:pPr>
      <w:pBdr>
        <w:top w:val="nil"/>
        <w:left w:val="nil"/>
        <w:bottom w:val="nil"/>
        <w:right w:val="nil"/>
        <w:between w:val="nil"/>
      </w:pBdr>
      <w:tabs>
        <w:tab w:val="center" w:pos="4680"/>
        <w:tab w:val="right" w:pos="9360"/>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0070D" w14:textId="77777777" w:rsidR="00524542" w:rsidRDefault="00524542" w:rsidP="008C72D4">
      <w:pPr>
        <w:spacing w:after="0" w:line="240" w:lineRule="auto"/>
      </w:pPr>
      <w:r>
        <w:separator/>
      </w:r>
    </w:p>
  </w:footnote>
  <w:footnote w:type="continuationSeparator" w:id="0">
    <w:p w14:paraId="777B2657" w14:textId="77777777" w:rsidR="00524542" w:rsidRDefault="00524542" w:rsidP="008C7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457475"/>
      <w:docPartObj>
        <w:docPartGallery w:val="Page Numbers (Top of Page)"/>
        <w:docPartUnique/>
      </w:docPartObj>
    </w:sdtPr>
    <w:sdtEndPr>
      <w:rPr>
        <w:noProof/>
      </w:rPr>
    </w:sdtEndPr>
    <w:sdtContent>
      <w:p w14:paraId="1020A155" w14:textId="0E75F60E" w:rsidR="003428AF" w:rsidRDefault="003428AF">
        <w:pPr>
          <w:pStyle w:val="Header"/>
          <w:jc w:val="right"/>
        </w:pPr>
        <w:r>
          <w:fldChar w:fldCharType="begin"/>
        </w:r>
        <w:r>
          <w:instrText xml:space="preserve"> PAGE   \* MERGEFORMAT </w:instrText>
        </w:r>
        <w:r>
          <w:fldChar w:fldCharType="separate"/>
        </w:r>
        <w:r w:rsidR="00525562">
          <w:rPr>
            <w:noProof/>
          </w:rPr>
          <w:t>30</w:t>
        </w:r>
        <w:r>
          <w:rPr>
            <w:noProof/>
          </w:rPr>
          <w:fldChar w:fldCharType="end"/>
        </w:r>
      </w:p>
    </w:sdtContent>
  </w:sdt>
  <w:p w14:paraId="0626BE7E" w14:textId="77777777" w:rsidR="003428AF" w:rsidRDefault="00342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3DB"/>
    <w:multiLevelType w:val="hybridMultilevel"/>
    <w:tmpl w:val="992EE82A"/>
    <w:lvl w:ilvl="0" w:tplc="DE3AFC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B81716"/>
    <w:multiLevelType w:val="hybridMultilevel"/>
    <w:tmpl w:val="3D10EE22"/>
    <w:lvl w:ilvl="0" w:tplc="D250DD1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B3B8A"/>
    <w:multiLevelType w:val="hybridMultilevel"/>
    <w:tmpl w:val="D11E2138"/>
    <w:lvl w:ilvl="0" w:tplc="5AF6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937568"/>
    <w:multiLevelType w:val="hybridMultilevel"/>
    <w:tmpl w:val="F5AA3E62"/>
    <w:lvl w:ilvl="0" w:tplc="8FA4F86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206444"/>
    <w:multiLevelType w:val="hybridMultilevel"/>
    <w:tmpl w:val="F3A6C844"/>
    <w:lvl w:ilvl="0" w:tplc="BDE20916">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13C5E"/>
    <w:multiLevelType w:val="hybridMultilevel"/>
    <w:tmpl w:val="5090FF4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6348273">
    <w:abstractNumId w:val="4"/>
  </w:num>
  <w:num w:numId="2" w16cid:durableId="987131907">
    <w:abstractNumId w:val="2"/>
  </w:num>
  <w:num w:numId="3" w16cid:durableId="509176348">
    <w:abstractNumId w:val="5"/>
  </w:num>
  <w:num w:numId="4" w16cid:durableId="427119467">
    <w:abstractNumId w:val="1"/>
  </w:num>
  <w:num w:numId="5" w16cid:durableId="432165040">
    <w:abstractNumId w:val="3"/>
  </w:num>
  <w:num w:numId="6" w16cid:durableId="1168759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veen Premnath">
    <w15:presenceInfo w15:providerId="Windows Live" w15:userId="3ca81b15f272772c"/>
  </w15:person>
  <w15:person w15:author="Helen M Parsons">
    <w15:presenceInfo w15:providerId="None" w15:userId="Helen M Parsons"/>
  </w15:person>
  <w15:person w15:author="Naveen Premnath [2]">
    <w15:presenceInfo w15:providerId="None" w15:userId="Naveen Premnath"/>
  </w15:person>
  <w15:person w15:author="Anne Blaes">
    <w15:presenceInfo w15:providerId="None" w15:userId="Anne Blaes"/>
  </w15:person>
  <w15:person w15:author="Arjun Gupta">
    <w15:presenceInfo w15:providerId="None" w15:userId="Arjun Gupt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4642E"/>
    <w:rsid w:val="000043C0"/>
    <w:rsid w:val="00012A57"/>
    <w:rsid w:val="00015329"/>
    <w:rsid w:val="00016959"/>
    <w:rsid w:val="00017388"/>
    <w:rsid w:val="00024ECF"/>
    <w:rsid w:val="00035335"/>
    <w:rsid w:val="00035535"/>
    <w:rsid w:val="000419E9"/>
    <w:rsid w:val="000424CD"/>
    <w:rsid w:val="00042988"/>
    <w:rsid w:val="0004386E"/>
    <w:rsid w:val="00045B8E"/>
    <w:rsid w:val="00046052"/>
    <w:rsid w:val="00051D27"/>
    <w:rsid w:val="00052099"/>
    <w:rsid w:val="0005305C"/>
    <w:rsid w:val="0007186E"/>
    <w:rsid w:val="00075C1B"/>
    <w:rsid w:val="00075C5D"/>
    <w:rsid w:val="00077A4D"/>
    <w:rsid w:val="000822D1"/>
    <w:rsid w:val="00084F1B"/>
    <w:rsid w:val="000873E9"/>
    <w:rsid w:val="0009010B"/>
    <w:rsid w:val="0009077D"/>
    <w:rsid w:val="000911C4"/>
    <w:rsid w:val="00091248"/>
    <w:rsid w:val="000A20CA"/>
    <w:rsid w:val="000A4570"/>
    <w:rsid w:val="000A767A"/>
    <w:rsid w:val="000B13BC"/>
    <w:rsid w:val="000B709F"/>
    <w:rsid w:val="000C35F7"/>
    <w:rsid w:val="000C55A8"/>
    <w:rsid w:val="000C64D2"/>
    <w:rsid w:val="000C7482"/>
    <w:rsid w:val="000D5A25"/>
    <w:rsid w:val="000E300B"/>
    <w:rsid w:val="000E76B1"/>
    <w:rsid w:val="000F2902"/>
    <w:rsid w:val="000F7F73"/>
    <w:rsid w:val="00100FAA"/>
    <w:rsid w:val="001047F8"/>
    <w:rsid w:val="001135AF"/>
    <w:rsid w:val="001241EF"/>
    <w:rsid w:val="00124F29"/>
    <w:rsid w:val="00132176"/>
    <w:rsid w:val="001331AE"/>
    <w:rsid w:val="00140BF4"/>
    <w:rsid w:val="0014314A"/>
    <w:rsid w:val="0014754E"/>
    <w:rsid w:val="00147FC7"/>
    <w:rsid w:val="00153D6B"/>
    <w:rsid w:val="001568F3"/>
    <w:rsid w:val="00156F1E"/>
    <w:rsid w:val="00160001"/>
    <w:rsid w:val="001625A2"/>
    <w:rsid w:val="00171772"/>
    <w:rsid w:val="001733E2"/>
    <w:rsid w:val="00183658"/>
    <w:rsid w:val="00183E4D"/>
    <w:rsid w:val="00191D33"/>
    <w:rsid w:val="00192B04"/>
    <w:rsid w:val="001A539F"/>
    <w:rsid w:val="001A6A6E"/>
    <w:rsid w:val="001A734A"/>
    <w:rsid w:val="001B1618"/>
    <w:rsid w:val="001C1F4F"/>
    <w:rsid w:val="001C6D21"/>
    <w:rsid w:val="001D141F"/>
    <w:rsid w:val="001D37B7"/>
    <w:rsid w:val="001D7EAA"/>
    <w:rsid w:val="001E11B4"/>
    <w:rsid w:val="001F0BD1"/>
    <w:rsid w:val="001F0C0D"/>
    <w:rsid w:val="00200449"/>
    <w:rsid w:val="00202AB8"/>
    <w:rsid w:val="00203A22"/>
    <w:rsid w:val="002046BF"/>
    <w:rsid w:val="00213BA2"/>
    <w:rsid w:val="0021689C"/>
    <w:rsid w:val="00223C1A"/>
    <w:rsid w:val="00224DDD"/>
    <w:rsid w:val="0022748B"/>
    <w:rsid w:val="00230906"/>
    <w:rsid w:val="00232065"/>
    <w:rsid w:val="00242A01"/>
    <w:rsid w:val="00251621"/>
    <w:rsid w:val="00260821"/>
    <w:rsid w:val="0026203F"/>
    <w:rsid w:val="00264B42"/>
    <w:rsid w:val="002779C6"/>
    <w:rsid w:val="00282CC8"/>
    <w:rsid w:val="00287156"/>
    <w:rsid w:val="002877B5"/>
    <w:rsid w:val="00294D1A"/>
    <w:rsid w:val="00294F83"/>
    <w:rsid w:val="00295597"/>
    <w:rsid w:val="00296F64"/>
    <w:rsid w:val="002A0740"/>
    <w:rsid w:val="002A4C16"/>
    <w:rsid w:val="002B0B5D"/>
    <w:rsid w:val="002B211F"/>
    <w:rsid w:val="002C0EE9"/>
    <w:rsid w:val="002C12C5"/>
    <w:rsid w:val="002C3441"/>
    <w:rsid w:val="002C3461"/>
    <w:rsid w:val="002C424D"/>
    <w:rsid w:val="002C754C"/>
    <w:rsid w:val="002D067A"/>
    <w:rsid w:val="002D70FB"/>
    <w:rsid w:val="002E0D4E"/>
    <w:rsid w:val="002E653B"/>
    <w:rsid w:val="002F12B1"/>
    <w:rsid w:val="002F21DF"/>
    <w:rsid w:val="002F36E6"/>
    <w:rsid w:val="002F36EF"/>
    <w:rsid w:val="002F5029"/>
    <w:rsid w:val="00302D12"/>
    <w:rsid w:val="0030368E"/>
    <w:rsid w:val="00310A7A"/>
    <w:rsid w:val="003159F0"/>
    <w:rsid w:val="00323C00"/>
    <w:rsid w:val="003240F9"/>
    <w:rsid w:val="003242FC"/>
    <w:rsid w:val="00327148"/>
    <w:rsid w:val="00330B11"/>
    <w:rsid w:val="00333D72"/>
    <w:rsid w:val="00341CA5"/>
    <w:rsid w:val="003428AF"/>
    <w:rsid w:val="00344AC8"/>
    <w:rsid w:val="00345453"/>
    <w:rsid w:val="003513FE"/>
    <w:rsid w:val="00365D74"/>
    <w:rsid w:val="00370155"/>
    <w:rsid w:val="00375820"/>
    <w:rsid w:val="003762A3"/>
    <w:rsid w:val="003845DA"/>
    <w:rsid w:val="0038501A"/>
    <w:rsid w:val="00387599"/>
    <w:rsid w:val="00391987"/>
    <w:rsid w:val="00392D27"/>
    <w:rsid w:val="003A188C"/>
    <w:rsid w:val="003A2B0C"/>
    <w:rsid w:val="003A34F0"/>
    <w:rsid w:val="003A3569"/>
    <w:rsid w:val="003A51DD"/>
    <w:rsid w:val="003B16DB"/>
    <w:rsid w:val="003B25F6"/>
    <w:rsid w:val="003C1625"/>
    <w:rsid w:val="003C5E86"/>
    <w:rsid w:val="003D0B2E"/>
    <w:rsid w:val="003D3A5C"/>
    <w:rsid w:val="003D7766"/>
    <w:rsid w:val="003E0C31"/>
    <w:rsid w:val="003E21FF"/>
    <w:rsid w:val="003E6F0B"/>
    <w:rsid w:val="003F0330"/>
    <w:rsid w:val="003F0660"/>
    <w:rsid w:val="003F4C11"/>
    <w:rsid w:val="003F5E02"/>
    <w:rsid w:val="003F5FB0"/>
    <w:rsid w:val="00406510"/>
    <w:rsid w:val="004078F0"/>
    <w:rsid w:val="00412A94"/>
    <w:rsid w:val="004157F1"/>
    <w:rsid w:val="00426757"/>
    <w:rsid w:val="00433258"/>
    <w:rsid w:val="00434D17"/>
    <w:rsid w:val="004366D1"/>
    <w:rsid w:val="00440C9B"/>
    <w:rsid w:val="004420F8"/>
    <w:rsid w:val="00444A06"/>
    <w:rsid w:val="004540C7"/>
    <w:rsid w:val="00457D93"/>
    <w:rsid w:val="00463A26"/>
    <w:rsid w:val="0047033B"/>
    <w:rsid w:val="0047192F"/>
    <w:rsid w:val="0047276C"/>
    <w:rsid w:val="00474946"/>
    <w:rsid w:val="00481DA2"/>
    <w:rsid w:val="0048735C"/>
    <w:rsid w:val="00492C1D"/>
    <w:rsid w:val="004A0E70"/>
    <w:rsid w:val="004B0A4B"/>
    <w:rsid w:val="004B25A6"/>
    <w:rsid w:val="004B6B7A"/>
    <w:rsid w:val="004B6DFD"/>
    <w:rsid w:val="004C0B9D"/>
    <w:rsid w:val="004C0BB5"/>
    <w:rsid w:val="004C0BD6"/>
    <w:rsid w:val="004C32FC"/>
    <w:rsid w:val="004D628A"/>
    <w:rsid w:val="004E274C"/>
    <w:rsid w:val="004E2F42"/>
    <w:rsid w:val="004E5E5D"/>
    <w:rsid w:val="004E6599"/>
    <w:rsid w:val="004F6D41"/>
    <w:rsid w:val="00507756"/>
    <w:rsid w:val="0051093D"/>
    <w:rsid w:val="00514356"/>
    <w:rsid w:val="00516F90"/>
    <w:rsid w:val="00521D7D"/>
    <w:rsid w:val="0052247E"/>
    <w:rsid w:val="005231FF"/>
    <w:rsid w:val="00524542"/>
    <w:rsid w:val="00525562"/>
    <w:rsid w:val="005323A6"/>
    <w:rsid w:val="0053708F"/>
    <w:rsid w:val="005411F6"/>
    <w:rsid w:val="00544255"/>
    <w:rsid w:val="0054642E"/>
    <w:rsid w:val="00550DDE"/>
    <w:rsid w:val="00552AA9"/>
    <w:rsid w:val="00555F82"/>
    <w:rsid w:val="00556128"/>
    <w:rsid w:val="00557470"/>
    <w:rsid w:val="00560E1E"/>
    <w:rsid w:val="0057635B"/>
    <w:rsid w:val="00583A75"/>
    <w:rsid w:val="00587F9D"/>
    <w:rsid w:val="005905B0"/>
    <w:rsid w:val="00594D34"/>
    <w:rsid w:val="00595210"/>
    <w:rsid w:val="00595CB0"/>
    <w:rsid w:val="005A280B"/>
    <w:rsid w:val="005A45FA"/>
    <w:rsid w:val="005B0D7B"/>
    <w:rsid w:val="005B5777"/>
    <w:rsid w:val="005B7AD0"/>
    <w:rsid w:val="005C5FDE"/>
    <w:rsid w:val="005D0E05"/>
    <w:rsid w:val="005D2590"/>
    <w:rsid w:val="005D5B90"/>
    <w:rsid w:val="005D6943"/>
    <w:rsid w:val="005E1F73"/>
    <w:rsid w:val="005E230F"/>
    <w:rsid w:val="005E38DD"/>
    <w:rsid w:val="005E407F"/>
    <w:rsid w:val="005F079D"/>
    <w:rsid w:val="005F11C7"/>
    <w:rsid w:val="00601D26"/>
    <w:rsid w:val="006024C5"/>
    <w:rsid w:val="00610811"/>
    <w:rsid w:val="0061111B"/>
    <w:rsid w:val="00612435"/>
    <w:rsid w:val="00615DAE"/>
    <w:rsid w:val="0061714E"/>
    <w:rsid w:val="0061737A"/>
    <w:rsid w:val="00625993"/>
    <w:rsid w:val="00625E72"/>
    <w:rsid w:val="006265DB"/>
    <w:rsid w:val="006402E2"/>
    <w:rsid w:val="0064114E"/>
    <w:rsid w:val="006605DF"/>
    <w:rsid w:val="0066112A"/>
    <w:rsid w:val="00662804"/>
    <w:rsid w:val="00665C07"/>
    <w:rsid w:val="00666D52"/>
    <w:rsid w:val="00672E28"/>
    <w:rsid w:val="006736BF"/>
    <w:rsid w:val="006868D6"/>
    <w:rsid w:val="006953C7"/>
    <w:rsid w:val="006A0E09"/>
    <w:rsid w:val="006A1D97"/>
    <w:rsid w:val="006A2EEC"/>
    <w:rsid w:val="006A60B9"/>
    <w:rsid w:val="006B0A46"/>
    <w:rsid w:val="006B16AE"/>
    <w:rsid w:val="006B63FE"/>
    <w:rsid w:val="006B7F0C"/>
    <w:rsid w:val="006C028E"/>
    <w:rsid w:val="006C7259"/>
    <w:rsid w:val="006D30E9"/>
    <w:rsid w:val="006E04F4"/>
    <w:rsid w:val="006E17C8"/>
    <w:rsid w:val="006E249A"/>
    <w:rsid w:val="006F2BBB"/>
    <w:rsid w:val="006F55D4"/>
    <w:rsid w:val="006F688D"/>
    <w:rsid w:val="006F7B0D"/>
    <w:rsid w:val="007048A8"/>
    <w:rsid w:val="00711E38"/>
    <w:rsid w:val="00716281"/>
    <w:rsid w:val="007169A0"/>
    <w:rsid w:val="00727FEC"/>
    <w:rsid w:val="00730F11"/>
    <w:rsid w:val="00741366"/>
    <w:rsid w:val="00742E46"/>
    <w:rsid w:val="00744F16"/>
    <w:rsid w:val="00745895"/>
    <w:rsid w:val="00746D0A"/>
    <w:rsid w:val="007512AC"/>
    <w:rsid w:val="00755C17"/>
    <w:rsid w:val="00762739"/>
    <w:rsid w:val="00765E55"/>
    <w:rsid w:val="0076676D"/>
    <w:rsid w:val="00770E1A"/>
    <w:rsid w:val="00771269"/>
    <w:rsid w:val="0077146D"/>
    <w:rsid w:val="007760C6"/>
    <w:rsid w:val="00783375"/>
    <w:rsid w:val="007837DA"/>
    <w:rsid w:val="0078639D"/>
    <w:rsid w:val="00786E3B"/>
    <w:rsid w:val="007900FC"/>
    <w:rsid w:val="00791F1E"/>
    <w:rsid w:val="00793F20"/>
    <w:rsid w:val="00797143"/>
    <w:rsid w:val="007B20EB"/>
    <w:rsid w:val="007C4833"/>
    <w:rsid w:val="007D2BAC"/>
    <w:rsid w:val="007D5681"/>
    <w:rsid w:val="007E350F"/>
    <w:rsid w:val="007F56BD"/>
    <w:rsid w:val="007F5967"/>
    <w:rsid w:val="007F63D6"/>
    <w:rsid w:val="00801746"/>
    <w:rsid w:val="00801B14"/>
    <w:rsid w:val="00806442"/>
    <w:rsid w:val="008229C3"/>
    <w:rsid w:val="00834D07"/>
    <w:rsid w:val="00835045"/>
    <w:rsid w:val="008410BB"/>
    <w:rsid w:val="0084201C"/>
    <w:rsid w:val="00846051"/>
    <w:rsid w:val="00852598"/>
    <w:rsid w:val="00853DC6"/>
    <w:rsid w:val="008562E5"/>
    <w:rsid w:val="008565F9"/>
    <w:rsid w:val="00870666"/>
    <w:rsid w:val="0088282C"/>
    <w:rsid w:val="00885EE5"/>
    <w:rsid w:val="008916D0"/>
    <w:rsid w:val="008A5FD2"/>
    <w:rsid w:val="008C367F"/>
    <w:rsid w:val="008C72D4"/>
    <w:rsid w:val="008E0D77"/>
    <w:rsid w:val="008E120D"/>
    <w:rsid w:val="008E47FC"/>
    <w:rsid w:val="008E517A"/>
    <w:rsid w:val="008F0963"/>
    <w:rsid w:val="008F17F2"/>
    <w:rsid w:val="008F1ADB"/>
    <w:rsid w:val="008F4E9B"/>
    <w:rsid w:val="008F518C"/>
    <w:rsid w:val="008F749E"/>
    <w:rsid w:val="00907DC0"/>
    <w:rsid w:val="009129B8"/>
    <w:rsid w:val="0091301D"/>
    <w:rsid w:val="00913460"/>
    <w:rsid w:val="0091484F"/>
    <w:rsid w:val="00927EE5"/>
    <w:rsid w:val="009325E7"/>
    <w:rsid w:val="00940118"/>
    <w:rsid w:val="00941EB6"/>
    <w:rsid w:val="00942AD4"/>
    <w:rsid w:val="009458BE"/>
    <w:rsid w:val="009500D4"/>
    <w:rsid w:val="00950480"/>
    <w:rsid w:val="00955BD5"/>
    <w:rsid w:val="0095675E"/>
    <w:rsid w:val="009627A7"/>
    <w:rsid w:val="00963913"/>
    <w:rsid w:val="0096451D"/>
    <w:rsid w:val="00983FDC"/>
    <w:rsid w:val="009848C1"/>
    <w:rsid w:val="009848EE"/>
    <w:rsid w:val="00991971"/>
    <w:rsid w:val="00994E08"/>
    <w:rsid w:val="009954EC"/>
    <w:rsid w:val="009A4AE0"/>
    <w:rsid w:val="009A6774"/>
    <w:rsid w:val="009B6144"/>
    <w:rsid w:val="009B68AC"/>
    <w:rsid w:val="009C2BFE"/>
    <w:rsid w:val="009C6B50"/>
    <w:rsid w:val="009C7C7E"/>
    <w:rsid w:val="009D0F3B"/>
    <w:rsid w:val="009D1EDE"/>
    <w:rsid w:val="009D32EC"/>
    <w:rsid w:val="009D4293"/>
    <w:rsid w:val="009E11EC"/>
    <w:rsid w:val="009E24B4"/>
    <w:rsid w:val="009E41D5"/>
    <w:rsid w:val="009E45AF"/>
    <w:rsid w:val="009F4C5B"/>
    <w:rsid w:val="00A02736"/>
    <w:rsid w:val="00A05627"/>
    <w:rsid w:val="00A12DBF"/>
    <w:rsid w:val="00A14C6A"/>
    <w:rsid w:val="00A17B24"/>
    <w:rsid w:val="00A260CE"/>
    <w:rsid w:val="00A301C0"/>
    <w:rsid w:val="00A323B7"/>
    <w:rsid w:val="00A32B32"/>
    <w:rsid w:val="00A32B45"/>
    <w:rsid w:val="00A33A58"/>
    <w:rsid w:val="00A36568"/>
    <w:rsid w:val="00A43726"/>
    <w:rsid w:val="00A63350"/>
    <w:rsid w:val="00A74F85"/>
    <w:rsid w:val="00A775BF"/>
    <w:rsid w:val="00A8162F"/>
    <w:rsid w:val="00A84030"/>
    <w:rsid w:val="00A84FB4"/>
    <w:rsid w:val="00A93E91"/>
    <w:rsid w:val="00A94E94"/>
    <w:rsid w:val="00AA3DD8"/>
    <w:rsid w:val="00AA3EE1"/>
    <w:rsid w:val="00AA4BD9"/>
    <w:rsid w:val="00AA6BF2"/>
    <w:rsid w:val="00AB06E3"/>
    <w:rsid w:val="00AB175A"/>
    <w:rsid w:val="00AB29D8"/>
    <w:rsid w:val="00AB4153"/>
    <w:rsid w:val="00AB7F52"/>
    <w:rsid w:val="00AC253B"/>
    <w:rsid w:val="00AC377E"/>
    <w:rsid w:val="00AC441F"/>
    <w:rsid w:val="00AC4B44"/>
    <w:rsid w:val="00AC6B7D"/>
    <w:rsid w:val="00AD266A"/>
    <w:rsid w:val="00AD4BB1"/>
    <w:rsid w:val="00AE2525"/>
    <w:rsid w:val="00AE288C"/>
    <w:rsid w:val="00AE43CF"/>
    <w:rsid w:val="00AE7C79"/>
    <w:rsid w:val="00AF1498"/>
    <w:rsid w:val="00AF666D"/>
    <w:rsid w:val="00B00B14"/>
    <w:rsid w:val="00B02E1C"/>
    <w:rsid w:val="00B06F4C"/>
    <w:rsid w:val="00B1213A"/>
    <w:rsid w:val="00B178BD"/>
    <w:rsid w:val="00B20F99"/>
    <w:rsid w:val="00B22F0E"/>
    <w:rsid w:val="00B2419E"/>
    <w:rsid w:val="00B27718"/>
    <w:rsid w:val="00B31E3F"/>
    <w:rsid w:val="00B4080F"/>
    <w:rsid w:val="00B6560F"/>
    <w:rsid w:val="00B67A2A"/>
    <w:rsid w:val="00B72F6D"/>
    <w:rsid w:val="00B764E0"/>
    <w:rsid w:val="00B80D32"/>
    <w:rsid w:val="00B822F6"/>
    <w:rsid w:val="00B82431"/>
    <w:rsid w:val="00B84F32"/>
    <w:rsid w:val="00B8791B"/>
    <w:rsid w:val="00B9119A"/>
    <w:rsid w:val="00B9149C"/>
    <w:rsid w:val="00B95084"/>
    <w:rsid w:val="00BA09EF"/>
    <w:rsid w:val="00BA1350"/>
    <w:rsid w:val="00BA210C"/>
    <w:rsid w:val="00BA5417"/>
    <w:rsid w:val="00BA607D"/>
    <w:rsid w:val="00BB16B7"/>
    <w:rsid w:val="00BB27E7"/>
    <w:rsid w:val="00BB536D"/>
    <w:rsid w:val="00BB7470"/>
    <w:rsid w:val="00BC0A29"/>
    <w:rsid w:val="00BC0D1D"/>
    <w:rsid w:val="00BC62ED"/>
    <w:rsid w:val="00BD2020"/>
    <w:rsid w:val="00BD23AA"/>
    <w:rsid w:val="00BD257C"/>
    <w:rsid w:val="00BD6F6F"/>
    <w:rsid w:val="00BE04F0"/>
    <w:rsid w:val="00BE5365"/>
    <w:rsid w:val="00BF2618"/>
    <w:rsid w:val="00BF2775"/>
    <w:rsid w:val="00BF64A1"/>
    <w:rsid w:val="00BF6DEA"/>
    <w:rsid w:val="00BF78C6"/>
    <w:rsid w:val="00BF7AD4"/>
    <w:rsid w:val="00C079C0"/>
    <w:rsid w:val="00C179E6"/>
    <w:rsid w:val="00C208E9"/>
    <w:rsid w:val="00C210D1"/>
    <w:rsid w:val="00C22868"/>
    <w:rsid w:val="00C262C8"/>
    <w:rsid w:val="00C304EB"/>
    <w:rsid w:val="00C31C46"/>
    <w:rsid w:val="00C329FF"/>
    <w:rsid w:val="00C33905"/>
    <w:rsid w:val="00C34C47"/>
    <w:rsid w:val="00C358DF"/>
    <w:rsid w:val="00C4348D"/>
    <w:rsid w:val="00C45059"/>
    <w:rsid w:val="00C605E7"/>
    <w:rsid w:val="00C65589"/>
    <w:rsid w:val="00C673E2"/>
    <w:rsid w:val="00C72577"/>
    <w:rsid w:val="00C75181"/>
    <w:rsid w:val="00C758DF"/>
    <w:rsid w:val="00C91079"/>
    <w:rsid w:val="00C9391C"/>
    <w:rsid w:val="00CA23B8"/>
    <w:rsid w:val="00CB39CB"/>
    <w:rsid w:val="00CB624F"/>
    <w:rsid w:val="00CC0F0A"/>
    <w:rsid w:val="00CD0400"/>
    <w:rsid w:val="00CD2BB4"/>
    <w:rsid w:val="00CE06C0"/>
    <w:rsid w:val="00CE2841"/>
    <w:rsid w:val="00CF302D"/>
    <w:rsid w:val="00CF347B"/>
    <w:rsid w:val="00CF5113"/>
    <w:rsid w:val="00CF60AC"/>
    <w:rsid w:val="00D055CB"/>
    <w:rsid w:val="00D208B7"/>
    <w:rsid w:val="00D34B59"/>
    <w:rsid w:val="00D402C4"/>
    <w:rsid w:val="00D41207"/>
    <w:rsid w:val="00D447FE"/>
    <w:rsid w:val="00D457B9"/>
    <w:rsid w:val="00D46533"/>
    <w:rsid w:val="00D4689F"/>
    <w:rsid w:val="00D46CD1"/>
    <w:rsid w:val="00D50114"/>
    <w:rsid w:val="00D52C9A"/>
    <w:rsid w:val="00D544BD"/>
    <w:rsid w:val="00D54C49"/>
    <w:rsid w:val="00D6378C"/>
    <w:rsid w:val="00D66519"/>
    <w:rsid w:val="00D67649"/>
    <w:rsid w:val="00D71036"/>
    <w:rsid w:val="00D72165"/>
    <w:rsid w:val="00D7344E"/>
    <w:rsid w:val="00D75D8F"/>
    <w:rsid w:val="00D77EAD"/>
    <w:rsid w:val="00D97D91"/>
    <w:rsid w:val="00DA3AEC"/>
    <w:rsid w:val="00DA65FB"/>
    <w:rsid w:val="00DB16B5"/>
    <w:rsid w:val="00DB37C9"/>
    <w:rsid w:val="00DB3A67"/>
    <w:rsid w:val="00DB4320"/>
    <w:rsid w:val="00DB59A1"/>
    <w:rsid w:val="00DC7C45"/>
    <w:rsid w:val="00DC7FFE"/>
    <w:rsid w:val="00DD3425"/>
    <w:rsid w:val="00DD710B"/>
    <w:rsid w:val="00DE24E4"/>
    <w:rsid w:val="00DE4000"/>
    <w:rsid w:val="00DF3BCA"/>
    <w:rsid w:val="00DF3E89"/>
    <w:rsid w:val="00E02D61"/>
    <w:rsid w:val="00E04745"/>
    <w:rsid w:val="00E0474D"/>
    <w:rsid w:val="00E076EF"/>
    <w:rsid w:val="00E20075"/>
    <w:rsid w:val="00E24198"/>
    <w:rsid w:val="00E300F5"/>
    <w:rsid w:val="00E4343C"/>
    <w:rsid w:val="00E4349A"/>
    <w:rsid w:val="00E43755"/>
    <w:rsid w:val="00E44B8C"/>
    <w:rsid w:val="00E46B6D"/>
    <w:rsid w:val="00E477C2"/>
    <w:rsid w:val="00E51145"/>
    <w:rsid w:val="00E5404C"/>
    <w:rsid w:val="00E64A76"/>
    <w:rsid w:val="00E66AD1"/>
    <w:rsid w:val="00E66C95"/>
    <w:rsid w:val="00E7108F"/>
    <w:rsid w:val="00E76532"/>
    <w:rsid w:val="00E80E12"/>
    <w:rsid w:val="00E82509"/>
    <w:rsid w:val="00E85F2B"/>
    <w:rsid w:val="00EC0B7D"/>
    <w:rsid w:val="00EC14C3"/>
    <w:rsid w:val="00EC6F4D"/>
    <w:rsid w:val="00ED127C"/>
    <w:rsid w:val="00ED617F"/>
    <w:rsid w:val="00EE2158"/>
    <w:rsid w:val="00EE29D5"/>
    <w:rsid w:val="00EF2786"/>
    <w:rsid w:val="00F07365"/>
    <w:rsid w:val="00F146C4"/>
    <w:rsid w:val="00F238BE"/>
    <w:rsid w:val="00F2533C"/>
    <w:rsid w:val="00F25C00"/>
    <w:rsid w:val="00F3441D"/>
    <w:rsid w:val="00F34A4C"/>
    <w:rsid w:val="00F46493"/>
    <w:rsid w:val="00F47973"/>
    <w:rsid w:val="00F50834"/>
    <w:rsid w:val="00F53A70"/>
    <w:rsid w:val="00F54A15"/>
    <w:rsid w:val="00F55004"/>
    <w:rsid w:val="00F65B43"/>
    <w:rsid w:val="00F70E15"/>
    <w:rsid w:val="00F7183F"/>
    <w:rsid w:val="00F87DEC"/>
    <w:rsid w:val="00F90945"/>
    <w:rsid w:val="00F95365"/>
    <w:rsid w:val="00FA0664"/>
    <w:rsid w:val="00FA1A8A"/>
    <w:rsid w:val="00FA4356"/>
    <w:rsid w:val="00FB1092"/>
    <w:rsid w:val="00FB5BDE"/>
    <w:rsid w:val="00FB6757"/>
    <w:rsid w:val="00FC0F8F"/>
    <w:rsid w:val="00FC160C"/>
    <w:rsid w:val="00FC1D2E"/>
    <w:rsid w:val="00FC6C54"/>
    <w:rsid w:val="00FC7615"/>
    <w:rsid w:val="00FD0815"/>
    <w:rsid w:val="00FD6B77"/>
    <w:rsid w:val="00FE2966"/>
    <w:rsid w:val="00FE4B62"/>
    <w:rsid w:val="00FF2BA0"/>
    <w:rsid w:val="00FF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8F350"/>
  <w15:chartTrackingRefBased/>
  <w15:docId w15:val="{26769322-0893-456B-8B3A-3B728167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E24B4"/>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E24B4"/>
    <w:rPr>
      <w:rFonts w:ascii="Calibri" w:hAnsi="Calibri" w:cs="Calibri"/>
      <w:noProof/>
    </w:rPr>
  </w:style>
  <w:style w:type="paragraph" w:customStyle="1" w:styleId="EndNoteBibliography">
    <w:name w:val="EndNote Bibliography"/>
    <w:basedOn w:val="Normal"/>
    <w:link w:val="EndNoteBibliographyChar"/>
    <w:rsid w:val="009E24B4"/>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E24B4"/>
    <w:rPr>
      <w:rFonts w:ascii="Calibri" w:hAnsi="Calibri" w:cs="Calibri"/>
      <w:noProof/>
    </w:rPr>
  </w:style>
  <w:style w:type="character" w:styleId="Hyperlink">
    <w:name w:val="Hyperlink"/>
    <w:basedOn w:val="DefaultParagraphFont"/>
    <w:uiPriority w:val="99"/>
    <w:unhideWhenUsed/>
    <w:rsid w:val="009E24B4"/>
    <w:rPr>
      <w:color w:val="0563C1" w:themeColor="hyperlink"/>
      <w:u w:val="single"/>
    </w:rPr>
  </w:style>
  <w:style w:type="paragraph" w:styleId="HTMLPreformatted">
    <w:name w:val="HTML Preformatted"/>
    <w:basedOn w:val="Normal"/>
    <w:link w:val="HTMLPreformattedChar"/>
    <w:uiPriority w:val="99"/>
    <w:semiHidden/>
    <w:unhideWhenUsed/>
    <w:rsid w:val="008C7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72D4"/>
    <w:rPr>
      <w:rFonts w:ascii="Courier New" w:eastAsia="Times New Roman" w:hAnsi="Courier New" w:cs="Courier New"/>
      <w:sz w:val="20"/>
      <w:szCs w:val="20"/>
    </w:rPr>
  </w:style>
  <w:style w:type="paragraph" w:customStyle="1" w:styleId="msonormal0">
    <w:name w:val="msonormal"/>
    <w:basedOn w:val="Normal"/>
    <w:rsid w:val="008C72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C72D4"/>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8C72D4"/>
    <w:rPr>
      <w:rFonts w:ascii="Segoe UI" w:hAnsi="Segoe UI" w:cs="Segoe UI"/>
      <w:kern w:val="2"/>
      <w:sz w:val="18"/>
      <w:szCs w:val="18"/>
      <w14:ligatures w14:val="standardContextual"/>
    </w:rPr>
  </w:style>
  <w:style w:type="character" w:customStyle="1" w:styleId="gnd-iwgdh3b">
    <w:name w:val="gnd-iwgdh3b"/>
    <w:basedOn w:val="DefaultParagraphFont"/>
    <w:rsid w:val="008C72D4"/>
  </w:style>
  <w:style w:type="table" w:styleId="TableGrid">
    <w:name w:val="Table Grid"/>
    <w:basedOn w:val="TableNormal"/>
    <w:uiPriority w:val="39"/>
    <w:rsid w:val="008C72D4"/>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7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2D4"/>
  </w:style>
  <w:style w:type="paragraph" w:styleId="Footer">
    <w:name w:val="footer"/>
    <w:basedOn w:val="Normal"/>
    <w:link w:val="FooterChar"/>
    <w:uiPriority w:val="99"/>
    <w:unhideWhenUsed/>
    <w:rsid w:val="008C7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2D4"/>
  </w:style>
  <w:style w:type="paragraph" w:styleId="NoSpacing">
    <w:name w:val="No Spacing"/>
    <w:uiPriority w:val="1"/>
    <w:qFormat/>
    <w:rsid w:val="00AA3DD8"/>
    <w:pPr>
      <w:spacing w:after="0" w:line="240" w:lineRule="auto"/>
    </w:pPr>
  </w:style>
  <w:style w:type="character" w:styleId="CommentReference">
    <w:name w:val="annotation reference"/>
    <w:basedOn w:val="DefaultParagraphFont"/>
    <w:uiPriority w:val="99"/>
    <w:semiHidden/>
    <w:unhideWhenUsed/>
    <w:rsid w:val="0004386E"/>
    <w:rPr>
      <w:sz w:val="16"/>
      <w:szCs w:val="16"/>
    </w:rPr>
  </w:style>
  <w:style w:type="paragraph" w:styleId="CommentText">
    <w:name w:val="annotation text"/>
    <w:basedOn w:val="Normal"/>
    <w:link w:val="CommentTextChar"/>
    <w:uiPriority w:val="99"/>
    <w:unhideWhenUsed/>
    <w:rsid w:val="0004386E"/>
    <w:pPr>
      <w:spacing w:line="240" w:lineRule="auto"/>
    </w:pPr>
    <w:rPr>
      <w:sz w:val="20"/>
      <w:szCs w:val="20"/>
    </w:rPr>
  </w:style>
  <w:style w:type="character" w:customStyle="1" w:styleId="CommentTextChar">
    <w:name w:val="Comment Text Char"/>
    <w:basedOn w:val="DefaultParagraphFont"/>
    <w:link w:val="CommentText"/>
    <w:uiPriority w:val="99"/>
    <w:rsid w:val="0004386E"/>
    <w:rPr>
      <w:sz w:val="20"/>
      <w:szCs w:val="20"/>
    </w:rPr>
  </w:style>
  <w:style w:type="paragraph" w:styleId="CommentSubject">
    <w:name w:val="annotation subject"/>
    <w:basedOn w:val="CommentText"/>
    <w:next w:val="CommentText"/>
    <w:link w:val="CommentSubjectChar"/>
    <w:uiPriority w:val="99"/>
    <w:semiHidden/>
    <w:unhideWhenUsed/>
    <w:rsid w:val="0004386E"/>
    <w:rPr>
      <w:b/>
      <w:bCs/>
    </w:rPr>
  </w:style>
  <w:style w:type="character" w:customStyle="1" w:styleId="CommentSubjectChar">
    <w:name w:val="Comment Subject Char"/>
    <w:basedOn w:val="CommentTextChar"/>
    <w:link w:val="CommentSubject"/>
    <w:uiPriority w:val="99"/>
    <w:semiHidden/>
    <w:rsid w:val="0004386E"/>
    <w:rPr>
      <w:b/>
      <w:bCs/>
      <w:sz w:val="20"/>
      <w:szCs w:val="20"/>
    </w:rPr>
  </w:style>
  <w:style w:type="character" w:styleId="FollowedHyperlink">
    <w:name w:val="FollowedHyperlink"/>
    <w:basedOn w:val="DefaultParagraphFont"/>
    <w:uiPriority w:val="99"/>
    <w:semiHidden/>
    <w:unhideWhenUsed/>
    <w:rsid w:val="001D141F"/>
    <w:rPr>
      <w:color w:val="954F72" w:themeColor="followedHyperlink"/>
      <w:u w:val="single"/>
    </w:rPr>
  </w:style>
  <w:style w:type="paragraph" w:styleId="ListParagraph">
    <w:name w:val="List Paragraph"/>
    <w:basedOn w:val="Normal"/>
    <w:uiPriority w:val="34"/>
    <w:qFormat/>
    <w:rsid w:val="001D7EAA"/>
    <w:pPr>
      <w:ind w:left="720"/>
      <w:contextualSpacing/>
    </w:pPr>
  </w:style>
  <w:style w:type="character" w:styleId="Emphasis">
    <w:name w:val="Emphasis"/>
    <w:basedOn w:val="DefaultParagraphFont"/>
    <w:uiPriority w:val="20"/>
    <w:qFormat/>
    <w:rsid w:val="004F6D41"/>
    <w:rPr>
      <w:i/>
      <w:iCs/>
    </w:rPr>
  </w:style>
  <w:style w:type="paragraph" w:styleId="Revision">
    <w:name w:val="Revision"/>
    <w:hidden/>
    <w:uiPriority w:val="99"/>
    <w:semiHidden/>
    <w:rsid w:val="000F7F73"/>
    <w:pPr>
      <w:spacing w:after="0" w:line="240" w:lineRule="auto"/>
    </w:pPr>
  </w:style>
  <w:style w:type="character" w:customStyle="1" w:styleId="UnresolvedMention1">
    <w:name w:val="Unresolved Mention1"/>
    <w:basedOn w:val="DefaultParagraphFont"/>
    <w:uiPriority w:val="99"/>
    <w:semiHidden/>
    <w:unhideWhenUsed/>
    <w:rsid w:val="000C7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863">
      <w:bodyDiv w:val="1"/>
      <w:marLeft w:val="0"/>
      <w:marRight w:val="0"/>
      <w:marTop w:val="0"/>
      <w:marBottom w:val="0"/>
      <w:divBdr>
        <w:top w:val="none" w:sz="0" w:space="0" w:color="auto"/>
        <w:left w:val="none" w:sz="0" w:space="0" w:color="auto"/>
        <w:bottom w:val="none" w:sz="0" w:space="0" w:color="auto"/>
        <w:right w:val="none" w:sz="0" w:space="0" w:color="auto"/>
      </w:divBdr>
    </w:div>
    <w:div w:id="32967037">
      <w:bodyDiv w:val="1"/>
      <w:marLeft w:val="0"/>
      <w:marRight w:val="0"/>
      <w:marTop w:val="0"/>
      <w:marBottom w:val="0"/>
      <w:divBdr>
        <w:top w:val="none" w:sz="0" w:space="0" w:color="auto"/>
        <w:left w:val="none" w:sz="0" w:space="0" w:color="auto"/>
        <w:bottom w:val="none" w:sz="0" w:space="0" w:color="auto"/>
        <w:right w:val="none" w:sz="0" w:space="0" w:color="auto"/>
      </w:divBdr>
    </w:div>
    <w:div w:id="45372199">
      <w:bodyDiv w:val="1"/>
      <w:marLeft w:val="0"/>
      <w:marRight w:val="0"/>
      <w:marTop w:val="0"/>
      <w:marBottom w:val="0"/>
      <w:divBdr>
        <w:top w:val="none" w:sz="0" w:space="0" w:color="auto"/>
        <w:left w:val="none" w:sz="0" w:space="0" w:color="auto"/>
        <w:bottom w:val="none" w:sz="0" w:space="0" w:color="auto"/>
        <w:right w:val="none" w:sz="0" w:space="0" w:color="auto"/>
      </w:divBdr>
    </w:div>
    <w:div w:id="53937571">
      <w:bodyDiv w:val="1"/>
      <w:marLeft w:val="0"/>
      <w:marRight w:val="0"/>
      <w:marTop w:val="0"/>
      <w:marBottom w:val="0"/>
      <w:divBdr>
        <w:top w:val="none" w:sz="0" w:space="0" w:color="auto"/>
        <w:left w:val="none" w:sz="0" w:space="0" w:color="auto"/>
        <w:bottom w:val="none" w:sz="0" w:space="0" w:color="auto"/>
        <w:right w:val="none" w:sz="0" w:space="0" w:color="auto"/>
      </w:divBdr>
    </w:div>
    <w:div w:id="58214393">
      <w:bodyDiv w:val="1"/>
      <w:marLeft w:val="0"/>
      <w:marRight w:val="0"/>
      <w:marTop w:val="0"/>
      <w:marBottom w:val="0"/>
      <w:divBdr>
        <w:top w:val="none" w:sz="0" w:space="0" w:color="auto"/>
        <w:left w:val="none" w:sz="0" w:space="0" w:color="auto"/>
        <w:bottom w:val="none" w:sz="0" w:space="0" w:color="auto"/>
        <w:right w:val="none" w:sz="0" w:space="0" w:color="auto"/>
      </w:divBdr>
    </w:div>
    <w:div w:id="63913715">
      <w:bodyDiv w:val="1"/>
      <w:marLeft w:val="0"/>
      <w:marRight w:val="0"/>
      <w:marTop w:val="0"/>
      <w:marBottom w:val="0"/>
      <w:divBdr>
        <w:top w:val="none" w:sz="0" w:space="0" w:color="auto"/>
        <w:left w:val="none" w:sz="0" w:space="0" w:color="auto"/>
        <w:bottom w:val="none" w:sz="0" w:space="0" w:color="auto"/>
        <w:right w:val="none" w:sz="0" w:space="0" w:color="auto"/>
      </w:divBdr>
    </w:div>
    <w:div w:id="80951122">
      <w:bodyDiv w:val="1"/>
      <w:marLeft w:val="0"/>
      <w:marRight w:val="0"/>
      <w:marTop w:val="0"/>
      <w:marBottom w:val="0"/>
      <w:divBdr>
        <w:top w:val="none" w:sz="0" w:space="0" w:color="auto"/>
        <w:left w:val="none" w:sz="0" w:space="0" w:color="auto"/>
        <w:bottom w:val="none" w:sz="0" w:space="0" w:color="auto"/>
        <w:right w:val="none" w:sz="0" w:space="0" w:color="auto"/>
      </w:divBdr>
    </w:div>
    <w:div w:id="82069054">
      <w:bodyDiv w:val="1"/>
      <w:marLeft w:val="0"/>
      <w:marRight w:val="0"/>
      <w:marTop w:val="0"/>
      <w:marBottom w:val="0"/>
      <w:divBdr>
        <w:top w:val="none" w:sz="0" w:space="0" w:color="auto"/>
        <w:left w:val="none" w:sz="0" w:space="0" w:color="auto"/>
        <w:bottom w:val="none" w:sz="0" w:space="0" w:color="auto"/>
        <w:right w:val="none" w:sz="0" w:space="0" w:color="auto"/>
      </w:divBdr>
    </w:div>
    <w:div w:id="87850042">
      <w:bodyDiv w:val="1"/>
      <w:marLeft w:val="0"/>
      <w:marRight w:val="0"/>
      <w:marTop w:val="0"/>
      <w:marBottom w:val="0"/>
      <w:divBdr>
        <w:top w:val="none" w:sz="0" w:space="0" w:color="auto"/>
        <w:left w:val="none" w:sz="0" w:space="0" w:color="auto"/>
        <w:bottom w:val="none" w:sz="0" w:space="0" w:color="auto"/>
        <w:right w:val="none" w:sz="0" w:space="0" w:color="auto"/>
      </w:divBdr>
    </w:div>
    <w:div w:id="96605403">
      <w:bodyDiv w:val="1"/>
      <w:marLeft w:val="0"/>
      <w:marRight w:val="0"/>
      <w:marTop w:val="0"/>
      <w:marBottom w:val="0"/>
      <w:divBdr>
        <w:top w:val="none" w:sz="0" w:space="0" w:color="auto"/>
        <w:left w:val="none" w:sz="0" w:space="0" w:color="auto"/>
        <w:bottom w:val="none" w:sz="0" w:space="0" w:color="auto"/>
        <w:right w:val="none" w:sz="0" w:space="0" w:color="auto"/>
      </w:divBdr>
    </w:div>
    <w:div w:id="102580409">
      <w:bodyDiv w:val="1"/>
      <w:marLeft w:val="0"/>
      <w:marRight w:val="0"/>
      <w:marTop w:val="0"/>
      <w:marBottom w:val="0"/>
      <w:divBdr>
        <w:top w:val="none" w:sz="0" w:space="0" w:color="auto"/>
        <w:left w:val="none" w:sz="0" w:space="0" w:color="auto"/>
        <w:bottom w:val="none" w:sz="0" w:space="0" w:color="auto"/>
        <w:right w:val="none" w:sz="0" w:space="0" w:color="auto"/>
      </w:divBdr>
    </w:div>
    <w:div w:id="107286859">
      <w:bodyDiv w:val="1"/>
      <w:marLeft w:val="0"/>
      <w:marRight w:val="0"/>
      <w:marTop w:val="0"/>
      <w:marBottom w:val="0"/>
      <w:divBdr>
        <w:top w:val="none" w:sz="0" w:space="0" w:color="auto"/>
        <w:left w:val="none" w:sz="0" w:space="0" w:color="auto"/>
        <w:bottom w:val="none" w:sz="0" w:space="0" w:color="auto"/>
        <w:right w:val="none" w:sz="0" w:space="0" w:color="auto"/>
      </w:divBdr>
    </w:div>
    <w:div w:id="109714377">
      <w:bodyDiv w:val="1"/>
      <w:marLeft w:val="0"/>
      <w:marRight w:val="0"/>
      <w:marTop w:val="0"/>
      <w:marBottom w:val="0"/>
      <w:divBdr>
        <w:top w:val="none" w:sz="0" w:space="0" w:color="auto"/>
        <w:left w:val="none" w:sz="0" w:space="0" w:color="auto"/>
        <w:bottom w:val="none" w:sz="0" w:space="0" w:color="auto"/>
        <w:right w:val="none" w:sz="0" w:space="0" w:color="auto"/>
      </w:divBdr>
    </w:div>
    <w:div w:id="113327072">
      <w:bodyDiv w:val="1"/>
      <w:marLeft w:val="0"/>
      <w:marRight w:val="0"/>
      <w:marTop w:val="0"/>
      <w:marBottom w:val="0"/>
      <w:divBdr>
        <w:top w:val="none" w:sz="0" w:space="0" w:color="auto"/>
        <w:left w:val="none" w:sz="0" w:space="0" w:color="auto"/>
        <w:bottom w:val="none" w:sz="0" w:space="0" w:color="auto"/>
        <w:right w:val="none" w:sz="0" w:space="0" w:color="auto"/>
      </w:divBdr>
    </w:div>
    <w:div w:id="116216370">
      <w:bodyDiv w:val="1"/>
      <w:marLeft w:val="0"/>
      <w:marRight w:val="0"/>
      <w:marTop w:val="0"/>
      <w:marBottom w:val="0"/>
      <w:divBdr>
        <w:top w:val="none" w:sz="0" w:space="0" w:color="auto"/>
        <w:left w:val="none" w:sz="0" w:space="0" w:color="auto"/>
        <w:bottom w:val="none" w:sz="0" w:space="0" w:color="auto"/>
        <w:right w:val="none" w:sz="0" w:space="0" w:color="auto"/>
      </w:divBdr>
    </w:div>
    <w:div w:id="125394658">
      <w:bodyDiv w:val="1"/>
      <w:marLeft w:val="0"/>
      <w:marRight w:val="0"/>
      <w:marTop w:val="0"/>
      <w:marBottom w:val="0"/>
      <w:divBdr>
        <w:top w:val="none" w:sz="0" w:space="0" w:color="auto"/>
        <w:left w:val="none" w:sz="0" w:space="0" w:color="auto"/>
        <w:bottom w:val="none" w:sz="0" w:space="0" w:color="auto"/>
        <w:right w:val="none" w:sz="0" w:space="0" w:color="auto"/>
      </w:divBdr>
    </w:div>
    <w:div w:id="129055663">
      <w:bodyDiv w:val="1"/>
      <w:marLeft w:val="0"/>
      <w:marRight w:val="0"/>
      <w:marTop w:val="0"/>
      <w:marBottom w:val="0"/>
      <w:divBdr>
        <w:top w:val="none" w:sz="0" w:space="0" w:color="auto"/>
        <w:left w:val="none" w:sz="0" w:space="0" w:color="auto"/>
        <w:bottom w:val="none" w:sz="0" w:space="0" w:color="auto"/>
        <w:right w:val="none" w:sz="0" w:space="0" w:color="auto"/>
      </w:divBdr>
    </w:div>
    <w:div w:id="141433552">
      <w:bodyDiv w:val="1"/>
      <w:marLeft w:val="0"/>
      <w:marRight w:val="0"/>
      <w:marTop w:val="0"/>
      <w:marBottom w:val="0"/>
      <w:divBdr>
        <w:top w:val="none" w:sz="0" w:space="0" w:color="auto"/>
        <w:left w:val="none" w:sz="0" w:space="0" w:color="auto"/>
        <w:bottom w:val="none" w:sz="0" w:space="0" w:color="auto"/>
        <w:right w:val="none" w:sz="0" w:space="0" w:color="auto"/>
      </w:divBdr>
    </w:div>
    <w:div w:id="143934990">
      <w:bodyDiv w:val="1"/>
      <w:marLeft w:val="0"/>
      <w:marRight w:val="0"/>
      <w:marTop w:val="0"/>
      <w:marBottom w:val="0"/>
      <w:divBdr>
        <w:top w:val="none" w:sz="0" w:space="0" w:color="auto"/>
        <w:left w:val="none" w:sz="0" w:space="0" w:color="auto"/>
        <w:bottom w:val="none" w:sz="0" w:space="0" w:color="auto"/>
        <w:right w:val="none" w:sz="0" w:space="0" w:color="auto"/>
      </w:divBdr>
    </w:div>
    <w:div w:id="165285601">
      <w:bodyDiv w:val="1"/>
      <w:marLeft w:val="0"/>
      <w:marRight w:val="0"/>
      <w:marTop w:val="0"/>
      <w:marBottom w:val="0"/>
      <w:divBdr>
        <w:top w:val="none" w:sz="0" w:space="0" w:color="auto"/>
        <w:left w:val="none" w:sz="0" w:space="0" w:color="auto"/>
        <w:bottom w:val="none" w:sz="0" w:space="0" w:color="auto"/>
        <w:right w:val="none" w:sz="0" w:space="0" w:color="auto"/>
      </w:divBdr>
    </w:div>
    <w:div w:id="167451789">
      <w:bodyDiv w:val="1"/>
      <w:marLeft w:val="0"/>
      <w:marRight w:val="0"/>
      <w:marTop w:val="0"/>
      <w:marBottom w:val="0"/>
      <w:divBdr>
        <w:top w:val="none" w:sz="0" w:space="0" w:color="auto"/>
        <w:left w:val="none" w:sz="0" w:space="0" w:color="auto"/>
        <w:bottom w:val="none" w:sz="0" w:space="0" w:color="auto"/>
        <w:right w:val="none" w:sz="0" w:space="0" w:color="auto"/>
      </w:divBdr>
    </w:div>
    <w:div w:id="171842418">
      <w:bodyDiv w:val="1"/>
      <w:marLeft w:val="0"/>
      <w:marRight w:val="0"/>
      <w:marTop w:val="0"/>
      <w:marBottom w:val="0"/>
      <w:divBdr>
        <w:top w:val="none" w:sz="0" w:space="0" w:color="auto"/>
        <w:left w:val="none" w:sz="0" w:space="0" w:color="auto"/>
        <w:bottom w:val="none" w:sz="0" w:space="0" w:color="auto"/>
        <w:right w:val="none" w:sz="0" w:space="0" w:color="auto"/>
      </w:divBdr>
    </w:div>
    <w:div w:id="177013876">
      <w:bodyDiv w:val="1"/>
      <w:marLeft w:val="0"/>
      <w:marRight w:val="0"/>
      <w:marTop w:val="0"/>
      <w:marBottom w:val="0"/>
      <w:divBdr>
        <w:top w:val="none" w:sz="0" w:space="0" w:color="auto"/>
        <w:left w:val="none" w:sz="0" w:space="0" w:color="auto"/>
        <w:bottom w:val="none" w:sz="0" w:space="0" w:color="auto"/>
        <w:right w:val="none" w:sz="0" w:space="0" w:color="auto"/>
      </w:divBdr>
    </w:div>
    <w:div w:id="181751491">
      <w:bodyDiv w:val="1"/>
      <w:marLeft w:val="0"/>
      <w:marRight w:val="0"/>
      <w:marTop w:val="0"/>
      <w:marBottom w:val="0"/>
      <w:divBdr>
        <w:top w:val="none" w:sz="0" w:space="0" w:color="auto"/>
        <w:left w:val="none" w:sz="0" w:space="0" w:color="auto"/>
        <w:bottom w:val="none" w:sz="0" w:space="0" w:color="auto"/>
        <w:right w:val="none" w:sz="0" w:space="0" w:color="auto"/>
      </w:divBdr>
    </w:div>
    <w:div w:id="184288557">
      <w:bodyDiv w:val="1"/>
      <w:marLeft w:val="0"/>
      <w:marRight w:val="0"/>
      <w:marTop w:val="0"/>
      <w:marBottom w:val="0"/>
      <w:divBdr>
        <w:top w:val="none" w:sz="0" w:space="0" w:color="auto"/>
        <w:left w:val="none" w:sz="0" w:space="0" w:color="auto"/>
        <w:bottom w:val="none" w:sz="0" w:space="0" w:color="auto"/>
        <w:right w:val="none" w:sz="0" w:space="0" w:color="auto"/>
      </w:divBdr>
    </w:div>
    <w:div w:id="192771429">
      <w:bodyDiv w:val="1"/>
      <w:marLeft w:val="0"/>
      <w:marRight w:val="0"/>
      <w:marTop w:val="0"/>
      <w:marBottom w:val="0"/>
      <w:divBdr>
        <w:top w:val="none" w:sz="0" w:space="0" w:color="auto"/>
        <w:left w:val="none" w:sz="0" w:space="0" w:color="auto"/>
        <w:bottom w:val="none" w:sz="0" w:space="0" w:color="auto"/>
        <w:right w:val="none" w:sz="0" w:space="0" w:color="auto"/>
      </w:divBdr>
    </w:div>
    <w:div w:id="194391465">
      <w:bodyDiv w:val="1"/>
      <w:marLeft w:val="0"/>
      <w:marRight w:val="0"/>
      <w:marTop w:val="0"/>
      <w:marBottom w:val="0"/>
      <w:divBdr>
        <w:top w:val="none" w:sz="0" w:space="0" w:color="auto"/>
        <w:left w:val="none" w:sz="0" w:space="0" w:color="auto"/>
        <w:bottom w:val="none" w:sz="0" w:space="0" w:color="auto"/>
        <w:right w:val="none" w:sz="0" w:space="0" w:color="auto"/>
      </w:divBdr>
    </w:div>
    <w:div w:id="203099605">
      <w:bodyDiv w:val="1"/>
      <w:marLeft w:val="0"/>
      <w:marRight w:val="0"/>
      <w:marTop w:val="0"/>
      <w:marBottom w:val="0"/>
      <w:divBdr>
        <w:top w:val="none" w:sz="0" w:space="0" w:color="auto"/>
        <w:left w:val="none" w:sz="0" w:space="0" w:color="auto"/>
        <w:bottom w:val="none" w:sz="0" w:space="0" w:color="auto"/>
        <w:right w:val="none" w:sz="0" w:space="0" w:color="auto"/>
      </w:divBdr>
    </w:div>
    <w:div w:id="204491756">
      <w:bodyDiv w:val="1"/>
      <w:marLeft w:val="0"/>
      <w:marRight w:val="0"/>
      <w:marTop w:val="0"/>
      <w:marBottom w:val="0"/>
      <w:divBdr>
        <w:top w:val="none" w:sz="0" w:space="0" w:color="auto"/>
        <w:left w:val="none" w:sz="0" w:space="0" w:color="auto"/>
        <w:bottom w:val="none" w:sz="0" w:space="0" w:color="auto"/>
        <w:right w:val="none" w:sz="0" w:space="0" w:color="auto"/>
      </w:divBdr>
    </w:div>
    <w:div w:id="205290396">
      <w:bodyDiv w:val="1"/>
      <w:marLeft w:val="0"/>
      <w:marRight w:val="0"/>
      <w:marTop w:val="0"/>
      <w:marBottom w:val="0"/>
      <w:divBdr>
        <w:top w:val="none" w:sz="0" w:space="0" w:color="auto"/>
        <w:left w:val="none" w:sz="0" w:space="0" w:color="auto"/>
        <w:bottom w:val="none" w:sz="0" w:space="0" w:color="auto"/>
        <w:right w:val="none" w:sz="0" w:space="0" w:color="auto"/>
      </w:divBdr>
    </w:div>
    <w:div w:id="211500191">
      <w:bodyDiv w:val="1"/>
      <w:marLeft w:val="0"/>
      <w:marRight w:val="0"/>
      <w:marTop w:val="0"/>
      <w:marBottom w:val="0"/>
      <w:divBdr>
        <w:top w:val="none" w:sz="0" w:space="0" w:color="auto"/>
        <w:left w:val="none" w:sz="0" w:space="0" w:color="auto"/>
        <w:bottom w:val="none" w:sz="0" w:space="0" w:color="auto"/>
        <w:right w:val="none" w:sz="0" w:space="0" w:color="auto"/>
      </w:divBdr>
    </w:div>
    <w:div w:id="221647589">
      <w:bodyDiv w:val="1"/>
      <w:marLeft w:val="0"/>
      <w:marRight w:val="0"/>
      <w:marTop w:val="0"/>
      <w:marBottom w:val="0"/>
      <w:divBdr>
        <w:top w:val="none" w:sz="0" w:space="0" w:color="auto"/>
        <w:left w:val="none" w:sz="0" w:space="0" w:color="auto"/>
        <w:bottom w:val="none" w:sz="0" w:space="0" w:color="auto"/>
        <w:right w:val="none" w:sz="0" w:space="0" w:color="auto"/>
      </w:divBdr>
    </w:div>
    <w:div w:id="223958068">
      <w:bodyDiv w:val="1"/>
      <w:marLeft w:val="0"/>
      <w:marRight w:val="0"/>
      <w:marTop w:val="0"/>
      <w:marBottom w:val="0"/>
      <w:divBdr>
        <w:top w:val="none" w:sz="0" w:space="0" w:color="auto"/>
        <w:left w:val="none" w:sz="0" w:space="0" w:color="auto"/>
        <w:bottom w:val="none" w:sz="0" w:space="0" w:color="auto"/>
        <w:right w:val="none" w:sz="0" w:space="0" w:color="auto"/>
      </w:divBdr>
    </w:div>
    <w:div w:id="235668301">
      <w:bodyDiv w:val="1"/>
      <w:marLeft w:val="0"/>
      <w:marRight w:val="0"/>
      <w:marTop w:val="0"/>
      <w:marBottom w:val="0"/>
      <w:divBdr>
        <w:top w:val="none" w:sz="0" w:space="0" w:color="auto"/>
        <w:left w:val="none" w:sz="0" w:space="0" w:color="auto"/>
        <w:bottom w:val="none" w:sz="0" w:space="0" w:color="auto"/>
        <w:right w:val="none" w:sz="0" w:space="0" w:color="auto"/>
      </w:divBdr>
    </w:div>
    <w:div w:id="247926542">
      <w:bodyDiv w:val="1"/>
      <w:marLeft w:val="0"/>
      <w:marRight w:val="0"/>
      <w:marTop w:val="0"/>
      <w:marBottom w:val="0"/>
      <w:divBdr>
        <w:top w:val="none" w:sz="0" w:space="0" w:color="auto"/>
        <w:left w:val="none" w:sz="0" w:space="0" w:color="auto"/>
        <w:bottom w:val="none" w:sz="0" w:space="0" w:color="auto"/>
        <w:right w:val="none" w:sz="0" w:space="0" w:color="auto"/>
      </w:divBdr>
    </w:div>
    <w:div w:id="252709085">
      <w:bodyDiv w:val="1"/>
      <w:marLeft w:val="0"/>
      <w:marRight w:val="0"/>
      <w:marTop w:val="0"/>
      <w:marBottom w:val="0"/>
      <w:divBdr>
        <w:top w:val="none" w:sz="0" w:space="0" w:color="auto"/>
        <w:left w:val="none" w:sz="0" w:space="0" w:color="auto"/>
        <w:bottom w:val="none" w:sz="0" w:space="0" w:color="auto"/>
        <w:right w:val="none" w:sz="0" w:space="0" w:color="auto"/>
      </w:divBdr>
    </w:div>
    <w:div w:id="273247763">
      <w:bodyDiv w:val="1"/>
      <w:marLeft w:val="0"/>
      <w:marRight w:val="0"/>
      <w:marTop w:val="0"/>
      <w:marBottom w:val="0"/>
      <w:divBdr>
        <w:top w:val="none" w:sz="0" w:space="0" w:color="auto"/>
        <w:left w:val="none" w:sz="0" w:space="0" w:color="auto"/>
        <w:bottom w:val="none" w:sz="0" w:space="0" w:color="auto"/>
        <w:right w:val="none" w:sz="0" w:space="0" w:color="auto"/>
      </w:divBdr>
    </w:div>
    <w:div w:id="293562344">
      <w:bodyDiv w:val="1"/>
      <w:marLeft w:val="0"/>
      <w:marRight w:val="0"/>
      <w:marTop w:val="0"/>
      <w:marBottom w:val="0"/>
      <w:divBdr>
        <w:top w:val="none" w:sz="0" w:space="0" w:color="auto"/>
        <w:left w:val="none" w:sz="0" w:space="0" w:color="auto"/>
        <w:bottom w:val="none" w:sz="0" w:space="0" w:color="auto"/>
        <w:right w:val="none" w:sz="0" w:space="0" w:color="auto"/>
      </w:divBdr>
    </w:div>
    <w:div w:id="297609104">
      <w:bodyDiv w:val="1"/>
      <w:marLeft w:val="0"/>
      <w:marRight w:val="0"/>
      <w:marTop w:val="0"/>
      <w:marBottom w:val="0"/>
      <w:divBdr>
        <w:top w:val="none" w:sz="0" w:space="0" w:color="auto"/>
        <w:left w:val="none" w:sz="0" w:space="0" w:color="auto"/>
        <w:bottom w:val="none" w:sz="0" w:space="0" w:color="auto"/>
        <w:right w:val="none" w:sz="0" w:space="0" w:color="auto"/>
      </w:divBdr>
    </w:div>
    <w:div w:id="302391140">
      <w:bodyDiv w:val="1"/>
      <w:marLeft w:val="0"/>
      <w:marRight w:val="0"/>
      <w:marTop w:val="0"/>
      <w:marBottom w:val="0"/>
      <w:divBdr>
        <w:top w:val="none" w:sz="0" w:space="0" w:color="auto"/>
        <w:left w:val="none" w:sz="0" w:space="0" w:color="auto"/>
        <w:bottom w:val="none" w:sz="0" w:space="0" w:color="auto"/>
        <w:right w:val="none" w:sz="0" w:space="0" w:color="auto"/>
      </w:divBdr>
    </w:div>
    <w:div w:id="308871543">
      <w:bodyDiv w:val="1"/>
      <w:marLeft w:val="0"/>
      <w:marRight w:val="0"/>
      <w:marTop w:val="0"/>
      <w:marBottom w:val="0"/>
      <w:divBdr>
        <w:top w:val="none" w:sz="0" w:space="0" w:color="auto"/>
        <w:left w:val="none" w:sz="0" w:space="0" w:color="auto"/>
        <w:bottom w:val="none" w:sz="0" w:space="0" w:color="auto"/>
        <w:right w:val="none" w:sz="0" w:space="0" w:color="auto"/>
      </w:divBdr>
    </w:div>
    <w:div w:id="315652432">
      <w:bodyDiv w:val="1"/>
      <w:marLeft w:val="0"/>
      <w:marRight w:val="0"/>
      <w:marTop w:val="0"/>
      <w:marBottom w:val="0"/>
      <w:divBdr>
        <w:top w:val="none" w:sz="0" w:space="0" w:color="auto"/>
        <w:left w:val="none" w:sz="0" w:space="0" w:color="auto"/>
        <w:bottom w:val="none" w:sz="0" w:space="0" w:color="auto"/>
        <w:right w:val="none" w:sz="0" w:space="0" w:color="auto"/>
      </w:divBdr>
    </w:div>
    <w:div w:id="349990810">
      <w:bodyDiv w:val="1"/>
      <w:marLeft w:val="0"/>
      <w:marRight w:val="0"/>
      <w:marTop w:val="0"/>
      <w:marBottom w:val="0"/>
      <w:divBdr>
        <w:top w:val="none" w:sz="0" w:space="0" w:color="auto"/>
        <w:left w:val="none" w:sz="0" w:space="0" w:color="auto"/>
        <w:bottom w:val="none" w:sz="0" w:space="0" w:color="auto"/>
        <w:right w:val="none" w:sz="0" w:space="0" w:color="auto"/>
      </w:divBdr>
    </w:div>
    <w:div w:id="357314495">
      <w:bodyDiv w:val="1"/>
      <w:marLeft w:val="0"/>
      <w:marRight w:val="0"/>
      <w:marTop w:val="0"/>
      <w:marBottom w:val="0"/>
      <w:divBdr>
        <w:top w:val="none" w:sz="0" w:space="0" w:color="auto"/>
        <w:left w:val="none" w:sz="0" w:space="0" w:color="auto"/>
        <w:bottom w:val="none" w:sz="0" w:space="0" w:color="auto"/>
        <w:right w:val="none" w:sz="0" w:space="0" w:color="auto"/>
      </w:divBdr>
    </w:div>
    <w:div w:id="364524460">
      <w:bodyDiv w:val="1"/>
      <w:marLeft w:val="0"/>
      <w:marRight w:val="0"/>
      <w:marTop w:val="0"/>
      <w:marBottom w:val="0"/>
      <w:divBdr>
        <w:top w:val="none" w:sz="0" w:space="0" w:color="auto"/>
        <w:left w:val="none" w:sz="0" w:space="0" w:color="auto"/>
        <w:bottom w:val="none" w:sz="0" w:space="0" w:color="auto"/>
        <w:right w:val="none" w:sz="0" w:space="0" w:color="auto"/>
      </w:divBdr>
    </w:div>
    <w:div w:id="366760780">
      <w:bodyDiv w:val="1"/>
      <w:marLeft w:val="0"/>
      <w:marRight w:val="0"/>
      <w:marTop w:val="0"/>
      <w:marBottom w:val="0"/>
      <w:divBdr>
        <w:top w:val="none" w:sz="0" w:space="0" w:color="auto"/>
        <w:left w:val="none" w:sz="0" w:space="0" w:color="auto"/>
        <w:bottom w:val="none" w:sz="0" w:space="0" w:color="auto"/>
        <w:right w:val="none" w:sz="0" w:space="0" w:color="auto"/>
      </w:divBdr>
    </w:div>
    <w:div w:id="389430005">
      <w:bodyDiv w:val="1"/>
      <w:marLeft w:val="0"/>
      <w:marRight w:val="0"/>
      <w:marTop w:val="0"/>
      <w:marBottom w:val="0"/>
      <w:divBdr>
        <w:top w:val="none" w:sz="0" w:space="0" w:color="auto"/>
        <w:left w:val="none" w:sz="0" w:space="0" w:color="auto"/>
        <w:bottom w:val="none" w:sz="0" w:space="0" w:color="auto"/>
        <w:right w:val="none" w:sz="0" w:space="0" w:color="auto"/>
      </w:divBdr>
    </w:div>
    <w:div w:id="392510265">
      <w:bodyDiv w:val="1"/>
      <w:marLeft w:val="0"/>
      <w:marRight w:val="0"/>
      <w:marTop w:val="0"/>
      <w:marBottom w:val="0"/>
      <w:divBdr>
        <w:top w:val="none" w:sz="0" w:space="0" w:color="auto"/>
        <w:left w:val="none" w:sz="0" w:space="0" w:color="auto"/>
        <w:bottom w:val="none" w:sz="0" w:space="0" w:color="auto"/>
        <w:right w:val="none" w:sz="0" w:space="0" w:color="auto"/>
      </w:divBdr>
    </w:div>
    <w:div w:id="396829394">
      <w:bodyDiv w:val="1"/>
      <w:marLeft w:val="0"/>
      <w:marRight w:val="0"/>
      <w:marTop w:val="0"/>
      <w:marBottom w:val="0"/>
      <w:divBdr>
        <w:top w:val="none" w:sz="0" w:space="0" w:color="auto"/>
        <w:left w:val="none" w:sz="0" w:space="0" w:color="auto"/>
        <w:bottom w:val="none" w:sz="0" w:space="0" w:color="auto"/>
        <w:right w:val="none" w:sz="0" w:space="0" w:color="auto"/>
      </w:divBdr>
    </w:div>
    <w:div w:id="398285885">
      <w:bodyDiv w:val="1"/>
      <w:marLeft w:val="0"/>
      <w:marRight w:val="0"/>
      <w:marTop w:val="0"/>
      <w:marBottom w:val="0"/>
      <w:divBdr>
        <w:top w:val="none" w:sz="0" w:space="0" w:color="auto"/>
        <w:left w:val="none" w:sz="0" w:space="0" w:color="auto"/>
        <w:bottom w:val="none" w:sz="0" w:space="0" w:color="auto"/>
        <w:right w:val="none" w:sz="0" w:space="0" w:color="auto"/>
      </w:divBdr>
    </w:div>
    <w:div w:id="398525662">
      <w:bodyDiv w:val="1"/>
      <w:marLeft w:val="0"/>
      <w:marRight w:val="0"/>
      <w:marTop w:val="0"/>
      <w:marBottom w:val="0"/>
      <w:divBdr>
        <w:top w:val="none" w:sz="0" w:space="0" w:color="auto"/>
        <w:left w:val="none" w:sz="0" w:space="0" w:color="auto"/>
        <w:bottom w:val="none" w:sz="0" w:space="0" w:color="auto"/>
        <w:right w:val="none" w:sz="0" w:space="0" w:color="auto"/>
      </w:divBdr>
    </w:div>
    <w:div w:id="407920275">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
    <w:div w:id="410658961">
      <w:bodyDiv w:val="1"/>
      <w:marLeft w:val="0"/>
      <w:marRight w:val="0"/>
      <w:marTop w:val="0"/>
      <w:marBottom w:val="0"/>
      <w:divBdr>
        <w:top w:val="none" w:sz="0" w:space="0" w:color="auto"/>
        <w:left w:val="none" w:sz="0" w:space="0" w:color="auto"/>
        <w:bottom w:val="none" w:sz="0" w:space="0" w:color="auto"/>
        <w:right w:val="none" w:sz="0" w:space="0" w:color="auto"/>
      </w:divBdr>
    </w:div>
    <w:div w:id="412091568">
      <w:bodyDiv w:val="1"/>
      <w:marLeft w:val="0"/>
      <w:marRight w:val="0"/>
      <w:marTop w:val="0"/>
      <w:marBottom w:val="0"/>
      <w:divBdr>
        <w:top w:val="none" w:sz="0" w:space="0" w:color="auto"/>
        <w:left w:val="none" w:sz="0" w:space="0" w:color="auto"/>
        <w:bottom w:val="none" w:sz="0" w:space="0" w:color="auto"/>
        <w:right w:val="none" w:sz="0" w:space="0" w:color="auto"/>
      </w:divBdr>
    </w:div>
    <w:div w:id="414323079">
      <w:bodyDiv w:val="1"/>
      <w:marLeft w:val="0"/>
      <w:marRight w:val="0"/>
      <w:marTop w:val="0"/>
      <w:marBottom w:val="0"/>
      <w:divBdr>
        <w:top w:val="none" w:sz="0" w:space="0" w:color="auto"/>
        <w:left w:val="none" w:sz="0" w:space="0" w:color="auto"/>
        <w:bottom w:val="none" w:sz="0" w:space="0" w:color="auto"/>
        <w:right w:val="none" w:sz="0" w:space="0" w:color="auto"/>
      </w:divBdr>
    </w:div>
    <w:div w:id="414326554">
      <w:bodyDiv w:val="1"/>
      <w:marLeft w:val="0"/>
      <w:marRight w:val="0"/>
      <w:marTop w:val="0"/>
      <w:marBottom w:val="0"/>
      <w:divBdr>
        <w:top w:val="none" w:sz="0" w:space="0" w:color="auto"/>
        <w:left w:val="none" w:sz="0" w:space="0" w:color="auto"/>
        <w:bottom w:val="none" w:sz="0" w:space="0" w:color="auto"/>
        <w:right w:val="none" w:sz="0" w:space="0" w:color="auto"/>
      </w:divBdr>
    </w:div>
    <w:div w:id="417606276">
      <w:bodyDiv w:val="1"/>
      <w:marLeft w:val="0"/>
      <w:marRight w:val="0"/>
      <w:marTop w:val="0"/>
      <w:marBottom w:val="0"/>
      <w:divBdr>
        <w:top w:val="none" w:sz="0" w:space="0" w:color="auto"/>
        <w:left w:val="none" w:sz="0" w:space="0" w:color="auto"/>
        <w:bottom w:val="none" w:sz="0" w:space="0" w:color="auto"/>
        <w:right w:val="none" w:sz="0" w:space="0" w:color="auto"/>
      </w:divBdr>
    </w:div>
    <w:div w:id="425421529">
      <w:bodyDiv w:val="1"/>
      <w:marLeft w:val="0"/>
      <w:marRight w:val="0"/>
      <w:marTop w:val="0"/>
      <w:marBottom w:val="0"/>
      <w:divBdr>
        <w:top w:val="none" w:sz="0" w:space="0" w:color="auto"/>
        <w:left w:val="none" w:sz="0" w:space="0" w:color="auto"/>
        <w:bottom w:val="none" w:sz="0" w:space="0" w:color="auto"/>
        <w:right w:val="none" w:sz="0" w:space="0" w:color="auto"/>
      </w:divBdr>
    </w:div>
    <w:div w:id="437140676">
      <w:bodyDiv w:val="1"/>
      <w:marLeft w:val="0"/>
      <w:marRight w:val="0"/>
      <w:marTop w:val="0"/>
      <w:marBottom w:val="0"/>
      <w:divBdr>
        <w:top w:val="none" w:sz="0" w:space="0" w:color="auto"/>
        <w:left w:val="none" w:sz="0" w:space="0" w:color="auto"/>
        <w:bottom w:val="none" w:sz="0" w:space="0" w:color="auto"/>
        <w:right w:val="none" w:sz="0" w:space="0" w:color="auto"/>
      </w:divBdr>
    </w:div>
    <w:div w:id="441613182">
      <w:bodyDiv w:val="1"/>
      <w:marLeft w:val="0"/>
      <w:marRight w:val="0"/>
      <w:marTop w:val="0"/>
      <w:marBottom w:val="0"/>
      <w:divBdr>
        <w:top w:val="none" w:sz="0" w:space="0" w:color="auto"/>
        <w:left w:val="none" w:sz="0" w:space="0" w:color="auto"/>
        <w:bottom w:val="none" w:sz="0" w:space="0" w:color="auto"/>
        <w:right w:val="none" w:sz="0" w:space="0" w:color="auto"/>
      </w:divBdr>
    </w:div>
    <w:div w:id="450975142">
      <w:bodyDiv w:val="1"/>
      <w:marLeft w:val="0"/>
      <w:marRight w:val="0"/>
      <w:marTop w:val="0"/>
      <w:marBottom w:val="0"/>
      <w:divBdr>
        <w:top w:val="none" w:sz="0" w:space="0" w:color="auto"/>
        <w:left w:val="none" w:sz="0" w:space="0" w:color="auto"/>
        <w:bottom w:val="none" w:sz="0" w:space="0" w:color="auto"/>
        <w:right w:val="none" w:sz="0" w:space="0" w:color="auto"/>
      </w:divBdr>
    </w:div>
    <w:div w:id="453132761">
      <w:bodyDiv w:val="1"/>
      <w:marLeft w:val="0"/>
      <w:marRight w:val="0"/>
      <w:marTop w:val="0"/>
      <w:marBottom w:val="0"/>
      <w:divBdr>
        <w:top w:val="none" w:sz="0" w:space="0" w:color="auto"/>
        <w:left w:val="none" w:sz="0" w:space="0" w:color="auto"/>
        <w:bottom w:val="none" w:sz="0" w:space="0" w:color="auto"/>
        <w:right w:val="none" w:sz="0" w:space="0" w:color="auto"/>
      </w:divBdr>
    </w:div>
    <w:div w:id="465318524">
      <w:bodyDiv w:val="1"/>
      <w:marLeft w:val="0"/>
      <w:marRight w:val="0"/>
      <w:marTop w:val="0"/>
      <w:marBottom w:val="0"/>
      <w:divBdr>
        <w:top w:val="none" w:sz="0" w:space="0" w:color="auto"/>
        <w:left w:val="none" w:sz="0" w:space="0" w:color="auto"/>
        <w:bottom w:val="none" w:sz="0" w:space="0" w:color="auto"/>
        <w:right w:val="none" w:sz="0" w:space="0" w:color="auto"/>
      </w:divBdr>
    </w:div>
    <w:div w:id="473454903">
      <w:bodyDiv w:val="1"/>
      <w:marLeft w:val="0"/>
      <w:marRight w:val="0"/>
      <w:marTop w:val="0"/>
      <w:marBottom w:val="0"/>
      <w:divBdr>
        <w:top w:val="none" w:sz="0" w:space="0" w:color="auto"/>
        <w:left w:val="none" w:sz="0" w:space="0" w:color="auto"/>
        <w:bottom w:val="none" w:sz="0" w:space="0" w:color="auto"/>
        <w:right w:val="none" w:sz="0" w:space="0" w:color="auto"/>
      </w:divBdr>
    </w:div>
    <w:div w:id="481695483">
      <w:bodyDiv w:val="1"/>
      <w:marLeft w:val="0"/>
      <w:marRight w:val="0"/>
      <w:marTop w:val="0"/>
      <w:marBottom w:val="0"/>
      <w:divBdr>
        <w:top w:val="none" w:sz="0" w:space="0" w:color="auto"/>
        <w:left w:val="none" w:sz="0" w:space="0" w:color="auto"/>
        <w:bottom w:val="none" w:sz="0" w:space="0" w:color="auto"/>
        <w:right w:val="none" w:sz="0" w:space="0" w:color="auto"/>
      </w:divBdr>
    </w:div>
    <w:div w:id="486090709">
      <w:bodyDiv w:val="1"/>
      <w:marLeft w:val="0"/>
      <w:marRight w:val="0"/>
      <w:marTop w:val="0"/>
      <w:marBottom w:val="0"/>
      <w:divBdr>
        <w:top w:val="none" w:sz="0" w:space="0" w:color="auto"/>
        <w:left w:val="none" w:sz="0" w:space="0" w:color="auto"/>
        <w:bottom w:val="none" w:sz="0" w:space="0" w:color="auto"/>
        <w:right w:val="none" w:sz="0" w:space="0" w:color="auto"/>
      </w:divBdr>
    </w:div>
    <w:div w:id="491678745">
      <w:bodyDiv w:val="1"/>
      <w:marLeft w:val="0"/>
      <w:marRight w:val="0"/>
      <w:marTop w:val="0"/>
      <w:marBottom w:val="0"/>
      <w:divBdr>
        <w:top w:val="none" w:sz="0" w:space="0" w:color="auto"/>
        <w:left w:val="none" w:sz="0" w:space="0" w:color="auto"/>
        <w:bottom w:val="none" w:sz="0" w:space="0" w:color="auto"/>
        <w:right w:val="none" w:sz="0" w:space="0" w:color="auto"/>
      </w:divBdr>
    </w:div>
    <w:div w:id="509610262">
      <w:bodyDiv w:val="1"/>
      <w:marLeft w:val="0"/>
      <w:marRight w:val="0"/>
      <w:marTop w:val="0"/>
      <w:marBottom w:val="0"/>
      <w:divBdr>
        <w:top w:val="none" w:sz="0" w:space="0" w:color="auto"/>
        <w:left w:val="none" w:sz="0" w:space="0" w:color="auto"/>
        <w:bottom w:val="none" w:sz="0" w:space="0" w:color="auto"/>
        <w:right w:val="none" w:sz="0" w:space="0" w:color="auto"/>
      </w:divBdr>
    </w:div>
    <w:div w:id="515774703">
      <w:bodyDiv w:val="1"/>
      <w:marLeft w:val="0"/>
      <w:marRight w:val="0"/>
      <w:marTop w:val="0"/>
      <w:marBottom w:val="0"/>
      <w:divBdr>
        <w:top w:val="none" w:sz="0" w:space="0" w:color="auto"/>
        <w:left w:val="none" w:sz="0" w:space="0" w:color="auto"/>
        <w:bottom w:val="none" w:sz="0" w:space="0" w:color="auto"/>
        <w:right w:val="none" w:sz="0" w:space="0" w:color="auto"/>
      </w:divBdr>
    </w:div>
    <w:div w:id="516700367">
      <w:bodyDiv w:val="1"/>
      <w:marLeft w:val="0"/>
      <w:marRight w:val="0"/>
      <w:marTop w:val="0"/>
      <w:marBottom w:val="0"/>
      <w:divBdr>
        <w:top w:val="none" w:sz="0" w:space="0" w:color="auto"/>
        <w:left w:val="none" w:sz="0" w:space="0" w:color="auto"/>
        <w:bottom w:val="none" w:sz="0" w:space="0" w:color="auto"/>
        <w:right w:val="none" w:sz="0" w:space="0" w:color="auto"/>
      </w:divBdr>
    </w:div>
    <w:div w:id="522282619">
      <w:bodyDiv w:val="1"/>
      <w:marLeft w:val="0"/>
      <w:marRight w:val="0"/>
      <w:marTop w:val="0"/>
      <w:marBottom w:val="0"/>
      <w:divBdr>
        <w:top w:val="none" w:sz="0" w:space="0" w:color="auto"/>
        <w:left w:val="none" w:sz="0" w:space="0" w:color="auto"/>
        <w:bottom w:val="none" w:sz="0" w:space="0" w:color="auto"/>
        <w:right w:val="none" w:sz="0" w:space="0" w:color="auto"/>
      </w:divBdr>
    </w:div>
    <w:div w:id="532305701">
      <w:bodyDiv w:val="1"/>
      <w:marLeft w:val="0"/>
      <w:marRight w:val="0"/>
      <w:marTop w:val="0"/>
      <w:marBottom w:val="0"/>
      <w:divBdr>
        <w:top w:val="none" w:sz="0" w:space="0" w:color="auto"/>
        <w:left w:val="none" w:sz="0" w:space="0" w:color="auto"/>
        <w:bottom w:val="none" w:sz="0" w:space="0" w:color="auto"/>
        <w:right w:val="none" w:sz="0" w:space="0" w:color="auto"/>
      </w:divBdr>
    </w:div>
    <w:div w:id="533544703">
      <w:bodyDiv w:val="1"/>
      <w:marLeft w:val="0"/>
      <w:marRight w:val="0"/>
      <w:marTop w:val="0"/>
      <w:marBottom w:val="0"/>
      <w:divBdr>
        <w:top w:val="none" w:sz="0" w:space="0" w:color="auto"/>
        <w:left w:val="none" w:sz="0" w:space="0" w:color="auto"/>
        <w:bottom w:val="none" w:sz="0" w:space="0" w:color="auto"/>
        <w:right w:val="none" w:sz="0" w:space="0" w:color="auto"/>
      </w:divBdr>
    </w:div>
    <w:div w:id="537402330">
      <w:bodyDiv w:val="1"/>
      <w:marLeft w:val="0"/>
      <w:marRight w:val="0"/>
      <w:marTop w:val="0"/>
      <w:marBottom w:val="0"/>
      <w:divBdr>
        <w:top w:val="none" w:sz="0" w:space="0" w:color="auto"/>
        <w:left w:val="none" w:sz="0" w:space="0" w:color="auto"/>
        <w:bottom w:val="none" w:sz="0" w:space="0" w:color="auto"/>
        <w:right w:val="none" w:sz="0" w:space="0" w:color="auto"/>
      </w:divBdr>
    </w:div>
    <w:div w:id="563487264">
      <w:bodyDiv w:val="1"/>
      <w:marLeft w:val="0"/>
      <w:marRight w:val="0"/>
      <w:marTop w:val="0"/>
      <w:marBottom w:val="0"/>
      <w:divBdr>
        <w:top w:val="none" w:sz="0" w:space="0" w:color="auto"/>
        <w:left w:val="none" w:sz="0" w:space="0" w:color="auto"/>
        <w:bottom w:val="none" w:sz="0" w:space="0" w:color="auto"/>
        <w:right w:val="none" w:sz="0" w:space="0" w:color="auto"/>
      </w:divBdr>
    </w:div>
    <w:div w:id="570164566">
      <w:bodyDiv w:val="1"/>
      <w:marLeft w:val="0"/>
      <w:marRight w:val="0"/>
      <w:marTop w:val="0"/>
      <w:marBottom w:val="0"/>
      <w:divBdr>
        <w:top w:val="none" w:sz="0" w:space="0" w:color="auto"/>
        <w:left w:val="none" w:sz="0" w:space="0" w:color="auto"/>
        <w:bottom w:val="none" w:sz="0" w:space="0" w:color="auto"/>
        <w:right w:val="none" w:sz="0" w:space="0" w:color="auto"/>
      </w:divBdr>
    </w:div>
    <w:div w:id="570819330">
      <w:bodyDiv w:val="1"/>
      <w:marLeft w:val="0"/>
      <w:marRight w:val="0"/>
      <w:marTop w:val="0"/>
      <w:marBottom w:val="0"/>
      <w:divBdr>
        <w:top w:val="none" w:sz="0" w:space="0" w:color="auto"/>
        <w:left w:val="none" w:sz="0" w:space="0" w:color="auto"/>
        <w:bottom w:val="none" w:sz="0" w:space="0" w:color="auto"/>
        <w:right w:val="none" w:sz="0" w:space="0" w:color="auto"/>
      </w:divBdr>
    </w:div>
    <w:div w:id="587075559">
      <w:bodyDiv w:val="1"/>
      <w:marLeft w:val="0"/>
      <w:marRight w:val="0"/>
      <w:marTop w:val="0"/>
      <w:marBottom w:val="0"/>
      <w:divBdr>
        <w:top w:val="none" w:sz="0" w:space="0" w:color="auto"/>
        <w:left w:val="none" w:sz="0" w:space="0" w:color="auto"/>
        <w:bottom w:val="none" w:sz="0" w:space="0" w:color="auto"/>
        <w:right w:val="none" w:sz="0" w:space="0" w:color="auto"/>
      </w:divBdr>
    </w:div>
    <w:div w:id="597106900">
      <w:bodyDiv w:val="1"/>
      <w:marLeft w:val="0"/>
      <w:marRight w:val="0"/>
      <w:marTop w:val="0"/>
      <w:marBottom w:val="0"/>
      <w:divBdr>
        <w:top w:val="none" w:sz="0" w:space="0" w:color="auto"/>
        <w:left w:val="none" w:sz="0" w:space="0" w:color="auto"/>
        <w:bottom w:val="none" w:sz="0" w:space="0" w:color="auto"/>
        <w:right w:val="none" w:sz="0" w:space="0" w:color="auto"/>
      </w:divBdr>
    </w:div>
    <w:div w:id="606229144">
      <w:bodyDiv w:val="1"/>
      <w:marLeft w:val="0"/>
      <w:marRight w:val="0"/>
      <w:marTop w:val="0"/>
      <w:marBottom w:val="0"/>
      <w:divBdr>
        <w:top w:val="none" w:sz="0" w:space="0" w:color="auto"/>
        <w:left w:val="none" w:sz="0" w:space="0" w:color="auto"/>
        <w:bottom w:val="none" w:sz="0" w:space="0" w:color="auto"/>
        <w:right w:val="none" w:sz="0" w:space="0" w:color="auto"/>
      </w:divBdr>
    </w:div>
    <w:div w:id="613512680">
      <w:bodyDiv w:val="1"/>
      <w:marLeft w:val="0"/>
      <w:marRight w:val="0"/>
      <w:marTop w:val="0"/>
      <w:marBottom w:val="0"/>
      <w:divBdr>
        <w:top w:val="none" w:sz="0" w:space="0" w:color="auto"/>
        <w:left w:val="none" w:sz="0" w:space="0" w:color="auto"/>
        <w:bottom w:val="none" w:sz="0" w:space="0" w:color="auto"/>
        <w:right w:val="none" w:sz="0" w:space="0" w:color="auto"/>
      </w:divBdr>
    </w:div>
    <w:div w:id="615714178">
      <w:bodyDiv w:val="1"/>
      <w:marLeft w:val="0"/>
      <w:marRight w:val="0"/>
      <w:marTop w:val="0"/>
      <w:marBottom w:val="0"/>
      <w:divBdr>
        <w:top w:val="none" w:sz="0" w:space="0" w:color="auto"/>
        <w:left w:val="none" w:sz="0" w:space="0" w:color="auto"/>
        <w:bottom w:val="none" w:sz="0" w:space="0" w:color="auto"/>
        <w:right w:val="none" w:sz="0" w:space="0" w:color="auto"/>
      </w:divBdr>
    </w:div>
    <w:div w:id="616445321">
      <w:bodyDiv w:val="1"/>
      <w:marLeft w:val="0"/>
      <w:marRight w:val="0"/>
      <w:marTop w:val="0"/>
      <w:marBottom w:val="0"/>
      <w:divBdr>
        <w:top w:val="none" w:sz="0" w:space="0" w:color="auto"/>
        <w:left w:val="none" w:sz="0" w:space="0" w:color="auto"/>
        <w:bottom w:val="none" w:sz="0" w:space="0" w:color="auto"/>
        <w:right w:val="none" w:sz="0" w:space="0" w:color="auto"/>
      </w:divBdr>
    </w:div>
    <w:div w:id="619260295">
      <w:bodyDiv w:val="1"/>
      <w:marLeft w:val="0"/>
      <w:marRight w:val="0"/>
      <w:marTop w:val="0"/>
      <w:marBottom w:val="0"/>
      <w:divBdr>
        <w:top w:val="none" w:sz="0" w:space="0" w:color="auto"/>
        <w:left w:val="none" w:sz="0" w:space="0" w:color="auto"/>
        <w:bottom w:val="none" w:sz="0" w:space="0" w:color="auto"/>
        <w:right w:val="none" w:sz="0" w:space="0" w:color="auto"/>
      </w:divBdr>
    </w:div>
    <w:div w:id="629820355">
      <w:bodyDiv w:val="1"/>
      <w:marLeft w:val="0"/>
      <w:marRight w:val="0"/>
      <w:marTop w:val="0"/>
      <w:marBottom w:val="0"/>
      <w:divBdr>
        <w:top w:val="none" w:sz="0" w:space="0" w:color="auto"/>
        <w:left w:val="none" w:sz="0" w:space="0" w:color="auto"/>
        <w:bottom w:val="none" w:sz="0" w:space="0" w:color="auto"/>
        <w:right w:val="none" w:sz="0" w:space="0" w:color="auto"/>
      </w:divBdr>
    </w:div>
    <w:div w:id="633020325">
      <w:bodyDiv w:val="1"/>
      <w:marLeft w:val="0"/>
      <w:marRight w:val="0"/>
      <w:marTop w:val="0"/>
      <w:marBottom w:val="0"/>
      <w:divBdr>
        <w:top w:val="none" w:sz="0" w:space="0" w:color="auto"/>
        <w:left w:val="none" w:sz="0" w:space="0" w:color="auto"/>
        <w:bottom w:val="none" w:sz="0" w:space="0" w:color="auto"/>
        <w:right w:val="none" w:sz="0" w:space="0" w:color="auto"/>
      </w:divBdr>
    </w:div>
    <w:div w:id="637958093">
      <w:bodyDiv w:val="1"/>
      <w:marLeft w:val="0"/>
      <w:marRight w:val="0"/>
      <w:marTop w:val="0"/>
      <w:marBottom w:val="0"/>
      <w:divBdr>
        <w:top w:val="none" w:sz="0" w:space="0" w:color="auto"/>
        <w:left w:val="none" w:sz="0" w:space="0" w:color="auto"/>
        <w:bottom w:val="none" w:sz="0" w:space="0" w:color="auto"/>
        <w:right w:val="none" w:sz="0" w:space="0" w:color="auto"/>
      </w:divBdr>
    </w:div>
    <w:div w:id="659623229">
      <w:bodyDiv w:val="1"/>
      <w:marLeft w:val="0"/>
      <w:marRight w:val="0"/>
      <w:marTop w:val="0"/>
      <w:marBottom w:val="0"/>
      <w:divBdr>
        <w:top w:val="none" w:sz="0" w:space="0" w:color="auto"/>
        <w:left w:val="none" w:sz="0" w:space="0" w:color="auto"/>
        <w:bottom w:val="none" w:sz="0" w:space="0" w:color="auto"/>
        <w:right w:val="none" w:sz="0" w:space="0" w:color="auto"/>
      </w:divBdr>
    </w:div>
    <w:div w:id="665667357">
      <w:bodyDiv w:val="1"/>
      <w:marLeft w:val="0"/>
      <w:marRight w:val="0"/>
      <w:marTop w:val="0"/>
      <w:marBottom w:val="0"/>
      <w:divBdr>
        <w:top w:val="none" w:sz="0" w:space="0" w:color="auto"/>
        <w:left w:val="none" w:sz="0" w:space="0" w:color="auto"/>
        <w:bottom w:val="none" w:sz="0" w:space="0" w:color="auto"/>
        <w:right w:val="none" w:sz="0" w:space="0" w:color="auto"/>
      </w:divBdr>
    </w:div>
    <w:div w:id="688291101">
      <w:bodyDiv w:val="1"/>
      <w:marLeft w:val="0"/>
      <w:marRight w:val="0"/>
      <w:marTop w:val="0"/>
      <w:marBottom w:val="0"/>
      <w:divBdr>
        <w:top w:val="none" w:sz="0" w:space="0" w:color="auto"/>
        <w:left w:val="none" w:sz="0" w:space="0" w:color="auto"/>
        <w:bottom w:val="none" w:sz="0" w:space="0" w:color="auto"/>
        <w:right w:val="none" w:sz="0" w:space="0" w:color="auto"/>
      </w:divBdr>
    </w:div>
    <w:div w:id="690644112">
      <w:bodyDiv w:val="1"/>
      <w:marLeft w:val="0"/>
      <w:marRight w:val="0"/>
      <w:marTop w:val="0"/>
      <w:marBottom w:val="0"/>
      <w:divBdr>
        <w:top w:val="none" w:sz="0" w:space="0" w:color="auto"/>
        <w:left w:val="none" w:sz="0" w:space="0" w:color="auto"/>
        <w:bottom w:val="none" w:sz="0" w:space="0" w:color="auto"/>
        <w:right w:val="none" w:sz="0" w:space="0" w:color="auto"/>
      </w:divBdr>
    </w:div>
    <w:div w:id="700982084">
      <w:bodyDiv w:val="1"/>
      <w:marLeft w:val="0"/>
      <w:marRight w:val="0"/>
      <w:marTop w:val="0"/>
      <w:marBottom w:val="0"/>
      <w:divBdr>
        <w:top w:val="none" w:sz="0" w:space="0" w:color="auto"/>
        <w:left w:val="none" w:sz="0" w:space="0" w:color="auto"/>
        <w:bottom w:val="none" w:sz="0" w:space="0" w:color="auto"/>
        <w:right w:val="none" w:sz="0" w:space="0" w:color="auto"/>
      </w:divBdr>
    </w:div>
    <w:div w:id="710229237">
      <w:bodyDiv w:val="1"/>
      <w:marLeft w:val="0"/>
      <w:marRight w:val="0"/>
      <w:marTop w:val="0"/>
      <w:marBottom w:val="0"/>
      <w:divBdr>
        <w:top w:val="none" w:sz="0" w:space="0" w:color="auto"/>
        <w:left w:val="none" w:sz="0" w:space="0" w:color="auto"/>
        <w:bottom w:val="none" w:sz="0" w:space="0" w:color="auto"/>
        <w:right w:val="none" w:sz="0" w:space="0" w:color="auto"/>
      </w:divBdr>
    </w:div>
    <w:div w:id="717047156">
      <w:bodyDiv w:val="1"/>
      <w:marLeft w:val="0"/>
      <w:marRight w:val="0"/>
      <w:marTop w:val="0"/>
      <w:marBottom w:val="0"/>
      <w:divBdr>
        <w:top w:val="none" w:sz="0" w:space="0" w:color="auto"/>
        <w:left w:val="none" w:sz="0" w:space="0" w:color="auto"/>
        <w:bottom w:val="none" w:sz="0" w:space="0" w:color="auto"/>
        <w:right w:val="none" w:sz="0" w:space="0" w:color="auto"/>
      </w:divBdr>
    </w:div>
    <w:div w:id="721559158">
      <w:bodyDiv w:val="1"/>
      <w:marLeft w:val="0"/>
      <w:marRight w:val="0"/>
      <w:marTop w:val="0"/>
      <w:marBottom w:val="0"/>
      <w:divBdr>
        <w:top w:val="none" w:sz="0" w:space="0" w:color="auto"/>
        <w:left w:val="none" w:sz="0" w:space="0" w:color="auto"/>
        <w:bottom w:val="none" w:sz="0" w:space="0" w:color="auto"/>
        <w:right w:val="none" w:sz="0" w:space="0" w:color="auto"/>
      </w:divBdr>
    </w:div>
    <w:div w:id="726296586">
      <w:bodyDiv w:val="1"/>
      <w:marLeft w:val="0"/>
      <w:marRight w:val="0"/>
      <w:marTop w:val="0"/>
      <w:marBottom w:val="0"/>
      <w:divBdr>
        <w:top w:val="none" w:sz="0" w:space="0" w:color="auto"/>
        <w:left w:val="none" w:sz="0" w:space="0" w:color="auto"/>
        <w:bottom w:val="none" w:sz="0" w:space="0" w:color="auto"/>
        <w:right w:val="none" w:sz="0" w:space="0" w:color="auto"/>
      </w:divBdr>
    </w:div>
    <w:div w:id="726300679">
      <w:bodyDiv w:val="1"/>
      <w:marLeft w:val="0"/>
      <w:marRight w:val="0"/>
      <w:marTop w:val="0"/>
      <w:marBottom w:val="0"/>
      <w:divBdr>
        <w:top w:val="none" w:sz="0" w:space="0" w:color="auto"/>
        <w:left w:val="none" w:sz="0" w:space="0" w:color="auto"/>
        <w:bottom w:val="none" w:sz="0" w:space="0" w:color="auto"/>
        <w:right w:val="none" w:sz="0" w:space="0" w:color="auto"/>
      </w:divBdr>
    </w:div>
    <w:div w:id="729813445">
      <w:bodyDiv w:val="1"/>
      <w:marLeft w:val="0"/>
      <w:marRight w:val="0"/>
      <w:marTop w:val="0"/>
      <w:marBottom w:val="0"/>
      <w:divBdr>
        <w:top w:val="none" w:sz="0" w:space="0" w:color="auto"/>
        <w:left w:val="none" w:sz="0" w:space="0" w:color="auto"/>
        <w:bottom w:val="none" w:sz="0" w:space="0" w:color="auto"/>
        <w:right w:val="none" w:sz="0" w:space="0" w:color="auto"/>
      </w:divBdr>
    </w:div>
    <w:div w:id="732385244">
      <w:bodyDiv w:val="1"/>
      <w:marLeft w:val="0"/>
      <w:marRight w:val="0"/>
      <w:marTop w:val="0"/>
      <w:marBottom w:val="0"/>
      <w:divBdr>
        <w:top w:val="none" w:sz="0" w:space="0" w:color="auto"/>
        <w:left w:val="none" w:sz="0" w:space="0" w:color="auto"/>
        <w:bottom w:val="none" w:sz="0" w:space="0" w:color="auto"/>
        <w:right w:val="none" w:sz="0" w:space="0" w:color="auto"/>
      </w:divBdr>
    </w:div>
    <w:div w:id="734544251">
      <w:bodyDiv w:val="1"/>
      <w:marLeft w:val="0"/>
      <w:marRight w:val="0"/>
      <w:marTop w:val="0"/>
      <w:marBottom w:val="0"/>
      <w:divBdr>
        <w:top w:val="none" w:sz="0" w:space="0" w:color="auto"/>
        <w:left w:val="none" w:sz="0" w:space="0" w:color="auto"/>
        <w:bottom w:val="none" w:sz="0" w:space="0" w:color="auto"/>
        <w:right w:val="none" w:sz="0" w:space="0" w:color="auto"/>
      </w:divBdr>
    </w:div>
    <w:div w:id="736367579">
      <w:bodyDiv w:val="1"/>
      <w:marLeft w:val="0"/>
      <w:marRight w:val="0"/>
      <w:marTop w:val="0"/>
      <w:marBottom w:val="0"/>
      <w:divBdr>
        <w:top w:val="none" w:sz="0" w:space="0" w:color="auto"/>
        <w:left w:val="none" w:sz="0" w:space="0" w:color="auto"/>
        <w:bottom w:val="none" w:sz="0" w:space="0" w:color="auto"/>
        <w:right w:val="none" w:sz="0" w:space="0" w:color="auto"/>
      </w:divBdr>
    </w:div>
    <w:div w:id="736588948">
      <w:bodyDiv w:val="1"/>
      <w:marLeft w:val="0"/>
      <w:marRight w:val="0"/>
      <w:marTop w:val="0"/>
      <w:marBottom w:val="0"/>
      <w:divBdr>
        <w:top w:val="none" w:sz="0" w:space="0" w:color="auto"/>
        <w:left w:val="none" w:sz="0" w:space="0" w:color="auto"/>
        <w:bottom w:val="none" w:sz="0" w:space="0" w:color="auto"/>
        <w:right w:val="none" w:sz="0" w:space="0" w:color="auto"/>
      </w:divBdr>
    </w:div>
    <w:div w:id="737476684">
      <w:bodyDiv w:val="1"/>
      <w:marLeft w:val="0"/>
      <w:marRight w:val="0"/>
      <w:marTop w:val="0"/>
      <w:marBottom w:val="0"/>
      <w:divBdr>
        <w:top w:val="none" w:sz="0" w:space="0" w:color="auto"/>
        <w:left w:val="none" w:sz="0" w:space="0" w:color="auto"/>
        <w:bottom w:val="none" w:sz="0" w:space="0" w:color="auto"/>
        <w:right w:val="none" w:sz="0" w:space="0" w:color="auto"/>
      </w:divBdr>
    </w:div>
    <w:div w:id="738402929">
      <w:bodyDiv w:val="1"/>
      <w:marLeft w:val="0"/>
      <w:marRight w:val="0"/>
      <w:marTop w:val="0"/>
      <w:marBottom w:val="0"/>
      <w:divBdr>
        <w:top w:val="none" w:sz="0" w:space="0" w:color="auto"/>
        <w:left w:val="none" w:sz="0" w:space="0" w:color="auto"/>
        <w:bottom w:val="none" w:sz="0" w:space="0" w:color="auto"/>
        <w:right w:val="none" w:sz="0" w:space="0" w:color="auto"/>
      </w:divBdr>
    </w:div>
    <w:div w:id="746345880">
      <w:bodyDiv w:val="1"/>
      <w:marLeft w:val="0"/>
      <w:marRight w:val="0"/>
      <w:marTop w:val="0"/>
      <w:marBottom w:val="0"/>
      <w:divBdr>
        <w:top w:val="none" w:sz="0" w:space="0" w:color="auto"/>
        <w:left w:val="none" w:sz="0" w:space="0" w:color="auto"/>
        <w:bottom w:val="none" w:sz="0" w:space="0" w:color="auto"/>
        <w:right w:val="none" w:sz="0" w:space="0" w:color="auto"/>
      </w:divBdr>
    </w:div>
    <w:div w:id="749078272">
      <w:bodyDiv w:val="1"/>
      <w:marLeft w:val="0"/>
      <w:marRight w:val="0"/>
      <w:marTop w:val="0"/>
      <w:marBottom w:val="0"/>
      <w:divBdr>
        <w:top w:val="none" w:sz="0" w:space="0" w:color="auto"/>
        <w:left w:val="none" w:sz="0" w:space="0" w:color="auto"/>
        <w:bottom w:val="none" w:sz="0" w:space="0" w:color="auto"/>
        <w:right w:val="none" w:sz="0" w:space="0" w:color="auto"/>
      </w:divBdr>
    </w:div>
    <w:div w:id="751316762">
      <w:bodyDiv w:val="1"/>
      <w:marLeft w:val="0"/>
      <w:marRight w:val="0"/>
      <w:marTop w:val="0"/>
      <w:marBottom w:val="0"/>
      <w:divBdr>
        <w:top w:val="none" w:sz="0" w:space="0" w:color="auto"/>
        <w:left w:val="none" w:sz="0" w:space="0" w:color="auto"/>
        <w:bottom w:val="none" w:sz="0" w:space="0" w:color="auto"/>
        <w:right w:val="none" w:sz="0" w:space="0" w:color="auto"/>
      </w:divBdr>
    </w:div>
    <w:div w:id="753668418">
      <w:bodyDiv w:val="1"/>
      <w:marLeft w:val="0"/>
      <w:marRight w:val="0"/>
      <w:marTop w:val="0"/>
      <w:marBottom w:val="0"/>
      <w:divBdr>
        <w:top w:val="none" w:sz="0" w:space="0" w:color="auto"/>
        <w:left w:val="none" w:sz="0" w:space="0" w:color="auto"/>
        <w:bottom w:val="none" w:sz="0" w:space="0" w:color="auto"/>
        <w:right w:val="none" w:sz="0" w:space="0" w:color="auto"/>
      </w:divBdr>
    </w:div>
    <w:div w:id="758016947">
      <w:bodyDiv w:val="1"/>
      <w:marLeft w:val="0"/>
      <w:marRight w:val="0"/>
      <w:marTop w:val="0"/>
      <w:marBottom w:val="0"/>
      <w:divBdr>
        <w:top w:val="none" w:sz="0" w:space="0" w:color="auto"/>
        <w:left w:val="none" w:sz="0" w:space="0" w:color="auto"/>
        <w:bottom w:val="none" w:sz="0" w:space="0" w:color="auto"/>
        <w:right w:val="none" w:sz="0" w:space="0" w:color="auto"/>
      </w:divBdr>
    </w:div>
    <w:div w:id="759526112">
      <w:bodyDiv w:val="1"/>
      <w:marLeft w:val="0"/>
      <w:marRight w:val="0"/>
      <w:marTop w:val="0"/>
      <w:marBottom w:val="0"/>
      <w:divBdr>
        <w:top w:val="none" w:sz="0" w:space="0" w:color="auto"/>
        <w:left w:val="none" w:sz="0" w:space="0" w:color="auto"/>
        <w:bottom w:val="none" w:sz="0" w:space="0" w:color="auto"/>
        <w:right w:val="none" w:sz="0" w:space="0" w:color="auto"/>
      </w:divBdr>
    </w:div>
    <w:div w:id="770784416">
      <w:bodyDiv w:val="1"/>
      <w:marLeft w:val="0"/>
      <w:marRight w:val="0"/>
      <w:marTop w:val="0"/>
      <w:marBottom w:val="0"/>
      <w:divBdr>
        <w:top w:val="none" w:sz="0" w:space="0" w:color="auto"/>
        <w:left w:val="none" w:sz="0" w:space="0" w:color="auto"/>
        <w:bottom w:val="none" w:sz="0" w:space="0" w:color="auto"/>
        <w:right w:val="none" w:sz="0" w:space="0" w:color="auto"/>
      </w:divBdr>
    </w:div>
    <w:div w:id="780876180">
      <w:bodyDiv w:val="1"/>
      <w:marLeft w:val="0"/>
      <w:marRight w:val="0"/>
      <w:marTop w:val="0"/>
      <w:marBottom w:val="0"/>
      <w:divBdr>
        <w:top w:val="none" w:sz="0" w:space="0" w:color="auto"/>
        <w:left w:val="none" w:sz="0" w:space="0" w:color="auto"/>
        <w:bottom w:val="none" w:sz="0" w:space="0" w:color="auto"/>
        <w:right w:val="none" w:sz="0" w:space="0" w:color="auto"/>
      </w:divBdr>
    </w:div>
    <w:div w:id="782698390">
      <w:bodyDiv w:val="1"/>
      <w:marLeft w:val="0"/>
      <w:marRight w:val="0"/>
      <w:marTop w:val="0"/>
      <w:marBottom w:val="0"/>
      <w:divBdr>
        <w:top w:val="none" w:sz="0" w:space="0" w:color="auto"/>
        <w:left w:val="none" w:sz="0" w:space="0" w:color="auto"/>
        <w:bottom w:val="none" w:sz="0" w:space="0" w:color="auto"/>
        <w:right w:val="none" w:sz="0" w:space="0" w:color="auto"/>
      </w:divBdr>
    </w:div>
    <w:div w:id="793134615">
      <w:bodyDiv w:val="1"/>
      <w:marLeft w:val="0"/>
      <w:marRight w:val="0"/>
      <w:marTop w:val="0"/>
      <w:marBottom w:val="0"/>
      <w:divBdr>
        <w:top w:val="none" w:sz="0" w:space="0" w:color="auto"/>
        <w:left w:val="none" w:sz="0" w:space="0" w:color="auto"/>
        <w:bottom w:val="none" w:sz="0" w:space="0" w:color="auto"/>
        <w:right w:val="none" w:sz="0" w:space="0" w:color="auto"/>
      </w:divBdr>
    </w:div>
    <w:div w:id="794911843">
      <w:bodyDiv w:val="1"/>
      <w:marLeft w:val="0"/>
      <w:marRight w:val="0"/>
      <w:marTop w:val="0"/>
      <w:marBottom w:val="0"/>
      <w:divBdr>
        <w:top w:val="none" w:sz="0" w:space="0" w:color="auto"/>
        <w:left w:val="none" w:sz="0" w:space="0" w:color="auto"/>
        <w:bottom w:val="none" w:sz="0" w:space="0" w:color="auto"/>
        <w:right w:val="none" w:sz="0" w:space="0" w:color="auto"/>
      </w:divBdr>
    </w:div>
    <w:div w:id="795293707">
      <w:bodyDiv w:val="1"/>
      <w:marLeft w:val="0"/>
      <w:marRight w:val="0"/>
      <w:marTop w:val="0"/>
      <w:marBottom w:val="0"/>
      <w:divBdr>
        <w:top w:val="none" w:sz="0" w:space="0" w:color="auto"/>
        <w:left w:val="none" w:sz="0" w:space="0" w:color="auto"/>
        <w:bottom w:val="none" w:sz="0" w:space="0" w:color="auto"/>
        <w:right w:val="none" w:sz="0" w:space="0" w:color="auto"/>
      </w:divBdr>
    </w:div>
    <w:div w:id="795369793">
      <w:bodyDiv w:val="1"/>
      <w:marLeft w:val="0"/>
      <w:marRight w:val="0"/>
      <w:marTop w:val="0"/>
      <w:marBottom w:val="0"/>
      <w:divBdr>
        <w:top w:val="none" w:sz="0" w:space="0" w:color="auto"/>
        <w:left w:val="none" w:sz="0" w:space="0" w:color="auto"/>
        <w:bottom w:val="none" w:sz="0" w:space="0" w:color="auto"/>
        <w:right w:val="none" w:sz="0" w:space="0" w:color="auto"/>
      </w:divBdr>
    </w:div>
    <w:div w:id="797181016">
      <w:bodyDiv w:val="1"/>
      <w:marLeft w:val="0"/>
      <w:marRight w:val="0"/>
      <w:marTop w:val="0"/>
      <w:marBottom w:val="0"/>
      <w:divBdr>
        <w:top w:val="none" w:sz="0" w:space="0" w:color="auto"/>
        <w:left w:val="none" w:sz="0" w:space="0" w:color="auto"/>
        <w:bottom w:val="none" w:sz="0" w:space="0" w:color="auto"/>
        <w:right w:val="none" w:sz="0" w:space="0" w:color="auto"/>
      </w:divBdr>
    </w:div>
    <w:div w:id="798425335">
      <w:bodyDiv w:val="1"/>
      <w:marLeft w:val="0"/>
      <w:marRight w:val="0"/>
      <w:marTop w:val="0"/>
      <w:marBottom w:val="0"/>
      <w:divBdr>
        <w:top w:val="none" w:sz="0" w:space="0" w:color="auto"/>
        <w:left w:val="none" w:sz="0" w:space="0" w:color="auto"/>
        <w:bottom w:val="none" w:sz="0" w:space="0" w:color="auto"/>
        <w:right w:val="none" w:sz="0" w:space="0" w:color="auto"/>
      </w:divBdr>
    </w:div>
    <w:div w:id="804085870">
      <w:bodyDiv w:val="1"/>
      <w:marLeft w:val="0"/>
      <w:marRight w:val="0"/>
      <w:marTop w:val="0"/>
      <w:marBottom w:val="0"/>
      <w:divBdr>
        <w:top w:val="none" w:sz="0" w:space="0" w:color="auto"/>
        <w:left w:val="none" w:sz="0" w:space="0" w:color="auto"/>
        <w:bottom w:val="none" w:sz="0" w:space="0" w:color="auto"/>
        <w:right w:val="none" w:sz="0" w:space="0" w:color="auto"/>
      </w:divBdr>
    </w:div>
    <w:div w:id="805467176">
      <w:bodyDiv w:val="1"/>
      <w:marLeft w:val="0"/>
      <w:marRight w:val="0"/>
      <w:marTop w:val="0"/>
      <w:marBottom w:val="0"/>
      <w:divBdr>
        <w:top w:val="none" w:sz="0" w:space="0" w:color="auto"/>
        <w:left w:val="none" w:sz="0" w:space="0" w:color="auto"/>
        <w:bottom w:val="none" w:sz="0" w:space="0" w:color="auto"/>
        <w:right w:val="none" w:sz="0" w:space="0" w:color="auto"/>
      </w:divBdr>
    </w:div>
    <w:div w:id="812141171">
      <w:bodyDiv w:val="1"/>
      <w:marLeft w:val="0"/>
      <w:marRight w:val="0"/>
      <w:marTop w:val="0"/>
      <w:marBottom w:val="0"/>
      <w:divBdr>
        <w:top w:val="none" w:sz="0" w:space="0" w:color="auto"/>
        <w:left w:val="none" w:sz="0" w:space="0" w:color="auto"/>
        <w:bottom w:val="none" w:sz="0" w:space="0" w:color="auto"/>
        <w:right w:val="none" w:sz="0" w:space="0" w:color="auto"/>
      </w:divBdr>
    </w:div>
    <w:div w:id="817186541">
      <w:bodyDiv w:val="1"/>
      <w:marLeft w:val="0"/>
      <w:marRight w:val="0"/>
      <w:marTop w:val="0"/>
      <w:marBottom w:val="0"/>
      <w:divBdr>
        <w:top w:val="none" w:sz="0" w:space="0" w:color="auto"/>
        <w:left w:val="none" w:sz="0" w:space="0" w:color="auto"/>
        <w:bottom w:val="none" w:sz="0" w:space="0" w:color="auto"/>
        <w:right w:val="none" w:sz="0" w:space="0" w:color="auto"/>
      </w:divBdr>
    </w:div>
    <w:div w:id="820925518">
      <w:bodyDiv w:val="1"/>
      <w:marLeft w:val="0"/>
      <w:marRight w:val="0"/>
      <w:marTop w:val="0"/>
      <w:marBottom w:val="0"/>
      <w:divBdr>
        <w:top w:val="none" w:sz="0" w:space="0" w:color="auto"/>
        <w:left w:val="none" w:sz="0" w:space="0" w:color="auto"/>
        <w:bottom w:val="none" w:sz="0" w:space="0" w:color="auto"/>
        <w:right w:val="none" w:sz="0" w:space="0" w:color="auto"/>
      </w:divBdr>
    </w:div>
    <w:div w:id="823080583">
      <w:bodyDiv w:val="1"/>
      <w:marLeft w:val="0"/>
      <w:marRight w:val="0"/>
      <w:marTop w:val="0"/>
      <w:marBottom w:val="0"/>
      <w:divBdr>
        <w:top w:val="none" w:sz="0" w:space="0" w:color="auto"/>
        <w:left w:val="none" w:sz="0" w:space="0" w:color="auto"/>
        <w:bottom w:val="none" w:sz="0" w:space="0" w:color="auto"/>
        <w:right w:val="none" w:sz="0" w:space="0" w:color="auto"/>
      </w:divBdr>
    </w:div>
    <w:div w:id="827403182">
      <w:bodyDiv w:val="1"/>
      <w:marLeft w:val="0"/>
      <w:marRight w:val="0"/>
      <w:marTop w:val="0"/>
      <w:marBottom w:val="0"/>
      <w:divBdr>
        <w:top w:val="none" w:sz="0" w:space="0" w:color="auto"/>
        <w:left w:val="none" w:sz="0" w:space="0" w:color="auto"/>
        <w:bottom w:val="none" w:sz="0" w:space="0" w:color="auto"/>
        <w:right w:val="none" w:sz="0" w:space="0" w:color="auto"/>
      </w:divBdr>
    </w:div>
    <w:div w:id="832138922">
      <w:bodyDiv w:val="1"/>
      <w:marLeft w:val="0"/>
      <w:marRight w:val="0"/>
      <w:marTop w:val="0"/>
      <w:marBottom w:val="0"/>
      <w:divBdr>
        <w:top w:val="none" w:sz="0" w:space="0" w:color="auto"/>
        <w:left w:val="none" w:sz="0" w:space="0" w:color="auto"/>
        <w:bottom w:val="none" w:sz="0" w:space="0" w:color="auto"/>
        <w:right w:val="none" w:sz="0" w:space="0" w:color="auto"/>
      </w:divBdr>
    </w:div>
    <w:div w:id="832648629">
      <w:bodyDiv w:val="1"/>
      <w:marLeft w:val="0"/>
      <w:marRight w:val="0"/>
      <w:marTop w:val="0"/>
      <w:marBottom w:val="0"/>
      <w:divBdr>
        <w:top w:val="none" w:sz="0" w:space="0" w:color="auto"/>
        <w:left w:val="none" w:sz="0" w:space="0" w:color="auto"/>
        <w:bottom w:val="none" w:sz="0" w:space="0" w:color="auto"/>
        <w:right w:val="none" w:sz="0" w:space="0" w:color="auto"/>
      </w:divBdr>
    </w:div>
    <w:div w:id="835266864">
      <w:bodyDiv w:val="1"/>
      <w:marLeft w:val="0"/>
      <w:marRight w:val="0"/>
      <w:marTop w:val="0"/>
      <w:marBottom w:val="0"/>
      <w:divBdr>
        <w:top w:val="none" w:sz="0" w:space="0" w:color="auto"/>
        <w:left w:val="none" w:sz="0" w:space="0" w:color="auto"/>
        <w:bottom w:val="none" w:sz="0" w:space="0" w:color="auto"/>
        <w:right w:val="none" w:sz="0" w:space="0" w:color="auto"/>
      </w:divBdr>
    </w:div>
    <w:div w:id="838152115">
      <w:bodyDiv w:val="1"/>
      <w:marLeft w:val="0"/>
      <w:marRight w:val="0"/>
      <w:marTop w:val="0"/>
      <w:marBottom w:val="0"/>
      <w:divBdr>
        <w:top w:val="none" w:sz="0" w:space="0" w:color="auto"/>
        <w:left w:val="none" w:sz="0" w:space="0" w:color="auto"/>
        <w:bottom w:val="none" w:sz="0" w:space="0" w:color="auto"/>
        <w:right w:val="none" w:sz="0" w:space="0" w:color="auto"/>
      </w:divBdr>
    </w:div>
    <w:div w:id="841624947">
      <w:bodyDiv w:val="1"/>
      <w:marLeft w:val="0"/>
      <w:marRight w:val="0"/>
      <w:marTop w:val="0"/>
      <w:marBottom w:val="0"/>
      <w:divBdr>
        <w:top w:val="none" w:sz="0" w:space="0" w:color="auto"/>
        <w:left w:val="none" w:sz="0" w:space="0" w:color="auto"/>
        <w:bottom w:val="none" w:sz="0" w:space="0" w:color="auto"/>
        <w:right w:val="none" w:sz="0" w:space="0" w:color="auto"/>
      </w:divBdr>
    </w:div>
    <w:div w:id="849103837">
      <w:bodyDiv w:val="1"/>
      <w:marLeft w:val="0"/>
      <w:marRight w:val="0"/>
      <w:marTop w:val="0"/>
      <w:marBottom w:val="0"/>
      <w:divBdr>
        <w:top w:val="none" w:sz="0" w:space="0" w:color="auto"/>
        <w:left w:val="none" w:sz="0" w:space="0" w:color="auto"/>
        <w:bottom w:val="none" w:sz="0" w:space="0" w:color="auto"/>
        <w:right w:val="none" w:sz="0" w:space="0" w:color="auto"/>
      </w:divBdr>
    </w:div>
    <w:div w:id="857695826">
      <w:bodyDiv w:val="1"/>
      <w:marLeft w:val="0"/>
      <w:marRight w:val="0"/>
      <w:marTop w:val="0"/>
      <w:marBottom w:val="0"/>
      <w:divBdr>
        <w:top w:val="none" w:sz="0" w:space="0" w:color="auto"/>
        <w:left w:val="none" w:sz="0" w:space="0" w:color="auto"/>
        <w:bottom w:val="none" w:sz="0" w:space="0" w:color="auto"/>
        <w:right w:val="none" w:sz="0" w:space="0" w:color="auto"/>
      </w:divBdr>
    </w:div>
    <w:div w:id="859009284">
      <w:bodyDiv w:val="1"/>
      <w:marLeft w:val="0"/>
      <w:marRight w:val="0"/>
      <w:marTop w:val="0"/>
      <w:marBottom w:val="0"/>
      <w:divBdr>
        <w:top w:val="none" w:sz="0" w:space="0" w:color="auto"/>
        <w:left w:val="none" w:sz="0" w:space="0" w:color="auto"/>
        <w:bottom w:val="none" w:sz="0" w:space="0" w:color="auto"/>
        <w:right w:val="none" w:sz="0" w:space="0" w:color="auto"/>
      </w:divBdr>
    </w:div>
    <w:div w:id="867646428">
      <w:bodyDiv w:val="1"/>
      <w:marLeft w:val="0"/>
      <w:marRight w:val="0"/>
      <w:marTop w:val="0"/>
      <w:marBottom w:val="0"/>
      <w:divBdr>
        <w:top w:val="none" w:sz="0" w:space="0" w:color="auto"/>
        <w:left w:val="none" w:sz="0" w:space="0" w:color="auto"/>
        <w:bottom w:val="none" w:sz="0" w:space="0" w:color="auto"/>
        <w:right w:val="none" w:sz="0" w:space="0" w:color="auto"/>
      </w:divBdr>
    </w:div>
    <w:div w:id="877010784">
      <w:bodyDiv w:val="1"/>
      <w:marLeft w:val="0"/>
      <w:marRight w:val="0"/>
      <w:marTop w:val="0"/>
      <w:marBottom w:val="0"/>
      <w:divBdr>
        <w:top w:val="none" w:sz="0" w:space="0" w:color="auto"/>
        <w:left w:val="none" w:sz="0" w:space="0" w:color="auto"/>
        <w:bottom w:val="none" w:sz="0" w:space="0" w:color="auto"/>
        <w:right w:val="none" w:sz="0" w:space="0" w:color="auto"/>
      </w:divBdr>
    </w:div>
    <w:div w:id="887257869">
      <w:bodyDiv w:val="1"/>
      <w:marLeft w:val="0"/>
      <w:marRight w:val="0"/>
      <w:marTop w:val="0"/>
      <w:marBottom w:val="0"/>
      <w:divBdr>
        <w:top w:val="none" w:sz="0" w:space="0" w:color="auto"/>
        <w:left w:val="none" w:sz="0" w:space="0" w:color="auto"/>
        <w:bottom w:val="none" w:sz="0" w:space="0" w:color="auto"/>
        <w:right w:val="none" w:sz="0" w:space="0" w:color="auto"/>
      </w:divBdr>
    </w:div>
    <w:div w:id="896863273">
      <w:bodyDiv w:val="1"/>
      <w:marLeft w:val="0"/>
      <w:marRight w:val="0"/>
      <w:marTop w:val="0"/>
      <w:marBottom w:val="0"/>
      <w:divBdr>
        <w:top w:val="none" w:sz="0" w:space="0" w:color="auto"/>
        <w:left w:val="none" w:sz="0" w:space="0" w:color="auto"/>
        <w:bottom w:val="none" w:sz="0" w:space="0" w:color="auto"/>
        <w:right w:val="none" w:sz="0" w:space="0" w:color="auto"/>
      </w:divBdr>
    </w:div>
    <w:div w:id="901523502">
      <w:bodyDiv w:val="1"/>
      <w:marLeft w:val="0"/>
      <w:marRight w:val="0"/>
      <w:marTop w:val="0"/>
      <w:marBottom w:val="0"/>
      <w:divBdr>
        <w:top w:val="none" w:sz="0" w:space="0" w:color="auto"/>
        <w:left w:val="none" w:sz="0" w:space="0" w:color="auto"/>
        <w:bottom w:val="none" w:sz="0" w:space="0" w:color="auto"/>
        <w:right w:val="none" w:sz="0" w:space="0" w:color="auto"/>
      </w:divBdr>
    </w:div>
    <w:div w:id="908342907">
      <w:bodyDiv w:val="1"/>
      <w:marLeft w:val="0"/>
      <w:marRight w:val="0"/>
      <w:marTop w:val="0"/>
      <w:marBottom w:val="0"/>
      <w:divBdr>
        <w:top w:val="none" w:sz="0" w:space="0" w:color="auto"/>
        <w:left w:val="none" w:sz="0" w:space="0" w:color="auto"/>
        <w:bottom w:val="none" w:sz="0" w:space="0" w:color="auto"/>
        <w:right w:val="none" w:sz="0" w:space="0" w:color="auto"/>
      </w:divBdr>
    </w:div>
    <w:div w:id="911082993">
      <w:bodyDiv w:val="1"/>
      <w:marLeft w:val="0"/>
      <w:marRight w:val="0"/>
      <w:marTop w:val="0"/>
      <w:marBottom w:val="0"/>
      <w:divBdr>
        <w:top w:val="none" w:sz="0" w:space="0" w:color="auto"/>
        <w:left w:val="none" w:sz="0" w:space="0" w:color="auto"/>
        <w:bottom w:val="none" w:sz="0" w:space="0" w:color="auto"/>
        <w:right w:val="none" w:sz="0" w:space="0" w:color="auto"/>
      </w:divBdr>
    </w:div>
    <w:div w:id="920866908">
      <w:bodyDiv w:val="1"/>
      <w:marLeft w:val="0"/>
      <w:marRight w:val="0"/>
      <w:marTop w:val="0"/>
      <w:marBottom w:val="0"/>
      <w:divBdr>
        <w:top w:val="none" w:sz="0" w:space="0" w:color="auto"/>
        <w:left w:val="none" w:sz="0" w:space="0" w:color="auto"/>
        <w:bottom w:val="none" w:sz="0" w:space="0" w:color="auto"/>
        <w:right w:val="none" w:sz="0" w:space="0" w:color="auto"/>
      </w:divBdr>
    </w:div>
    <w:div w:id="923034848">
      <w:bodyDiv w:val="1"/>
      <w:marLeft w:val="0"/>
      <w:marRight w:val="0"/>
      <w:marTop w:val="0"/>
      <w:marBottom w:val="0"/>
      <w:divBdr>
        <w:top w:val="none" w:sz="0" w:space="0" w:color="auto"/>
        <w:left w:val="none" w:sz="0" w:space="0" w:color="auto"/>
        <w:bottom w:val="none" w:sz="0" w:space="0" w:color="auto"/>
        <w:right w:val="none" w:sz="0" w:space="0" w:color="auto"/>
      </w:divBdr>
    </w:div>
    <w:div w:id="932201634">
      <w:bodyDiv w:val="1"/>
      <w:marLeft w:val="0"/>
      <w:marRight w:val="0"/>
      <w:marTop w:val="0"/>
      <w:marBottom w:val="0"/>
      <w:divBdr>
        <w:top w:val="none" w:sz="0" w:space="0" w:color="auto"/>
        <w:left w:val="none" w:sz="0" w:space="0" w:color="auto"/>
        <w:bottom w:val="none" w:sz="0" w:space="0" w:color="auto"/>
        <w:right w:val="none" w:sz="0" w:space="0" w:color="auto"/>
      </w:divBdr>
    </w:div>
    <w:div w:id="934361085">
      <w:bodyDiv w:val="1"/>
      <w:marLeft w:val="0"/>
      <w:marRight w:val="0"/>
      <w:marTop w:val="0"/>
      <w:marBottom w:val="0"/>
      <w:divBdr>
        <w:top w:val="none" w:sz="0" w:space="0" w:color="auto"/>
        <w:left w:val="none" w:sz="0" w:space="0" w:color="auto"/>
        <w:bottom w:val="none" w:sz="0" w:space="0" w:color="auto"/>
        <w:right w:val="none" w:sz="0" w:space="0" w:color="auto"/>
      </w:divBdr>
    </w:div>
    <w:div w:id="937524492">
      <w:bodyDiv w:val="1"/>
      <w:marLeft w:val="0"/>
      <w:marRight w:val="0"/>
      <w:marTop w:val="0"/>
      <w:marBottom w:val="0"/>
      <w:divBdr>
        <w:top w:val="none" w:sz="0" w:space="0" w:color="auto"/>
        <w:left w:val="none" w:sz="0" w:space="0" w:color="auto"/>
        <w:bottom w:val="none" w:sz="0" w:space="0" w:color="auto"/>
        <w:right w:val="none" w:sz="0" w:space="0" w:color="auto"/>
      </w:divBdr>
    </w:div>
    <w:div w:id="937715383">
      <w:bodyDiv w:val="1"/>
      <w:marLeft w:val="0"/>
      <w:marRight w:val="0"/>
      <w:marTop w:val="0"/>
      <w:marBottom w:val="0"/>
      <w:divBdr>
        <w:top w:val="none" w:sz="0" w:space="0" w:color="auto"/>
        <w:left w:val="none" w:sz="0" w:space="0" w:color="auto"/>
        <w:bottom w:val="none" w:sz="0" w:space="0" w:color="auto"/>
        <w:right w:val="none" w:sz="0" w:space="0" w:color="auto"/>
      </w:divBdr>
    </w:div>
    <w:div w:id="950089511">
      <w:bodyDiv w:val="1"/>
      <w:marLeft w:val="0"/>
      <w:marRight w:val="0"/>
      <w:marTop w:val="0"/>
      <w:marBottom w:val="0"/>
      <w:divBdr>
        <w:top w:val="none" w:sz="0" w:space="0" w:color="auto"/>
        <w:left w:val="none" w:sz="0" w:space="0" w:color="auto"/>
        <w:bottom w:val="none" w:sz="0" w:space="0" w:color="auto"/>
        <w:right w:val="none" w:sz="0" w:space="0" w:color="auto"/>
      </w:divBdr>
    </w:div>
    <w:div w:id="950236497">
      <w:bodyDiv w:val="1"/>
      <w:marLeft w:val="0"/>
      <w:marRight w:val="0"/>
      <w:marTop w:val="0"/>
      <w:marBottom w:val="0"/>
      <w:divBdr>
        <w:top w:val="none" w:sz="0" w:space="0" w:color="auto"/>
        <w:left w:val="none" w:sz="0" w:space="0" w:color="auto"/>
        <w:bottom w:val="none" w:sz="0" w:space="0" w:color="auto"/>
        <w:right w:val="none" w:sz="0" w:space="0" w:color="auto"/>
      </w:divBdr>
    </w:div>
    <w:div w:id="950361765">
      <w:bodyDiv w:val="1"/>
      <w:marLeft w:val="0"/>
      <w:marRight w:val="0"/>
      <w:marTop w:val="0"/>
      <w:marBottom w:val="0"/>
      <w:divBdr>
        <w:top w:val="none" w:sz="0" w:space="0" w:color="auto"/>
        <w:left w:val="none" w:sz="0" w:space="0" w:color="auto"/>
        <w:bottom w:val="none" w:sz="0" w:space="0" w:color="auto"/>
        <w:right w:val="none" w:sz="0" w:space="0" w:color="auto"/>
      </w:divBdr>
    </w:div>
    <w:div w:id="951471355">
      <w:bodyDiv w:val="1"/>
      <w:marLeft w:val="0"/>
      <w:marRight w:val="0"/>
      <w:marTop w:val="0"/>
      <w:marBottom w:val="0"/>
      <w:divBdr>
        <w:top w:val="none" w:sz="0" w:space="0" w:color="auto"/>
        <w:left w:val="none" w:sz="0" w:space="0" w:color="auto"/>
        <w:bottom w:val="none" w:sz="0" w:space="0" w:color="auto"/>
        <w:right w:val="none" w:sz="0" w:space="0" w:color="auto"/>
      </w:divBdr>
    </w:div>
    <w:div w:id="953832596">
      <w:bodyDiv w:val="1"/>
      <w:marLeft w:val="0"/>
      <w:marRight w:val="0"/>
      <w:marTop w:val="0"/>
      <w:marBottom w:val="0"/>
      <w:divBdr>
        <w:top w:val="none" w:sz="0" w:space="0" w:color="auto"/>
        <w:left w:val="none" w:sz="0" w:space="0" w:color="auto"/>
        <w:bottom w:val="none" w:sz="0" w:space="0" w:color="auto"/>
        <w:right w:val="none" w:sz="0" w:space="0" w:color="auto"/>
      </w:divBdr>
    </w:div>
    <w:div w:id="955870102">
      <w:bodyDiv w:val="1"/>
      <w:marLeft w:val="0"/>
      <w:marRight w:val="0"/>
      <w:marTop w:val="0"/>
      <w:marBottom w:val="0"/>
      <w:divBdr>
        <w:top w:val="none" w:sz="0" w:space="0" w:color="auto"/>
        <w:left w:val="none" w:sz="0" w:space="0" w:color="auto"/>
        <w:bottom w:val="none" w:sz="0" w:space="0" w:color="auto"/>
        <w:right w:val="none" w:sz="0" w:space="0" w:color="auto"/>
      </w:divBdr>
    </w:div>
    <w:div w:id="968170870">
      <w:bodyDiv w:val="1"/>
      <w:marLeft w:val="0"/>
      <w:marRight w:val="0"/>
      <w:marTop w:val="0"/>
      <w:marBottom w:val="0"/>
      <w:divBdr>
        <w:top w:val="none" w:sz="0" w:space="0" w:color="auto"/>
        <w:left w:val="none" w:sz="0" w:space="0" w:color="auto"/>
        <w:bottom w:val="none" w:sz="0" w:space="0" w:color="auto"/>
        <w:right w:val="none" w:sz="0" w:space="0" w:color="auto"/>
      </w:divBdr>
    </w:div>
    <w:div w:id="968895054">
      <w:bodyDiv w:val="1"/>
      <w:marLeft w:val="0"/>
      <w:marRight w:val="0"/>
      <w:marTop w:val="0"/>
      <w:marBottom w:val="0"/>
      <w:divBdr>
        <w:top w:val="none" w:sz="0" w:space="0" w:color="auto"/>
        <w:left w:val="none" w:sz="0" w:space="0" w:color="auto"/>
        <w:bottom w:val="none" w:sz="0" w:space="0" w:color="auto"/>
        <w:right w:val="none" w:sz="0" w:space="0" w:color="auto"/>
      </w:divBdr>
    </w:div>
    <w:div w:id="987245448">
      <w:bodyDiv w:val="1"/>
      <w:marLeft w:val="0"/>
      <w:marRight w:val="0"/>
      <w:marTop w:val="0"/>
      <w:marBottom w:val="0"/>
      <w:divBdr>
        <w:top w:val="none" w:sz="0" w:space="0" w:color="auto"/>
        <w:left w:val="none" w:sz="0" w:space="0" w:color="auto"/>
        <w:bottom w:val="none" w:sz="0" w:space="0" w:color="auto"/>
        <w:right w:val="none" w:sz="0" w:space="0" w:color="auto"/>
      </w:divBdr>
    </w:div>
    <w:div w:id="987442954">
      <w:bodyDiv w:val="1"/>
      <w:marLeft w:val="0"/>
      <w:marRight w:val="0"/>
      <w:marTop w:val="0"/>
      <w:marBottom w:val="0"/>
      <w:divBdr>
        <w:top w:val="none" w:sz="0" w:space="0" w:color="auto"/>
        <w:left w:val="none" w:sz="0" w:space="0" w:color="auto"/>
        <w:bottom w:val="none" w:sz="0" w:space="0" w:color="auto"/>
        <w:right w:val="none" w:sz="0" w:space="0" w:color="auto"/>
      </w:divBdr>
    </w:div>
    <w:div w:id="990520761">
      <w:bodyDiv w:val="1"/>
      <w:marLeft w:val="0"/>
      <w:marRight w:val="0"/>
      <w:marTop w:val="0"/>
      <w:marBottom w:val="0"/>
      <w:divBdr>
        <w:top w:val="none" w:sz="0" w:space="0" w:color="auto"/>
        <w:left w:val="none" w:sz="0" w:space="0" w:color="auto"/>
        <w:bottom w:val="none" w:sz="0" w:space="0" w:color="auto"/>
        <w:right w:val="none" w:sz="0" w:space="0" w:color="auto"/>
      </w:divBdr>
    </w:div>
    <w:div w:id="1002899272">
      <w:bodyDiv w:val="1"/>
      <w:marLeft w:val="0"/>
      <w:marRight w:val="0"/>
      <w:marTop w:val="0"/>
      <w:marBottom w:val="0"/>
      <w:divBdr>
        <w:top w:val="none" w:sz="0" w:space="0" w:color="auto"/>
        <w:left w:val="none" w:sz="0" w:space="0" w:color="auto"/>
        <w:bottom w:val="none" w:sz="0" w:space="0" w:color="auto"/>
        <w:right w:val="none" w:sz="0" w:space="0" w:color="auto"/>
      </w:divBdr>
    </w:div>
    <w:div w:id="1013264008">
      <w:bodyDiv w:val="1"/>
      <w:marLeft w:val="0"/>
      <w:marRight w:val="0"/>
      <w:marTop w:val="0"/>
      <w:marBottom w:val="0"/>
      <w:divBdr>
        <w:top w:val="none" w:sz="0" w:space="0" w:color="auto"/>
        <w:left w:val="none" w:sz="0" w:space="0" w:color="auto"/>
        <w:bottom w:val="none" w:sz="0" w:space="0" w:color="auto"/>
        <w:right w:val="none" w:sz="0" w:space="0" w:color="auto"/>
      </w:divBdr>
    </w:div>
    <w:div w:id="1025474472">
      <w:bodyDiv w:val="1"/>
      <w:marLeft w:val="0"/>
      <w:marRight w:val="0"/>
      <w:marTop w:val="0"/>
      <w:marBottom w:val="0"/>
      <w:divBdr>
        <w:top w:val="none" w:sz="0" w:space="0" w:color="auto"/>
        <w:left w:val="none" w:sz="0" w:space="0" w:color="auto"/>
        <w:bottom w:val="none" w:sz="0" w:space="0" w:color="auto"/>
        <w:right w:val="none" w:sz="0" w:space="0" w:color="auto"/>
      </w:divBdr>
    </w:div>
    <w:div w:id="1028291960">
      <w:bodyDiv w:val="1"/>
      <w:marLeft w:val="0"/>
      <w:marRight w:val="0"/>
      <w:marTop w:val="0"/>
      <w:marBottom w:val="0"/>
      <w:divBdr>
        <w:top w:val="none" w:sz="0" w:space="0" w:color="auto"/>
        <w:left w:val="none" w:sz="0" w:space="0" w:color="auto"/>
        <w:bottom w:val="none" w:sz="0" w:space="0" w:color="auto"/>
        <w:right w:val="none" w:sz="0" w:space="0" w:color="auto"/>
      </w:divBdr>
    </w:div>
    <w:div w:id="1031998226">
      <w:bodyDiv w:val="1"/>
      <w:marLeft w:val="0"/>
      <w:marRight w:val="0"/>
      <w:marTop w:val="0"/>
      <w:marBottom w:val="0"/>
      <w:divBdr>
        <w:top w:val="none" w:sz="0" w:space="0" w:color="auto"/>
        <w:left w:val="none" w:sz="0" w:space="0" w:color="auto"/>
        <w:bottom w:val="none" w:sz="0" w:space="0" w:color="auto"/>
        <w:right w:val="none" w:sz="0" w:space="0" w:color="auto"/>
      </w:divBdr>
    </w:div>
    <w:div w:id="1032848500">
      <w:bodyDiv w:val="1"/>
      <w:marLeft w:val="0"/>
      <w:marRight w:val="0"/>
      <w:marTop w:val="0"/>
      <w:marBottom w:val="0"/>
      <w:divBdr>
        <w:top w:val="none" w:sz="0" w:space="0" w:color="auto"/>
        <w:left w:val="none" w:sz="0" w:space="0" w:color="auto"/>
        <w:bottom w:val="none" w:sz="0" w:space="0" w:color="auto"/>
        <w:right w:val="none" w:sz="0" w:space="0" w:color="auto"/>
      </w:divBdr>
    </w:div>
    <w:div w:id="1032919706">
      <w:bodyDiv w:val="1"/>
      <w:marLeft w:val="0"/>
      <w:marRight w:val="0"/>
      <w:marTop w:val="0"/>
      <w:marBottom w:val="0"/>
      <w:divBdr>
        <w:top w:val="none" w:sz="0" w:space="0" w:color="auto"/>
        <w:left w:val="none" w:sz="0" w:space="0" w:color="auto"/>
        <w:bottom w:val="none" w:sz="0" w:space="0" w:color="auto"/>
        <w:right w:val="none" w:sz="0" w:space="0" w:color="auto"/>
      </w:divBdr>
    </w:div>
    <w:div w:id="1035470790">
      <w:bodyDiv w:val="1"/>
      <w:marLeft w:val="0"/>
      <w:marRight w:val="0"/>
      <w:marTop w:val="0"/>
      <w:marBottom w:val="0"/>
      <w:divBdr>
        <w:top w:val="none" w:sz="0" w:space="0" w:color="auto"/>
        <w:left w:val="none" w:sz="0" w:space="0" w:color="auto"/>
        <w:bottom w:val="none" w:sz="0" w:space="0" w:color="auto"/>
        <w:right w:val="none" w:sz="0" w:space="0" w:color="auto"/>
      </w:divBdr>
    </w:div>
    <w:div w:id="1036544417">
      <w:bodyDiv w:val="1"/>
      <w:marLeft w:val="0"/>
      <w:marRight w:val="0"/>
      <w:marTop w:val="0"/>
      <w:marBottom w:val="0"/>
      <w:divBdr>
        <w:top w:val="none" w:sz="0" w:space="0" w:color="auto"/>
        <w:left w:val="none" w:sz="0" w:space="0" w:color="auto"/>
        <w:bottom w:val="none" w:sz="0" w:space="0" w:color="auto"/>
        <w:right w:val="none" w:sz="0" w:space="0" w:color="auto"/>
      </w:divBdr>
    </w:div>
    <w:div w:id="1041900597">
      <w:bodyDiv w:val="1"/>
      <w:marLeft w:val="0"/>
      <w:marRight w:val="0"/>
      <w:marTop w:val="0"/>
      <w:marBottom w:val="0"/>
      <w:divBdr>
        <w:top w:val="none" w:sz="0" w:space="0" w:color="auto"/>
        <w:left w:val="none" w:sz="0" w:space="0" w:color="auto"/>
        <w:bottom w:val="none" w:sz="0" w:space="0" w:color="auto"/>
        <w:right w:val="none" w:sz="0" w:space="0" w:color="auto"/>
      </w:divBdr>
    </w:div>
    <w:div w:id="1045837240">
      <w:bodyDiv w:val="1"/>
      <w:marLeft w:val="0"/>
      <w:marRight w:val="0"/>
      <w:marTop w:val="0"/>
      <w:marBottom w:val="0"/>
      <w:divBdr>
        <w:top w:val="none" w:sz="0" w:space="0" w:color="auto"/>
        <w:left w:val="none" w:sz="0" w:space="0" w:color="auto"/>
        <w:bottom w:val="none" w:sz="0" w:space="0" w:color="auto"/>
        <w:right w:val="none" w:sz="0" w:space="0" w:color="auto"/>
      </w:divBdr>
    </w:div>
    <w:div w:id="1048337583">
      <w:bodyDiv w:val="1"/>
      <w:marLeft w:val="0"/>
      <w:marRight w:val="0"/>
      <w:marTop w:val="0"/>
      <w:marBottom w:val="0"/>
      <w:divBdr>
        <w:top w:val="none" w:sz="0" w:space="0" w:color="auto"/>
        <w:left w:val="none" w:sz="0" w:space="0" w:color="auto"/>
        <w:bottom w:val="none" w:sz="0" w:space="0" w:color="auto"/>
        <w:right w:val="none" w:sz="0" w:space="0" w:color="auto"/>
      </w:divBdr>
    </w:div>
    <w:div w:id="1050305519">
      <w:bodyDiv w:val="1"/>
      <w:marLeft w:val="0"/>
      <w:marRight w:val="0"/>
      <w:marTop w:val="0"/>
      <w:marBottom w:val="0"/>
      <w:divBdr>
        <w:top w:val="none" w:sz="0" w:space="0" w:color="auto"/>
        <w:left w:val="none" w:sz="0" w:space="0" w:color="auto"/>
        <w:bottom w:val="none" w:sz="0" w:space="0" w:color="auto"/>
        <w:right w:val="none" w:sz="0" w:space="0" w:color="auto"/>
      </w:divBdr>
    </w:div>
    <w:div w:id="1057776092">
      <w:bodyDiv w:val="1"/>
      <w:marLeft w:val="0"/>
      <w:marRight w:val="0"/>
      <w:marTop w:val="0"/>
      <w:marBottom w:val="0"/>
      <w:divBdr>
        <w:top w:val="none" w:sz="0" w:space="0" w:color="auto"/>
        <w:left w:val="none" w:sz="0" w:space="0" w:color="auto"/>
        <w:bottom w:val="none" w:sz="0" w:space="0" w:color="auto"/>
        <w:right w:val="none" w:sz="0" w:space="0" w:color="auto"/>
      </w:divBdr>
    </w:div>
    <w:div w:id="1058438504">
      <w:bodyDiv w:val="1"/>
      <w:marLeft w:val="0"/>
      <w:marRight w:val="0"/>
      <w:marTop w:val="0"/>
      <w:marBottom w:val="0"/>
      <w:divBdr>
        <w:top w:val="none" w:sz="0" w:space="0" w:color="auto"/>
        <w:left w:val="none" w:sz="0" w:space="0" w:color="auto"/>
        <w:bottom w:val="none" w:sz="0" w:space="0" w:color="auto"/>
        <w:right w:val="none" w:sz="0" w:space="0" w:color="auto"/>
      </w:divBdr>
    </w:div>
    <w:div w:id="1066227392">
      <w:bodyDiv w:val="1"/>
      <w:marLeft w:val="0"/>
      <w:marRight w:val="0"/>
      <w:marTop w:val="0"/>
      <w:marBottom w:val="0"/>
      <w:divBdr>
        <w:top w:val="none" w:sz="0" w:space="0" w:color="auto"/>
        <w:left w:val="none" w:sz="0" w:space="0" w:color="auto"/>
        <w:bottom w:val="none" w:sz="0" w:space="0" w:color="auto"/>
        <w:right w:val="none" w:sz="0" w:space="0" w:color="auto"/>
      </w:divBdr>
    </w:div>
    <w:div w:id="1085566921">
      <w:bodyDiv w:val="1"/>
      <w:marLeft w:val="0"/>
      <w:marRight w:val="0"/>
      <w:marTop w:val="0"/>
      <w:marBottom w:val="0"/>
      <w:divBdr>
        <w:top w:val="none" w:sz="0" w:space="0" w:color="auto"/>
        <w:left w:val="none" w:sz="0" w:space="0" w:color="auto"/>
        <w:bottom w:val="none" w:sz="0" w:space="0" w:color="auto"/>
        <w:right w:val="none" w:sz="0" w:space="0" w:color="auto"/>
      </w:divBdr>
    </w:div>
    <w:div w:id="1093476019">
      <w:bodyDiv w:val="1"/>
      <w:marLeft w:val="0"/>
      <w:marRight w:val="0"/>
      <w:marTop w:val="0"/>
      <w:marBottom w:val="0"/>
      <w:divBdr>
        <w:top w:val="none" w:sz="0" w:space="0" w:color="auto"/>
        <w:left w:val="none" w:sz="0" w:space="0" w:color="auto"/>
        <w:bottom w:val="none" w:sz="0" w:space="0" w:color="auto"/>
        <w:right w:val="none" w:sz="0" w:space="0" w:color="auto"/>
      </w:divBdr>
    </w:div>
    <w:div w:id="1126199209">
      <w:bodyDiv w:val="1"/>
      <w:marLeft w:val="0"/>
      <w:marRight w:val="0"/>
      <w:marTop w:val="0"/>
      <w:marBottom w:val="0"/>
      <w:divBdr>
        <w:top w:val="none" w:sz="0" w:space="0" w:color="auto"/>
        <w:left w:val="none" w:sz="0" w:space="0" w:color="auto"/>
        <w:bottom w:val="none" w:sz="0" w:space="0" w:color="auto"/>
        <w:right w:val="none" w:sz="0" w:space="0" w:color="auto"/>
      </w:divBdr>
    </w:div>
    <w:div w:id="1141532288">
      <w:bodyDiv w:val="1"/>
      <w:marLeft w:val="0"/>
      <w:marRight w:val="0"/>
      <w:marTop w:val="0"/>
      <w:marBottom w:val="0"/>
      <w:divBdr>
        <w:top w:val="none" w:sz="0" w:space="0" w:color="auto"/>
        <w:left w:val="none" w:sz="0" w:space="0" w:color="auto"/>
        <w:bottom w:val="none" w:sz="0" w:space="0" w:color="auto"/>
        <w:right w:val="none" w:sz="0" w:space="0" w:color="auto"/>
      </w:divBdr>
    </w:div>
    <w:div w:id="1143740188">
      <w:bodyDiv w:val="1"/>
      <w:marLeft w:val="0"/>
      <w:marRight w:val="0"/>
      <w:marTop w:val="0"/>
      <w:marBottom w:val="0"/>
      <w:divBdr>
        <w:top w:val="none" w:sz="0" w:space="0" w:color="auto"/>
        <w:left w:val="none" w:sz="0" w:space="0" w:color="auto"/>
        <w:bottom w:val="none" w:sz="0" w:space="0" w:color="auto"/>
        <w:right w:val="none" w:sz="0" w:space="0" w:color="auto"/>
      </w:divBdr>
    </w:div>
    <w:div w:id="1145122033">
      <w:bodyDiv w:val="1"/>
      <w:marLeft w:val="0"/>
      <w:marRight w:val="0"/>
      <w:marTop w:val="0"/>
      <w:marBottom w:val="0"/>
      <w:divBdr>
        <w:top w:val="none" w:sz="0" w:space="0" w:color="auto"/>
        <w:left w:val="none" w:sz="0" w:space="0" w:color="auto"/>
        <w:bottom w:val="none" w:sz="0" w:space="0" w:color="auto"/>
        <w:right w:val="none" w:sz="0" w:space="0" w:color="auto"/>
      </w:divBdr>
    </w:div>
    <w:div w:id="1148210996">
      <w:bodyDiv w:val="1"/>
      <w:marLeft w:val="0"/>
      <w:marRight w:val="0"/>
      <w:marTop w:val="0"/>
      <w:marBottom w:val="0"/>
      <w:divBdr>
        <w:top w:val="none" w:sz="0" w:space="0" w:color="auto"/>
        <w:left w:val="none" w:sz="0" w:space="0" w:color="auto"/>
        <w:bottom w:val="none" w:sz="0" w:space="0" w:color="auto"/>
        <w:right w:val="none" w:sz="0" w:space="0" w:color="auto"/>
      </w:divBdr>
    </w:div>
    <w:div w:id="1151674669">
      <w:bodyDiv w:val="1"/>
      <w:marLeft w:val="0"/>
      <w:marRight w:val="0"/>
      <w:marTop w:val="0"/>
      <w:marBottom w:val="0"/>
      <w:divBdr>
        <w:top w:val="none" w:sz="0" w:space="0" w:color="auto"/>
        <w:left w:val="none" w:sz="0" w:space="0" w:color="auto"/>
        <w:bottom w:val="none" w:sz="0" w:space="0" w:color="auto"/>
        <w:right w:val="none" w:sz="0" w:space="0" w:color="auto"/>
      </w:divBdr>
    </w:div>
    <w:div w:id="1157768461">
      <w:bodyDiv w:val="1"/>
      <w:marLeft w:val="0"/>
      <w:marRight w:val="0"/>
      <w:marTop w:val="0"/>
      <w:marBottom w:val="0"/>
      <w:divBdr>
        <w:top w:val="none" w:sz="0" w:space="0" w:color="auto"/>
        <w:left w:val="none" w:sz="0" w:space="0" w:color="auto"/>
        <w:bottom w:val="none" w:sz="0" w:space="0" w:color="auto"/>
        <w:right w:val="none" w:sz="0" w:space="0" w:color="auto"/>
      </w:divBdr>
    </w:div>
    <w:div w:id="1160316239">
      <w:bodyDiv w:val="1"/>
      <w:marLeft w:val="0"/>
      <w:marRight w:val="0"/>
      <w:marTop w:val="0"/>
      <w:marBottom w:val="0"/>
      <w:divBdr>
        <w:top w:val="none" w:sz="0" w:space="0" w:color="auto"/>
        <w:left w:val="none" w:sz="0" w:space="0" w:color="auto"/>
        <w:bottom w:val="none" w:sz="0" w:space="0" w:color="auto"/>
        <w:right w:val="none" w:sz="0" w:space="0" w:color="auto"/>
      </w:divBdr>
    </w:div>
    <w:div w:id="1161584193">
      <w:bodyDiv w:val="1"/>
      <w:marLeft w:val="0"/>
      <w:marRight w:val="0"/>
      <w:marTop w:val="0"/>
      <w:marBottom w:val="0"/>
      <w:divBdr>
        <w:top w:val="none" w:sz="0" w:space="0" w:color="auto"/>
        <w:left w:val="none" w:sz="0" w:space="0" w:color="auto"/>
        <w:bottom w:val="none" w:sz="0" w:space="0" w:color="auto"/>
        <w:right w:val="none" w:sz="0" w:space="0" w:color="auto"/>
      </w:divBdr>
    </w:div>
    <w:div w:id="1164930780">
      <w:bodyDiv w:val="1"/>
      <w:marLeft w:val="0"/>
      <w:marRight w:val="0"/>
      <w:marTop w:val="0"/>
      <w:marBottom w:val="0"/>
      <w:divBdr>
        <w:top w:val="none" w:sz="0" w:space="0" w:color="auto"/>
        <w:left w:val="none" w:sz="0" w:space="0" w:color="auto"/>
        <w:bottom w:val="none" w:sz="0" w:space="0" w:color="auto"/>
        <w:right w:val="none" w:sz="0" w:space="0" w:color="auto"/>
      </w:divBdr>
    </w:div>
    <w:div w:id="1182663729">
      <w:bodyDiv w:val="1"/>
      <w:marLeft w:val="0"/>
      <w:marRight w:val="0"/>
      <w:marTop w:val="0"/>
      <w:marBottom w:val="0"/>
      <w:divBdr>
        <w:top w:val="none" w:sz="0" w:space="0" w:color="auto"/>
        <w:left w:val="none" w:sz="0" w:space="0" w:color="auto"/>
        <w:bottom w:val="none" w:sz="0" w:space="0" w:color="auto"/>
        <w:right w:val="none" w:sz="0" w:space="0" w:color="auto"/>
      </w:divBdr>
    </w:div>
    <w:div w:id="1187987221">
      <w:bodyDiv w:val="1"/>
      <w:marLeft w:val="0"/>
      <w:marRight w:val="0"/>
      <w:marTop w:val="0"/>
      <w:marBottom w:val="0"/>
      <w:divBdr>
        <w:top w:val="none" w:sz="0" w:space="0" w:color="auto"/>
        <w:left w:val="none" w:sz="0" w:space="0" w:color="auto"/>
        <w:bottom w:val="none" w:sz="0" w:space="0" w:color="auto"/>
        <w:right w:val="none" w:sz="0" w:space="0" w:color="auto"/>
      </w:divBdr>
    </w:div>
    <w:div w:id="1196314448">
      <w:bodyDiv w:val="1"/>
      <w:marLeft w:val="0"/>
      <w:marRight w:val="0"/>
      <w:marTop w:val="0"/>
      <w:marBottom w:val="0"/>
      <w:divBdr>
        <w:top w:val="none" w:sz="0" w:space="0" w:color="auto"/>
        <w:left w:val="none" w:sz="0" w:space="0" w:color="auto"/>
        <w:bottom w:val="none" w:sz="0" w:space="0" w:color="auto"/>
        <w:right w:val="none" w:sz="0" w:space="0" w:color="auto"/>
      </w:divBdr>
    </w:div>
    <w:div w:id="1196886870">
      <w:bodyDiv w:val="1"/>
      <w:marLeft w:val="0"/>
      <w:marRight w:val="0"/>
      <w:marTop w:val="0"/>
      <w:marBottom w:val="0"/>
      <w:divBdr>
        <w:top w:val="none" w:sz="0" w:space="0" w:color="auto"/>
        <w:left w:val="none" w:sz="0" w:space="0" w:color="auto"/>
        <w:bottom w:val="none" w:sz="0" w:space="0" w:color="auto"/>
        <w:right w:val="none" w:sz="0" w:space="0" w:color="auto"/>
      </w:divBdr>
    </w:div>
    <w:div w:id="1196961674">
      <w:bodyDiv w:val="1"/>
      <w:marLeft w:val="0"/>
      <w:marRight w:val="0"/>
      <w:marTop w:val="0"/>
      <w:marBottom w:val="0"/>
      <w:divBdr>
        <w:top w:val="none" w:sz="0" w:space="0" w:color="auto"/>
        <w:left w:val="none" w:sz="0" w:space="0" w:color="auto"/>
        <w:bottom w:val="none" w:sz="0" w:space="0" w:color="auto"/>
        <w:right w:val="none" w:sz="0" w:space="0" w:color="auto"/>
      </w:divBdr>
    </w:div>
    <w:div w:id="1198422835">
      <w:bodyDiv w:val="1"/>
      <w:marLeft w:val="0"/>
      <w:marRight w:val="0"/>
      <w:marTop w:val="0"/>
      <w:marBottom w:val="0"/>
      <w:divBdr>
        <w:top w:val="none" w:sz="0" w:space="0" w:color="auto"/>
        <w:left w:val="none" w:sz="0" w:space="0" w:color="auto"/>
        <w:bottom w:val="none" w:sz="0" w:space="0" w:color="auto"/>
        <w:right w:val="none" w:sz="0" w:space="0" w:color="auto"/>
      </w:divBdr>
    </w:div>
    <w:div w:id="1213346232">
      <w:bodyDiv w:val="1"/>
      <w:marLeft w:val="0"/>
      <w:marRight w:val="0"/>
      <w:marTop w:val="0"/>
      <w:marBottom w:val="0"/>
      <w:divBdr>
        <w:top w:val="none" w:sz="0" w:space="0" w:color="auto"/>
        <w:left w:val="none" w:sz="0" w:space="0" w:color="auto"/>
        <w:bottom w:val="none" w:sz="0" w:space="0" w:color="auto"/>
        <w:right w:val="none" w:sz="0" w:space="0" w:color="auto"/>
      </w:divBdr>
    </w:div>
    <w:div w:id="1233084951">
      <w:bodyDiv w:val="1"/>
      <w:marLeft w:val="0"/>
      <w:marRight w:val="0"/>
      <w:marTop w:val="0"/>
      <w:marBottom w:val="0"/>
      <w:divBdr>
        <w:top w:val="none" w:sz="0" w:space="0" w:color="auto"/>
        <w:left w:val="none" w:sz="0" w:space="0" w:color="auto"/>
        <w:bottom w:val="none" w:sz="0" w:space="0" w:color="auto"/>
        <w:right w:val="none" w:sz="0" w:space="0" w:color="auto"/>
      </w:divBdr>
    </w:div>
    <w:div w:id="1233463913">
      <w:bodyDiv w:val="1"/>
      <w:marLeft w:val="0"/>
      <w:marRight w:val="0"/>
      <w:marTop w:val="0"/>
      <w:marBottom w:val="0"/>
      <w:divBdr>
        <w:top w:val="none" w:sz="0" w:space="0" w:color="auto"/>
        <w:left w:val="none" w:sz="0" w:space="0" w:color="auto"/>
        <w:bottom w:val="none" w:sz="0" w:space="0" w:color="auto"/>
        <w:right w:val="none" w:sz="0" w:space="0" w:color="auto"/>
      </w:divBdr>
    </w:div>
    <w:div w:id="1238974005">
      <w:bodyDiv w:val="1"/>
      <w:marLeft w:val="0"/>
      <w:marRight w:val="0"/>
      <w:marTop w:val="0"/>
      <w:marBottom w:val="0"/>
      <w:divBdr>
        <w:top w:val="none" w:sz="0" w:space="0" w:color="auto"/>
        <w:left w:val="none" w:sz="0" w:space="0" w:color="auto"/>
        <w:bottom w:val="none" w:sz="0" w:space="0" w:color="auto"/>
        <w:right w:val="none" w:sz="0" w:space="0" w:color="auto"/>
      </w:divBdr>
    </w:div>
    <w:div w:id="1244487595">
      <w:bodyDiv w:val="1"/>
      <w:marLeft w:val="0"/>
      <w:marRight w:val="0"/>
      <w:marTop w:val="0"/>
      <w:marBottom w:val="0"/>
      <w:divBdr>
        <w:top w:val="none" w:sz="0" w:space="0" w:color="auto"/>
        <w:left w:val="none" w:sz="0" w:space="0" w:color="auto"/>
        <w:bottom w:val="none" w:sz="0" w:space="0" w:color="auto"/>
        <w:right w:val="none" w:sz="0" w:space="0" w:color="auto"/>
      </w:divBdr>
    </w:div>
    <w:div w:id="1244874554">
      <w:bodyDiv w:val="1"/>
      <w:marLeft w:val="0"/>
      <w:marRight w:val="0"/>
      <w:marTop w:val="0"/>
      <w:marBottom w:val="0"/>
      <w:divBdr>
        <w:top w:val="none" w:sz="0" w:space="0" w:color="auto"/>
        <w:left w:val="none" w:sz="0" w:space="0" w:color="auto"/>
        <w:bottom w:val="none" w:sz="0" w:space="0" w:color="auto"/>
        <w:right w:val="none" w:sz="0" w:space="0" w:color="auto"/>
      </w:divBdr>
    </w:div>
    <w:div w:id="1251966271">
      <w:bodyDiv w:val="1"/>
      <w:marLeft w:val="0"/>
      <w:marRight w:val="0"/>
      <w:marTop w:val="0"/>
      <w:marBottom w:val="0"/>
      <w:divBdr>
        <w:top w:val="none" w:sz="0" w:space="0" w:color="auto"/>
        <w:left w:val="none" w:sz="0" w:space="0" w:color="auto"/>
        <w:bottom w:val="none" w:sz="0" w:space="0" w:color="auto"/>
        <w:right w:val="none" w:sz="0" w:space="0" w:color="auto"/>
      </w:divBdr>
    </w:div>
    <w:div w:id="1258556785">
      <w:bodyDiv w:val="1"/>
      <w:marLeft w:val="0"/>
      <w:marRight w:val="0"/>
      <w:marTop w:val="0"/>
      <w:marBottom w:val="0"/>
      <w:divBdr>
        <w:top w:val="none" w:sz="0" w:space="0" w:color="auto"/>
        <w:left w:val="none" w:sz="0" w:space="0" w:color="auto"/>
        <w:bottom w:val="none" w:sz="0" w:space="0" w:color="auto"/>
        <w:right w:val="none" w:sz="0" w:space="0" w:color="auto"/>
      </w:divBdr>
    </w:div>
    <w:div w:id="1261570805">
      <w:bodyDiv w:val="1"/>
      <w:marLeft w:val="0"/>
      <w:marRight w:val="0"/>
      <w:marTop w:val="0"/>
      <w:marBottom w:val="0"/>
      <w:divBdr>
        <w:top w:val="none" w:sz="0" w:space="0" w:color="auto"/>
        <w:left w:val="none" w:sz="0" w:space="0" w:color="auto"/>
        <w:bottom w:val="none" w:sz="0" w:space="0" w:color="auto"/>
        <w:right w:val="none" w:sz="0" w:space="0" w:color="auto"/>
      </w:divBdr>
    </w:div>
    <w:div w:id="1272055400">
      <w:bodyDiv w:val="1"/>
      <w:marLeft w:val="0"/>
      <w:marRight w:val="0"/>
      <w:marTop w:val="0"/>
      <w:marBottom w:val="0"/>
      <w:divBdr>
        <w:top w:val="none" w:sz="0" w:space="0" w:color="auto"/>
        <w:left w:val="none" w:sz="0" w:space="0" w:color="auto"/>
        <w:bottom w:val="none" w:sz="0" w:space="0" w:color="auto"/>
        <w:right w:val="none" w:sz="0" w:space="0" w:color="auto"/>
      </w:divBdr>
    </w:div>
    <w:div w:id="1286889643">
      <w:bodyDiv w:val="1"/>
      <w:marLeft w:val="0"/>
      <w:marRight w:val="0"/>
      <w:marTop w:val="0"/>
      <w:marBottom w:val="0"/>
      <w:divBdr>
        <w:top w:val="none" w:sz="0" w:space="0" w:color="auto"/>
        <w:left w:val="none" w:sz="0" w:space="0" w:color="auto"/>
        <w:bottom w:val="none" w:sz="0" w:space="0" w:color="auto"/>
        <w:right w:val="none" w:sz="0" w:space="0" w:color="auto"/>
      </w:divBdr>
    </w:div>
    <w:div w:id="1295334635">
      <w:bodyDiv w:val="1"/>
      <w:marLeft w:val="0"/>
      <w:marRight w:val="0"/>
      <w:marTop w:val="0"/>
      <w:marBottom w:val="0"/>
      <w:divBdr>
        <w:top w:val="none" w:sz="0" w:space="0" w:color="auto"/>
        <w:left w:val="none" w:sz="0" w:space="0" w:color="auto"/>
        <w:bottom w:val="none" w:sz="0" w:space="0" w:color="auto"/>
        <w:right w:val="none" w:sz="0" w:space="0" w:color="auto"/>
      </w:divBdr>
    </w:div>
    <w:div w:id="1298679874">
      <w:bodyDiv w:val="1"/>
      <w:marLeft w:val="0"/>
      <w:marRight w:val="0"/>
      <w:marTop w:val="0"/>
      <w:marBottom w:val="0"/>
      <w:divBdr>
        <w:top w:val="none" w:sz="0" w:space="0" w:color="auto"/>
        <w:left w:val="none" w:sz="0" w:space="0" w:color="auto"/>
        <w:bottom w:val="none" w:sz="0" w:space="0" w:color="auto"/>
        <w:right w:val="none" w:sz="0" w:space="0" w:color="auto"/>
      </w:divBdr>
    </w:div>
    <w:div w:id="1310283651">
      <w:bodyDiv w:val="1"/>
      <w:marLeft w:val="0"/>
      <w:marRight w:val="0"/>
      <w:marTop w:val="0"/>
      <w:marBottom w:val="0"/>
      <w:divBdr>
        <w:top w:val="none" w:sz="0" w:space="0" w:color="auto"/>
        <w:left w:val="none" w:sz="0" w:space="0" w:color="auto"/>
        <w:bottom w:val="none" w:sz="0" w:space="0" w:color="auto"/>
        <w:right w:val="none" w:sz="0" w:space="0" w:color="auto"/>
      </w:divBdr>
    </w:div>
    <w:div w:id="1314914706">
      <w:bodyDiv w:val="1"/>
      <w:marLeft w:val="0"/>
      <w:marRight w:val="0"/>
      <w:marTop w:val="0"/>
      <w:marBottom w:val="0"/>
      <w:divBdr>
        <w:top w:val="none" w:sz="0" w:space="0" w:color="auto"/>
        <w:left w:val="none" w:sz="0" w:space="0" w:color="auto"/>
        <w:bottom w:val="none" w:sz="0" w:space="0" w:color="auto"/>
        <w:right w:val="none" w:sz="0" w:space="0" w:color="auto"/>
      </w:divBdr>
    </w:div>
    <w:div w:id="1321542107">
      <w:bodyDiv w:val="1"/>
      <w:marLeft w:val="0"/>
      <w:marRight w:val="0"/>
      <w:marTop w:val="0"/>
      <w:marBottom w:val="0"/>
      <w:divBdr>
        <w:top w:val="none" w:sz="0" w:space="0" w:color="auto"/>
        <w:left w:val="none" w:sz="0" w:space="0" w:color="auto"/>
        <w:bottom w:val="none" w:sz="0" w:space="0" w:color="auto"/>
        <w:right w:val="none" w:sz="0" w:space="0" w:color="auto"/>
      </w:divBdr>
    </w:div>
    <w:div w:id="1328245756">
      <w:bodyDiv w:val="1"/>
      <w:marLeft w:val="0"/>
      <w:marRight w:val="0"/>
      <w:marTop w:val="0"/>
      <w:marBottom w:val="0"/>
      <w:divBdr>
        <w:top w:val="none" w:sz="0" w:space="0" w:color="auto"/>
        <w:left w:val="none" w:sz="0" w:space="0" w:color="auto"/>
        <w:bottom w:val="none" w:sz="0" w:space="0" w:color="auto"/>
        <w:right w:val="none" w:sz="0" w:space="0" w:color="auto"/>
      </w:divBdr>
    </w:div>
    <w:div w:id="1338846386">
      <w:bodyDiv w:val="1"/>
      <w:marLeft w:val="0"/>
      <w:marRight w:val="0"/>
      <w:marTop w:val="0"/>
      <w:marBottom w:val="0"/>
      <w:divBdr>
        <w:top w:val="none" w:sz="0" w:space="0" w:color="auto"/>
        <w:left w:val="none" w:sz="0" w:space="0" w:color="auto"/>
        <w:bottom w:val="none" w:sz="0" w:space="0" w:color="auto"/>
        <w:right w:val="none" w:sz="0" w:space="0" w:color="auto"/>
      </w:divBdr>
    </w:div>
    <w:div w:id="1340162565">
      <w:bodyDiv w:val="1"/>
      <w:marLeft w:val="0"/>
      <w:marRight w:val="0"/>
      <w:marTop w:val="0"/>
      <w:marBottom w:val="0"/>
      <w:divBdr>
        <w:top w:val="none" w:sz="0" w:space="0" w:color="auto"/>
        <w:left w:val="none" w:sz="0" w:space="0" w:color="auto"/>
        <w:bottom w:val="none" w:sz="0" w:space="0" w:color="auto"/>
        <w:right w:val="none" w:sz="0" w:space="0" w:color="auto"/>
      </w:divBdr>
    </w:div>
    <w:div w:id="1343824802">
      <w:bodyDiv w:val="1"/>
      <w:marLeft w:val="0"/>
      <w:marRight w:val="0"/>
      <w:marTop w:val="0"/>
      <w:marBottom w:val="0"/>
      <w:divBdr>
        <w:top w:val="none" w:sz="0" w:space="0" w:color="auto"/>
        <w:left w:val="none" w:sz="0" w:space="0" w:color="auto"/>
        <w:bottom w:val="none" w:sz="0" w:space="0" w:color="auto"/>
        <w:right w:val="none" w:sz="0" w:space="0" w:color="auto"/>
      </w:divBdr>
    </w:div>
    <w:div w:id="1352950884">
      <w:bodyDiv w:val="1"/>
      <w:marLeft w:val="0"/>
      <w:marRight w:val="0"/>
      <w:marTop w:val="0"/>
      <w:marBottom w:val="0"/>
      <w:divBdr>
        <w:top w:val="none" w:sz="0" w:space="0" w:color="auto"/>
        <w:left w:val="none" w:sz="0" w:space="0" w:color="auto"/>
        <w:bottom w:val="none" w:sz="0" w:space="0" w:color="auto"/>
        <w:right w:val="none" w:sz="0" w:space="0" w:color="auto"/>
      </w:divBdr>
    </w:div>
    <w:div w:id="1357342774">
      <w:bodyDiv w:val="1"/>
      <w:marLeft w:val="0"/>
      <w:marRight w:val="0"/>
      <w:marTop w:val="0"/>
      <w:marBottom w:val="0"/>
      <w:divBdr>
        <w:top w:val="none" w:sz="0" w:space="0" w:color="auto"/>
        <w:left w:val="none" w:sz="0" w:space="0" w:color="auto"/>
        <w:bottom w:val="none" w:sz="0" w:space="0" w:color="auto"/>
        <w:right w:val="none" w:sz="0" w:space="0" w:color="auto"/>
      </w:divBdr>
    </w:div>
    <w:div w:id="1358459336">
      <w:bodyDiv w:val="1"/>
      <w:marLeft w:val="0"/>
      <w:marRight w:val="0"/>
      <w:marTop w:val="0"/>
      <w:marBottom w:val="0"/>
      <w:divBdr>
        <w:top w:val="none" w:sz="0" w:space="0" w:color="auto"/>
        <w:left w:val="none" w:sz="0" w:space="0" w:color="auto"/>
        <w:bottom w:val="none" w:sz="0" w:space="0" w:color="auto"/>
        <w:right w:val="none" w:sz="0" w:space="0" w:color="auto"/>
      </w:divBdr>
    </w:div>
    <w:div w:id="1361734953">
      <w:bodyDiv w:val="1"/>
      <w:marLeft w:val="0"/>
      <w:marRight w:val="0"/>
      <w:marTop w:val="0"/>
      <w:marBottom w:val="0"/>
      <w:divBdr>
        <w:top w:val="none" w:sz="0" w:space="0" w:color="auto"/>
        <w:left w:val="none" w:sz="0" w:space="0" w:color="auto"/>
        <w:bottom w:val="none" w:sz="0" w:space="0" w:color="auto"/>
        <w:right w:val="none" w:sz="0" w:space="0" w:color="auto"/>
      </w:divBdr>
    </w:div>
    <w:div w:id="1365787455">
      <w:bodyDiv w:val="1"/>
      <w:marLeft w:val="0"/>
      <w:marRight w:val="0"/>
      <w:marTop w:val="0"/>
      <w:marBottom w:val="0"/>
      <w:divBdr>
        <w:top w:val="none" w:sz="0" w:space="0" w:color="auto"/>
        <w:left w:val="none" w:sz="0" w:space="0" w:color="auto"/>
        <w:bottom w:val="none" w:sz="0" w:space="0" w:color="auto"/>
        <w:right w:val="none" w:sz="0" w:space="0" w:color="auto"/>
      </w:divBdr>
    </w:div>
    <w:div w:id="1371029045">
      <w:bodyDiv w:val="1"/>
      <w:marLeft w:val="0"/>
      <w:marRight w:val="0"/>
      <w:marTop w:val="0"/>
      <w:marBottom w:val="0"/>
      <w:divBdr>
        <w:top w:val="none" w:sz="0" w:space="0" w:color="auto"/>
        <w:left w:val="none" w:sz="0" w:space="0" w:color="auto"/>
        <w:bottom w:val="none" w:sz="0" w:space="0" w:color="auto"/>
        <w:right w:val="none" w:sz="0" w:space="0" w:color="auto"/>
      </w:divBdr>
    </w:div>
    <w:div w:id="1373841604">
      <w:bodyDiv w:val="1"/>
      <w:marLeft w:val="0"/>
      <w:marRight w:val="0"/>
      <w:marTop w:val="0"/>
      <w:marBottom w:val="0"/>
      <w:divBdr>
        <w:top w:val="none" w:sz="0" w:space="0" w:color="auto"/>
        <w:left w:val="none" w:sz="0" w:space="0" w:color="auto"/>
        <w:bottom w:val="none" w:sz="0" w:space="0" w:color="auto"/>
        <w:right w:val="none" w:sz="0" w:space="0" w:color="auto"/>
      </w:divBdr>
    </w:div>
    <w:div w:id="1379428934">
      <w:bodyDiv w:val="1"/>
      <w:marLeft w:val="0"/>
      <w:marRight w:val="0"/>
      <w:marTop w:val="0"/>
      <w:marBottom w:val="0"/>
      <w:divBdr>
        <w:top w:val="none" w:sz="0" w:space="0" w:color="auto"/>
        <w:left w:val="none" w:sz="0" w:space="0" w:color="auto"/>
        <w:bottom w:val="none" w:sz="0" w:space="0" w:color="auto"/>
        <w:right w:val="none" w:sz="0" w:space="0" w:color="auto"/>
      </w:divBdr>
    </w:div>
    <w:div w:id="1385327436">
      <w:bodyDiv w:val="1"/>
      <w:marLeft w:val="0"/>
      <w:marRight w:val="0"/>
      <w:marTop w:val="0"/>
      <w:marBottom w:val="0"/>
      <w:divBdr>
        <w:top w:val="none" w:sz="0" w:space="0" w:color="auto"/>
        <w:left w:val="none" w:sz="0" w:space="0" w:color="auto"/>
        <w:bottom w:val="none" w:sz="0" w:space="0" w:color="auto"/>
        <w:right w:val="none" w:sz="0" w:space="0" w:color="auto"/>
      </w:divBdr>
    </w:div>
    <w:div w:id="1386566110">
      <w:bodyDiv w:val="1"/>
      <w:marLeft w:val="0"/>
      <w:marRight w:val="0"/>
      <w:marTop w:val="0"/>
      <w:marBottom w:val="0"/>
      <w:divBdr>
        <w:top w:val="none" w:sz="0" w:space="0" w:color="auto"/>
        <w:left w:val="none" w:sz="0" w:space="0" w:color="auto"/>
        <w:bottom w:val="none" w:sz="0" w:space="0" w:color="auto"/>
        <w:right w:val="none" w:sz="0" w:space="0" w:color="auto"/>
      </w:divBdr>
    </w:div>
    <w:div w:id="1399397663">
      <w:bodyDiv w:val="1"/>
      <w:marLeft w:val="0"/>
      <w:marRight w:val="0"/>
      <w:marTop w:val="0"/>
      <w:marBottom w:val="0"/>
      <w:divBdr>
        <w:top w:val="none" w:sz="0" w:space="0" w:color="auto"/>
        <w:left w:val="none" w:sz="0" w:space="0" w:color="auto"/>
        <w:bottom w:val="none" w:sz="0" w:space="0" w:color="auto"/>
        <w:right w:val="none" w:sz="0" w:space="0" w:color="auto"/>
      </w:divBdr>
    </w:div>
    <w:div w:id="1400327170">
      <w:bodyDiv w:val="1"/>
      <w:marLeft w:val="0"/>
      <w:marRight w:val="0"/>
      <w:marTop w:val="0"/>
      <w:marBottom w:val="0"/>
      <w:divBdr>
        <w:top w:val="none" w:sz="0" w:space="0" w:color="auto"/>
        <w:left w:val="none" w:sz="0" w:space="0" w:color="auto"/>
        <w:bottom w:val="none" w:sz="0" w:space="0" w:color="auto"/>
        <w:right w:val="none" w:sz="0" w:space="0" w:color="auto"/>
      </w:divBdr>
    </w:div>
    <w:div w:id="1407336210">
      <w:bodyDiv w:val="1"/>
      <w:marLeft w:val="0"/>
      <w:marRight w:val="0"/>
      <w:marTop w:val="0"/>
      <w:marBottom w:val="0"/>
      <w:divBdr>
        <w:top w:val="none" w:sz="0" w:space="0" w:color="auto"/>
        <w:left w:val="none" w:sz="0" w:space="0" w:color="auto"/>
        <w:bottom w:val="none" w:sz="0" w:space="0" w:color="auto"/>
        <w:right w:val="none" w:sz="0" w:space="0" w:color="auto"/>
      </w:divBdr>
    </w:div>
    <w:div w:id="1408380319">
      <w:bodyDiv w:val="1"/>
      <w:marLeft w:val="0"/>
      <w:marRight w:val="0"/>
      <w:marTop w:val="0"/>
      <w:marBottom w:val="0"/>
      <w:divBdr>
        <w:top w:val="none" w:sz="0" w:space="0" w:color="auto"/>
        <w:left w:val="none" w:sz="0" w:space="0" w:color="auto"/>
        <w:bottom w:val="none" w:sz="0" w:space="0" w:color="auto"/>
        <w:right w:val="none" w:sz="0" w:space="0" w:color="auto"/>
      </w:divBdr>
    </w:div>
    <w:div w:id="1414813321">
      <w:bodyDiv w:val="1"/>
      <w:marLeft w:val="0"/>
      <w:marRight w:val="0"/>
      <w:marTop w:val="0"/>
      <w:marBottom w:val="0"/>
      <w:divBdr>
        <w:top w:val="none" w:sz="0" w:space="0" w:color="auto"/>
        <w:left w:val="none" w:sz="0" w:space="0" w:color="auto"/>
        <w:bottom w:val="none" w:sz="0" w:space="0" w:color="auto"/>
        <w:right w:val="none" w:sz="0" w:space="0" w:color="auto"/>
      </w:divBdr>
    </w:div>
    <w:div w:id="1416366579">
      <w:bodyDiv w:val="1"/>
      <w:marLeft w:val="0"/>
      <w:marRight w:val="0"/>
      <w:marTop w:val="0"/>
      <w:marBottom w:val="0"/>
      <w:divBdr>
        <w:top w:val="none" w:sz="0" w:space="0" w:color="auto"/>
        <w:left w:val="none" w:sz="0" w:space="0" w:color="auto"/>
        <w:bottom w:val="none" w:sz="0" w:space="0" w:color="auto"/>
        <w:right w:val="none" w:sz="0" w:space="0" w:color="auto"/>
      </w:divBdr>
    </w:div>
    <w:div w:id="1417753058">
      <w:bodyDiv w:val="1"/>
      <w:marLeft w:val="0"/>
      <w:marRight w:val="0"/>
      <w:marTop w:val="0"/>
      <w:marBottom w:val="0"/>
      <w:divBdr>
        <w:top w:val="none" w:sz="0" w:space="0" w:color="auto"/>
        <w:left w:val="none" w:sz="0" w:space="0" w:color="auto"/>
        <w:bottom w:val="none" w:sz="0" w:space="0" w:color="auto"/>
        <w:right w:val="none" w:sz="0" w:space="0" w:color="auto"/>
      </w:divBdr>
    </w:div>
    <w:div w:id="1417826808">
      <w:bodyDiv w:val="1"/>
      <w:marLeft w:val="0"/>
      <w:marRight w:val="0"/>
      <w:marTop w:val="0"/>
      <w:marBottom w:val="0"/>
      <w:divBdr>
        <w:top w:val="none" w:sz="0" w:space="0" w:color="auto"/>
        <w:left w:val="none" w:sz="0" w:space="0" w:color="auto"/>
        <w:bottom w:val="none" w:sz="0" w:space="0" w:color="auto"/>
        <w:right w:val="none" w:sz="0" w:space="0" w:color="auto"/>
      </w:divBdr>
    </w:div>
    <w:div w:id="1436171864">
      <w:bodyDiv w:val="1"/>
      <w:marLeft w:val="0"/>
      <w:marRight w:val="0"/>
      <w:marTop w:val="0"/>
      <w:marBottom w:val="0"/>
      <w:divBdr>
        <w:top w:val="none" w:sz="0" w:space="0" w:color="auto"/>
        <w:left w:val="none" w:sz="0" w:space="0" w:color="auto"/>
        <w:bottom w:val="none" w:sz="0" w:space="0" w:color="auto"/>
        <w:right w:val="none" w:sz="0" w:space="0" w:color="auto"/>
      </w:divBdr>
    </w:div>
    <w:div w:id="1443765040">
      <w:bodyDiv w:val="1"/>
      <w:marLeft w:val="0"/>
      <w:marRight w:val="0"/>
      <w:marTop w:val="0"/>
      <w:marBottom w:val="0"/>
      <w:divBdr>
        <w:top w:val="none" w:sz="0" w:space="0" w:color="auto"/>
        <w:left w:val="none" w:sz="0" w:space="0" w:color="auto"/>
        <w:bottom w:val="none" w:sz="0" w:space="0" w:color="auto"/>
        <w:right w:val="none" w:sz="0" w:space="0" w:color="auto"/>
      </w:divBdr>
    </w:div>
    <w:div w:id="1447962043">
      <w:bodyDiv w:val="1"/>
      <w:marLeft w:val="0"/>
      <w:marRight w:val="0"/>
      <w:marTop w:val="0"/>
      <w:marBottom w:val="0"/>
      <w:divBdr>
        <w:top w:val="none" w:sz="0" w:space="0" w:color="auto"/>
        <w:left w:val="none" w:sz="0" w:space="0" w:color="auto"/>
        <w:bottom w:val="none" w:sz="0" w:space="0" w:color="auto"/>
        <w:right w:val="none" w:sz="0" w:space="0" w:color="auto"/>
      </w:divBdr>
    </w:div>
    <w:div w:id="1449157440">
      <w:bodyDiv w:val="1"/>
      <w:marLeft w:val="0"/>
      <w:marRight w:val="0"/>
      <w:marTop w:val="0"/>
      <w:marBottom w:val="0"/>
      <w:divBdr>
        <w:top w:val="none" w:sz="0" w:space="0" w:color="auto"/>
        <w:left w:val="none" w:sz="0" w:space="0" w:color="auto"/>
        <w:bottom w:val="none" w:sz="0" w:space="0" w:color="auto"/>
        <w:right w:val="none" w:sz="0" w:space="0" w:color="auto"/>
      </w:divBdr>
    </w:div>
    <w:div w:id="1452285904">
      <w:bodyDiv w:val="1"/>
      <w:marLeft w:val="0"/>
      <w:marRight w:val="0"/>
      <w:marTop w:val="0"/>
      <w:marBottom w:val="0"/>
      <w:divBdr>
        <w:top w:val="none" w:sz="0" w:space="0" w:color="auto"/>
        <w:left w:val="none" w:sz="0" w:space="0" w:color="auto"/>
        <w:bottom w:val="none" w:sz="0" w:space="0" w:color="auto"/>
        <w:right w:val="none" w:sz="0" w:space="0" w:color="auto"/>
      </w:divBdr>
    </w:div>
    <w:div w:id="1454906139">
      <w:bodyDiv w:val="1"/>
      <w:marLeft w:val="0"/>
      <w:marRight w:val="0"/>
      <w:marTop w:val="0"/>
      <w:marBottom w:val="0"/>
      <w:divBdr>
        <w:top w:val="none" w:sz="0" w:space="0" w:color="auto"/>
        <w:left w:val="none" w:sz="0" w:space="0" w:color="auto"/>
        <w:bottom w:val="none" w:sz="0" w:space="0" w:color="auto"/>
        <w:right w:val="none" w:sz="0" w:space="0" w:color="auto"/>
      </w:divBdr>
    </w:div>
    <w:div w:id="1465125136">
      <w:bodyDiv w:val="1"/>
      <w:marLeft w:val="0"/>
      <w:marRight w:val="0"/>
      <w:marTop w:val="0"/>
      <w:marBottom w:val="0"/>
      <w:divBdr>
        <w:top w:val="none" w:sz="0" w:space="0" w:color="auto"/>
        <w:left w:val="none" w:sz="0" w:space="0" w:color="auto"/>
        <w:bottom w:val="none" w:sz="0" w:space="0" w:color="auto"/>
        <w:right w:val="none" w:sz="0" w:space="0" w:color="auto"/>
      </w:divBdr>
    </w:div>
    <w:div w:id="1477336185">
      <w:bodyDiv w:val="1"/>
      <w:marLeft w:val="0"/>
      <w:marRight w:val="0"/>
      <w:marTop w:val="0"/>
      <w:marBottom w:val="0"/>
      <w:divBdr>
        <w:top w:val="none" w:sz="0" w:space="0" w:color="auto"/>
        <w:left w:val="none" w:sz="0" w:space="0" w:color="auto"/>
        <w:bottom w:val="none" w:sz="0" w:space="0" w:color="auto"/>
        <w:right w:val="none" w:sz="0" w:space="0" w:color="auto"/>
      </w:divBdr>
    </w:div>
    <w:div w:id="1491099864">
      <w:bodyDiv w:val="1"/>
      <w:marLeft w:val="0"/>
      <w:marRight w:val="0"/>
      <w:marTop w:val="0"/>
      <w:marBottom w:val="0"/>
      <w:divBdr>
        <w:top w:val="none" w:sz="0" w:space="0" w:color="auto"/>
        <w:left w:val="none" w:sz="0" w:space="0" w:color="auto"/>
        <w:bottom w:val="none" w:sz="0" w:space="0" w:color="auto"/>
        <w:right w:val="none" w:sz="0" w:space="0" w:color="auto"/>
      </w:divBdr>
    </w:div>
    <w:div w:id="1491291745">
      <w:bodyDiv w:val="1"/>
      <w:marLeft w:val="0"/>
      <w:marRight w:val="0"/>
      <w:marTop w:val="0"/>
      <w:marBottom w:val="0"/>
      <w:divBdr>
        <w:top w:val="none" w:sz="0" w:space="0" w:color="auto"/>
        <w:left w:val="none" w:sz="0" w:space="0" w:color="auto"/>
        <w:bottom w:val="none" w:sz="0" w:space="0" w:color="auto"/>
        <w:right w:val="none" w:sz="0" w:space="0" w:color="auto"/>
      </w:divBdr>
    </w:div>
    <w:div w:id="1492142370">
      <w:bodyDiv w:val="1"/>
      <w:marLeft w:val="0"/>
      <w:marRight w:val="0"/>
      <w:marTop w:val="0"/>
      <w:marBottom w:val="0"/>
      <w:divBdr>
        <w:top w:val="none" w:sz="0" w:space="0" w:color="auto"/>
        <w:left w:val="none" w:sz="0" w:space="0" w:color="auto"/>
        <w:bottom w:val="none" w:sz="0" w:space="0" w:color="auto"/>
        <w:right w:val="none" w:sz="0" w:space="0" w:color="auto"/>
      </w:divBdr>
    </w:div>
    <w:div w:id="1499228490">
      <w:bodyDiv w:val="1"/>
      <w:marLeft w:val="0"/>
      <w:marRight w:val="0"/>
      <w:marTop w:val="0"/>
      <w:marBottom w:val="0"/>
      <w:divBdr>
        <w:top w:val="none" w:sz="0" w:space="0" w:color="auto"/>
        <w:left w:val="none" w:sz="0" w:space="0" w:color="auto"/>
        <w:bottom w:val="none" w:sz="0" w:space="0" w:color="auto"/>
        <w:right w:val="none" w:sz="0" w:space="0" w:color="auto"/>
      </w:divBdr>
    </w:div>
    <w:div w:id="1500003830">
      <w:bodyDiv w:val="1"/>
      <w:marLeft w:val="0"/>
      <w:marRight w:val="0"/>
      <w:marTop w:val="0"/>
      <w:marBottom w:val="0"/>
      <w:divBdr>
        <w:top w:val="none" w:sz="0" w:space="0" w:color="auto"/>
        <w:left w:val="none" w:sz="0" w:space="0" w:color="auto"/>
        <w:bottom w:val="none" w:sz="0" w:space="0" w:color="auto"/>
        <w:right w:val="none" w:sz="0" w:space="0" w:color="auto"/>
      </w:divBdr>
    </w:div>
    <w:div w:id="1509633208">
      <w:bodyDiv w:val="1"/>
      <w:marLeft w:val="0"/>
      <w:marRight w:val="0"/>
      <w:marTop w:val="0"/>
      <w:marBottom w:val="0"/>
      <w:divBdr>
        <w:top w:val="none" w:sz="0" w:space="0" w:color="auto"/>
        <w:left w:val="none" w:sz="0" w:space="0" w:color="auto"/>
        <w:bottom w:val="none" w:sz="0" w:space="0" w:color="auto"/>
        <w:right w:val="none" w:sz="0" w:space="0" w:color="auto"/>
      </w:divBdr>
    </w:div>
    <w:div w:id="1516654735">
      <w:bodyDiv w:val="1"/>
      <w:marLeft w:val="0"/>
      <w:marRight w:val="0"/>
      <w:marTop w:val="0"/>
      <w:marBottom w:val="0"/>
      <w:divBdr>
        <w:top w:val="none" w:sz="0" w:space="0" w:color="auto"/>
        <w:left w:val="none" w:sz="0" w:space="0" w:color="auto"/>
        <w:bottom w:val="none" w:sz="0" w:space="0" w:color="auto"/>
        <w:right w:val="none" w:sz="0" w:space="0" w:color="auto"/>
      </w:divBdr>
    </w:div>
    <w:div w:id="1524712196">
      <w:bodyDiv w:val="1"/>
      <w:marLeft w:val="0"/>
      <w:marRight w:val="0"/>
      <w:marTop w:val="0"/>
      <w:marBottom w:val="0"/>
      <w:divBdr>
        <w:top w:val="none" w:sz="0" w:space="0" w:color="auto"/>
        <w:left w:val="none" w:sz="0" w:space="0" w:color="auto"/>
        <w:bottom w:val="none" w:sz="0" w:space="0" w:color="auto"/>
        <w:right w:val="none" w:sz="0" w:space="0" w:color="auto"/>
      </w:divBdr>
    </w:div>
    <w:div w:id="1525631706">
      <w:bodyDiv w:val="1"/>
      <w:marLeft w:val="0"/>
      <w:marRight w:val="0"/>
      <w:marTop w:val="0"/>
      <w:marBottom w:val="0"/>
      <w:divBdr>
        <w:top w:val="none" w:sz="0" w:space="0" w:color="auto"/>
        <w:left w:val="none" w:sz="0" w:space="0" w:color="auto"/>
        <w:bottom w:val="none" w:sz="0" w:space="0" w:color="auto"/>
        <w:right w:val="none" w:sz="0" w:space="0" w:color="auto"/>
      </w:divBdr>
    </w:div>
    <w:div w:id="1554847559">
      <w:bodyDiv w:val="1"/>
      <w:marLeft w:val="0"/>
      <w:marRight w:val="0"/>
      <w:marTop w:val="0"/>
      <w:marBottom w:val="0"/>
      <w:divBdr>
        <w:top w:val="none" w:sz="0" w:space="0" w:color="auto"/>
        <w:left w:val="none" w:sz="0" w:space="0" w:color="auto"/>
        <w:bottom w:val="none" w:sz="0" w:space="0" w:color="auto"/>
        <w:right w:val="none" w:sz="0" w:space="0" w:color="auto"/>
      </w:divBdr>
    </w:div>
    <w:div w:id="1566449265">
      <w:bodyDiv w:val="1"/>
      <w:marLeft w:val="0"/>
      <w:marRight w:val="0"/>
      <w:marTop w:val="0"/>
      <w:marBottom w:val="0"/>
      <w:divBdr>
        <w:top w:val="none" w:sz="0" w:space="0" w:color="auto"/>
        <w:left w:val="none" w:sz="0" w:space="0" w:color="auto"/>
        <w:bottom w:val="none" w:sz="0" w:space="0" w:color="auto"/>
        <w:right w:val="none" w:sz="0" w:space="0" w:color="auto"/>
      </w:divBdr>
    </w:div>
    <w:div w:id="1571188712">
      <w:bodyDiv w:val="1"/>
      <w:marLeft w:val="0"/>
      <w:marRight w:val="0"/>
      <w:marTop w:val="0"/>
      <w:marBottom w:val="0"/>
      <w:divBdr>
        <w:top w:val="none" w:sz="0" w:space="0" w:color="auto"/>
        <w:left w:val="none" w:sz="0" w:space="0" w:color="auto"/>
        <w:bottom w:val="none" w:sz="0" w:space="0" w:color="auto"/>
        <w:right w:val="none" w:sz="0" w:space="0" w:color="auto"/>
      </w:divBdr>
    </w:div>
    <w:div w:id="1573585723">
      <w:bodyDiv w:val="1"/>
      <w:marLeft w:val="0"/>
      <w:marRight w:val="0"/>
      <w:marTop w:val="0"/>
      <w:marBottom w:val="0"/>
      <w:divBdr>
        <w:top w:val="none" w:sz="0" w:space="0" w:color="auto"/>
        <w:left w:val="none" w:sz="0" w:space="0" w:color="auto"/>
        <w:bottom w:val="none" w:sz="0" w:space="0" w:color="auto"/>
        <w:right w:val="none" w:sz="0" w:space="0" w:color="auto"/>
      </w:divBdr>
    </w:div>
    <w:div w:id="1574436916">
      <w:bodyDiv w:val="1"/>
      <w:marLeft w:val="0"/>
      <w:marRight w:val="0"/>
      <w:marTop w:val="0"/>
      <w:marBottom w:val="0"/>
      <w:divBdr>
        <w:top w:val="none" w:sz="0" w:space="0" w:color="auto"/>
        <w:left w:val="none" w:sz="0" w:space="0" w:color="auto"/>
        <w:bottom w:val="none" w:sz="0" w:space="0" w:color="auto"/>
        <w:right w:val="none" w:sz="0" w:space="0" w:color="auto"/>
      </w:divBdr>
    </w:div>
    <w:div w:id="1575240016">
      <w:bodyDiv w:val="1"/>
      <w:marLeft w:val="0"/>
      <w:marRight w:val="0"/>
      <w:marTop w:val="0"/>
      <w:marBottom w:val="0"/>
      <w:divBdr>
        <w:top w:val="none" w:sz="0" w:space="0" w:color="auto"/>
        <w:left w:val="none" w:sz="0" w:space="0" w:color="auto"/>
        <w:bottom w:val="none" w:sz="0" w:space="0" w:color="auto"/>
        <w:right w:val="none" w:sz="0" w:space="0" w:color="auto"/>
      </w:divBdr>
    </w:div>
    <w:div w:id="1578398019">
      <w:bodyDiv w:val="1"/>
      <w:marLeft w:val="0"/>
      <w:marRight w:val="0"/>
      <w:marTop w:val="0"/>
      <w:marBottom w:val="0"/>
      <w:divBdr>
        <w:top w:val="none" w:sz="0" w:space="0" w:color="auto"/>
        <w:left w:val="none" w:sz="0" w:space="0" w:color="auto"/>
        <w:bottom w:val="none" w:sz="0" w:space="0" w:color="auto"/>
        <w:right w:val="none" w:sz="0" w:space="0" w:color="auto"/>
      </w:divBdr>
    </w:div>
    <w:div w:id="1579092571">
      <w:bodyDiv w:val="1"/>
      <w:marLeft w:val="0"/>
      <w:marRight w:val="0"/>
      <w:marTop w:val="0"/>
      <w:marBottom w:val="0"/>
      <w:divBdr>
        <w:top w:val="none" w:sz="0" w:space="0" w:color="auto"/>
        <w:left w:val="none" w:sz="0" w:space="0" w:color="auto"/>
        <w:bottom w:val="none" w:sz="0" w:space="0" w:color="auto"/>
        <w:right w:val="none" w:sz="0" w:space="0" w:color="auto"/>
      </w:divBdr>
    </w:div>
    <w:div w:id="1581282654">
      <w:bodyDiv w:val="1"/>
      <w:marLeft w:val="0"/>
      <w:marRight w:val="0"/>
      <w:marTop w:val="0"/>
      <w:marBottom w:val="0"/>
      <w:divBdr>
        <w:top w:val="none" w:sz="0" w:space="0" w:color="auto"/>
        <w:left w:val="none" w:sz="0" w:space="0" w:color="auto"/>
        <w:bottom w:val="none" w:sz="0" w:space="0" w:color="auto"/>
        <w:right w:val="none" w:sz="0" w:space="0" w:color="auto"/>
      </w:divBdr>
    </w:div>
    <w:div w:id="1581403377">
      <w:bodyDiv w:val="1"/>
      <w:marLeft w:val="0"/>
      <w:marRight w:val="0"/>
      <w:marTop w:val="0"/>
      <w:marBottom w:val="0"/>
      <w:divBdr>
        <w:top w:val="none" w:sz="0" w:space="0" w:color="auto"/>
        <w:left w:val="none" w:sz="0" w:space="0" w:color="auto"/>
        <w:bottom w:val="none" w:sz="0" w:space="0" w:color="auto"/>
        <w:right w:val="none" w:sz="0" w:space="0" w:color="auto"/>
      </w:divBdr>
    </w:div>
    <w:div w:id="1596985051">
      <w:bodyDiv w:val="1"/>
      <w:marLeft w:val="0"/>
      <w:marRight w:val="0"/>
      <w:marTop w:val="0"/>
      <w:marBottom w:val="0"/>
      <w:divBdr>
        <w:top w:val="none" w:sz="0" w:space="0" w:color="auto"/>
        <w:left w:val="none" w:sz="0" w:space="0" w:color="auto"/>
        <w:bottom w:val="none" w:sz="0" w:space="0" w:color="auto"/>
        <w:right w:val="none" w:sz="0" w:space="0" w:color="auto"/>
      </w:divBdr>
    </w:div>
    <w:div w:id="1601765521">
      <w:bodyDiv w:val="1"/>
      <w:marLeft w:val="0"/>
      <w:marRight w:val="0"/>
      <w:marTop w:val="0"/>
      <w:marBottom w:val="0"/>
      <w:divBdr>
        <w:top w:val="none" w:sz="0" w:space="0" w:color="auto"/>
        <w:left w:val="none" w:sz="0" w:space="0" w:color="auto"/>
        <w:bottom w:val="none" w:sz="0" w:space="0" w:color="auto"/>
        <w:right w:val="none" w:sz="0" w:space="0" w:color="auto"/>
      </w:divBdr>
    </w:div>
    <w:div w:id="1615553066">
      <w:bodyDiv w:val="1"/>
      <w:marLeft w:val="0"/>
      <w:marRight w:val="0"/>
      <w:marTop w:val="0"/>
      <w:marBottom w:val="0"/>
      <w:divBdr>
        <w:top w:val="none" w:sz="0" w:space="0" w:color="auto"/>
        <w:left w:val="none" w:sz="0" w:space="0" w:color="auto"/>
        <w:bottom w:val="none" w:sz="0" w:space="0" w:color="auto"/>
        <w:right w:val="none" w:sz="0" w:space="0" w:color="auto"/>
      </w:divBdr>
    </w:div>
    <w:div w:id="1632130953">
      <w:bodyDiv w:val="1"/>
      <w:marLeft w:val="0"/>
      <w:marRight w:val="0"/>
      <w:marTop w:val="0"/>
      <w:marBottom w:val="0"/>
      <w:divBdr>
        <w:top w:val="none" w:sz="0" w:space="0" w:color="auto"/>
        <w:left w:val="none" w:sz="0" w:space="0" w:color="auto"/>
        <w:bottom w:val="none" w:sz="0" w:space="0" w:color="auto"/>
        <w:right w:val="none" w:sz="0" w:space="0" w:color="auto"/>
      </w:divBdr>
    </w:div>
    <w:div w:id="1635715361">
      <w:bodyDiv w:val="1"/>
      <w:marLeft w:val="0"/>
      <w:marRight w:val="0"/>
      <w:marTop w:val="0"/>
      <w:marBottom w:val="0"/>
      <w:divBdr>
        <w:top w:val="none" w:sz="0" w:space="0" w:color="auto"/>
        <w:left w:val="none" w:sz="0" w:space="0" w:color="auto"/>
        <w:bottom w:val="none" w:sz="0" w:space="0" w:color="auto"/>
        <w:right w:val="none" w:sz="0" w:space="0" w:color="auto"/>
      </w:divBdr>
    </w:div>
    <w:div w:id="1636446180">
      <w:bodyDiv w:val="1"/>
      <w:marLeft w:val="0"/>
      <w:marRight w:val="0"/>
      <w:marTop w:val="0"/>
      <w:marBottom w:val="0"/>
      <w:divBdr>
        <w:top w:val="none" w:sz="0" w:space="0" w:color="auto"/>
        <w:left w:val="none" w:sz="0" w:space="0" w:color="auto"/>
        <w:bottom w:val="none" w:sz="0" w:space="0" w:color="auto"/>
        <w:right w:val="none" w:sz="0" w:space="0" w:color="auto"/>
      </w:divBdr>
    </w:div>
    <w:div w:id="1636565166">
      <w:bodyDiv w:val="1"/>
      <w:marLeft w:val="0"/>
      <w:marRight w:val="0"/>
      <w:marTop w:val="0"/>
      <w:marBottom w:val="0"/>
      <w:divBdr>
        <w:top w:val="none" w:sz="0" w:space="0" w:color="auto"/>
        <w:left w:val="none" w:sz="0" w:space="0" w:color="auto"/>
        <w:bottom w:val="none" w:sz="0" w:space="0" w:color="auto"/>
        <w:right w:val="none" w:sz="0" w:space="0" w:color="auto"/>
      </w:divBdr>
    </w:div>
    <w:div w:id="1639532453">
      <w:bodyDiv w:val="1"/>
      <w:marLeft w:val="0"/>
      <w:marRight w:val="0"/>
      <w:marTop w:val="0"/>
      <w:marBottom w:val="0"/>
      <w:divBdr>
        <w:top w:val="none" w:sz="0" w:space="0" w:color="auto"/>
        <w:left w:val="none" w:sz="0" w:space="0" w:color="auto"/>
        <w:bottom w:val="none" w:sz="0" w:space="0" w:color="auto"/>
        <w:right w:val="none" w:sz="0" w:space="0" w:color="auto"/>
      </w:divBdr>
    </w:div>
    <w:div w:id="1644843551">
      <w:bodyDiv w:val="1"/>
      <w:marLeft w:val="0"/>
      <w:marRight w:val="0"/>
      <w:marTop w:val="0"/>
      <w:marBottom w:val="0"/>
      <w:divBdr>
        <w:top w:val="none" w:sz="0" w:space="0" w:color="auto"/>
        <w:left w:val="none" w:sz="0" w:space="0" w:color="auto"/>
        <w:bottom w:val="none" w:sz="0" w:space="0" w:color="auto"/>
        <w:right w:val="none" w:sz="0" w:space="0" w:color="auto"/>
      </w:divBdr>
    </w:div>
    <w:div w:id="1646273439">
      <w:bodyDiv w:val="1"/>
      <w:marLeft w:val="0"/>
      <w:marRight w:val="0"/>
      <w:marTop w:val="0"/>
      <w:marBottom w:val="0"/>
      <w:divBdr>
        <w:top w:val="none" w:sz="0" w:space="0" w:color="auto"/>
        <w:left w:val="none" w:sz="0" w:space="0" w:color="auto"/>
        <w:bottom w:val="none" w:sz="0" w:space="0" w:color="auto"/>
        <w:right w:val="none" w:sz="0" w:space="0" w:color="auto"/>
      </w:divBdr>
    </w:div>
    <w:div w:id="1648168462">
      <w:bodyDiv w:val="1"/>
      <w:marLeft w:val="0"/>
      <w:marRight w:val="0"/>
      <w:marTop w:val="0"/>
      <w:marBottom w:val="0"/>
      <w:divBdr>
        <w:top w:val="none" w:sz="0" w:space="0" w:color="auto"/>
        <w:left w:val="none" w:sz="0" w:space="0" w:color="auto"/>
        <w:bottom w:val="none" w:sz="0" w:space="0" w:color="auto"/>
        <w:right w:val="none" w:sz="0" w:space="0" w:color="auto"/>
      </w:divBdr>
    </w:div>
    <w:div w:id="1654026046">
      <w:bodyDiv w:val="1"/>
      <w:marLeft w:val="0"/>
      <w:marRight w:val="0"/>
      <w:marTop w:val="0"/>
      <w:marBottom w:val="0"/>
      <w:divBdr>
        <w:top w:val="none" w:sz="0" w:space="0" w:color="auto"/>
        <w:left w:val="none" w:sz="0" w:space="0" w:color="auto"/>
        <w:bottom w:val="none" w:sz="0" w:space="0" w:color="auto"/>
        <w:right w:val="none" w:sz="0" w:space="0" w:color="auto"/>
      </w:divBdr>
    </w:div>
    <w:div w:id="1661885126">
      <w:bodyDiv w:val="1"/>
      <w:marLeft w:val="0"/>
      <w:marRight w:val="0"/>
      <w:marTop w:val="0"/>
      <w:marBottom w:val="0"/>
      <w:divBdr>
        <w:top w:val="none" w:sz="0" w:space="0" w:color="auto"/>
        <w:left w:val="none" w:sz="0" w:space="0" w:color="auto"/>
        <w:bottom w:val="none" w:sz="0" w:space="0" w:color="auto"/>
        <w:right w:val="none" w:sz="0" w:space="0" w:color="auto"/>
      </w:divBdr>
    </w:div>
    <w:div w:id="1665433315">
      <w:bodyDiv w:val="1"/>
      <w:marLeft w:val="0"/>
      <w:marRight w:val="0"/>
      <w:marTop w:val="0"/>
      <w:marBottom w:val="0"/>
      <w:divBdr>
        <w:top w:val="none" w:sz="0" w:space="0" w:color="auto"/>
        <w:left w:val="none" w:sz="0" w:space="0" w:color="auto"/>
        <w:bottom w:val="none" w:sz="0" w:space="0" w:color="auto"/>
        <w:right w:val="none" w:sz="0" w:space="0" w:color="auto"/>
      </w:divBdr>
    </w:div>
    <w:div w:id="1673491149">
      <w:bodyDiv w:val="1"/>
      <w:marLeft w:val="0"/>
      <w:marRight w:val="0"/>
      <w:marTop w:val="0"/>
      <w:marBottom w:val="0"/>
      <w:divBdr>
        <w:top w:val="none" w:sz="0" w:space="0" w:color="auto"/>
        <w:left w:val="none" w:sz="0" w:space="0" w:color="auto"/>
        <w:bottom w:val="none" w:sz="0" w:space="0" w:color="auto"/>
        <w:right w:val="none" w:sz="0" w:space="0" w:color="auto"/>
      </w:divBdr>
    </w:div>
    <w:div w:id="1673682795">
      <w:bodyDiv w:val="1"/>
      <w:marLeft w:val="0"/>
      <w:marRight w:val="0"/>
      <w:marTop w:val="0"/>
      <w:marBottom w:val="0"/>
      <w:divBdr>
        <w:top w:val="none" w:sz="0" w:space="0" w:color="auto"/>
        <w:left w:val="none" w:sz="0" w:space="0" w:color="auto"/>
        <w:bottom w:val="none" w:sz="0" w:space="0" w:color="auto"/>
        <w:right w:val="none" w:sz="0" w:space="0" w:color="auto"/>
      </w:divBdr>
    </w:div>
    <w:div w:id="1674382086">
      <w:bodyDiv w:val="1"/>
      <w:marLeft w:val="0"/>
      <w:marRight w:val="0"/>
      <w:marTop w:val="0"/>
      <w:marBottom w:val="0"/>
      <w:divBdr>
        <w:top w:val="none" w:sz="0" w:space="0" w:color="auto"/>
        <w:left w:val="none" w:sz="0" w:space="0" w:color="auto"/>
        <w:bottom w:val="none" w:sz="0" w:space="0" w:color="auto"/>
        <w:right w:val="none" w:sz="0" w:space="0" w:color="auto"/>
      </w:divBdr>
    </w:div>
    <w:div w:id="1674529322">
      <w:bodyDiv w:val="1"/>
      <w:marLeft w:val="0"/>
      <w:marRight w:val="0"/>
      <w:marTop w:val="0"/>
      <w:marBottom w:val="0"/>
      <w:divBdr>
        <w:top w:val="none" w:sz="0" w:space="0" w:color="auto"/>
        <w:left w:val="none" w:sz="0" w:space="0" w:color="auto"/>
        <w:bottom w:val="none" w:sz="0" w:space="0" w:color="auto"/>
        <w:right w:val="none" w:sz="0" w:space="0" w:color="auto"/>
      </w:divBdr>
    </w:div>
    <w:div w:id="1689596758">
      <w:bodyDiv w:val="1"/>
      <w:marLeft w:val="0"/>
      <w:marRight w:val="0"/>
      <w:marTop w:val="0"/>
      <w:marBottom w:val="0"/>
      <w:divBdr>
        <w:top w:val="none" w:sz="0" w:space="0" w:color="auto"/>
        <w:left w:val="none" w:sz="0" w:space="0" w:color="auto"/>
        <w:bottom w:val="none" w:sz="0" w:space="0" w:color="auto"/>
        <w:right w:val="none" w:sz="0" w:space="0" w:color="auto"/>
      </w:divBdr>
    </w:div>
    <w:div w:id="1702050185">
      <w:bodyDiv w:val="1"/>
      <w:marLeft w:val="0"/>
      <w:marRight w:val="0"/>
      <w:marTop w:val="0"/>
      <w:marBottom w:val="0"/>
      <w:divBdr>
        <w:top w:val="none" w:sz="0" w:space="0" w:color="auto"/>
        <w:left w:val="none" w:sz="0" w:space="0" w:color="auto"/>
        <w:bottom w:val="none" w:sz="0" w:space="0" w:color="auto"/>
        <w:right w:val="none" w:sz="0" w:space="0" w:color="auto"/>
      </w:divBdr>
    </w:div>
    <w:div w:id="1725985998">
      <w:bodyDiv w:val="1"/>
      <w:marLeft w:val="0"/>
      <w:marRight w:val="0"/>
      <w:marTop w:val="0"/>
      <w:marBottom w:val="0"/>
      <w:divBdr>
        <w:top w:val="none" w:sz="0" w:space="0" w:color="auto"/>
        <w:left w:val="none" w:sz="0" w:space="0" w:color="auto"/>
        <w:bottom w:val="none" w:sz="0" w:space="0" w:color="auto"/>
        <w:right w:val="none" w:sz="0" w:space="0" w:color="auto"/>
      </w:divBdr>
    </w:div>
    <w:div w:id="1726416608">
      <w:bodyDiv w:val="1"/>
      <w:marLeft w:val="0"/>
      <w:marRight w:val="0"/>
      <w:marTop w:val="0"/>
      <w:marBottom w:val="0"/>
      <w:divBdr>
        <w:top w:val="none" w:sz="0" w:space="0" w:color="auto"/>
        <w:left w:val="none" w:sz="0" w:space="0" w:color="auto"/>
        <w:bottom w:val="none" w:sz="0" w:space="0" w:color="auto"/>
        <w:right w:val="none" w:sz="0" w:space="0" w:color="auto"/>
      </w:divBdr>
    </w:div>
    <w:div w:id="1727027060">
      <w:bodyDiv w:val="1"/>
      <w:marLeft w:val="0"/>
      <w:marRight w:val="0"/>
      <w:marTop w:val="0"/>
      <w:marBottom w:val="0"/>
      <w:divBdr>
        <w:top w:val="none" w:sz="0" w:space="0" w:color="auto"/>
        <w:left w:val="none" w:sz="0" w:space="0" w:color="auto"/>
        <w:bottom w:val="none" w:sz="0" w:space="0" w:color="auto"/>
        <w:right w:val="none" w:sz="0" w:space="0" w:color="auto"/>
      </w:divBdr>
    </w:div>
    <w:div w:id="1727334859">
      <w:bodyDiv w:val="1"/>
      <w:marLeft w:val="0"/>
      <w:marRight w:val="0"/>
      <w:marTop w:val="0"/>
      <w:marBottom w:val="0"/>
      <w:divBdr>
        <w:top w:val="none" w:sz="0" w:space="0" w:color="auto"/>
        <w:left w:val="none" w:sz="0" w:space="0" w:color="auto"/>
        <w:bottom w:val="none" w:sz="0" w:space="0" w:color="auto"/>
        <w:right w:val="none" w:sz="0" w:space="0" w:color="auto"/>
      </w:divBdr>
    </w:div>
    <w:div w:id="1727414289">
      <w:bodyDiv w:val="1"/>
      <w:marLeft w:val="0"/>
      <w:marRight w:val="0"/>
      <w:marTop w:val="0"/>
      <w:marBottom w:val="0"/>
      <w:divBdr>
        <w:top w:val="none" w:sz="0" w:space="0" w:color="auto"/>
        <w:left w:val="none" w:sz="0" w:space="0" w:color="auto"/>
        <w:bottom w:val="none" w:sz="0" w:space="0" w:color="auto"/>
        <w:right w:val="none" w:sz="0" w:space="0" w:color="auto"/>
      </w:divBdr>
    </w:div>
    <w:div w:id="1775174044">
      <w:bodyDiv w:val="1"/>
      <w:marLeft w:val="0"/>
      <w:marRight w:val="0"/>
      <w:marTop w:val="0"/>
      <w:marBottom w:val="0"/>
      <w:divBdr>
        <w:top w:val="none" w:sz="0" w:space="0" w:color="auto"/>
        <w:left w:val="none" w:sz="0" w:space="0" w:color="auto"/>
        <w:bottom w:val="none" w:sz="0" w:space="0" w:color="auto"/>
        <w:right w:val="none" w:sz="0" w:space="0" w:color="auto"/>
      </w:divBdr>
    </w:div>
    <w:div w:id="1776362807">
      <w:bodyDiv w:val="1"/>
      <w:marLeft w:val="0"/>
      <w:marRight w:val="0"/>
      <w:marTop w:val="0"/>
      <w:marBottom w:val="0"/>
      <w:divBdr>
        <w:top w:val="none" w:sz="0" w:space="0" w:color="auto"/>
        <w:left w:val="none" w:sz="0" w:space="0" w:color="auto"/>
        <w:bottom w:val="none" w:sz="0" w:space="0" w:color="auto"/>
        <w:right w:val="none" w:sz="0" w:space="0" w:color="auto"/>
      </w:divBdr>
    </w:div>
    <w:div w:id="1783694656">
      <w:bodyDiv w:val="1"/>
      <w:marLeft w:val="0"/>
      <w:marRight w:val="0"/>
      <w:marTop w:val="0"/>
      <w:marBottom w:val="0"/>
      <w:divBdr>
        <w:top w:val="none" w:sz="0" w:space="0" w:color="auto"/>
        <w:left w:val="none" w:sz="0" w:space="0" w:color="auto"/>
        <w:bottom w:val="none" w:sz="0" w:space="0" w:color="auto"/>
        <w:right w:val="none" w:sz="0" w:space="0" w:color="auto"/>
      </w:divBdr>
    </w:div>
    <w:div w:id="1784810864">
      <w:bodyDiv w:val="1"/>
      <w:marLeft w:val="0"/>
      <w:marRight w:val="0"/>
      <w:marTop w:val="0"/>
      <w:marBottom w:val="0"/>
      <w:divBdr>
        <w:top w:val="none" w:sz="0" w:space="0" w:color="auto"/>
        <w:left w:val="none" w:sz="0" w:space="0" w:color="auto"/>
        <w:bottom w:val="none" w:sz="0" w:space="0" w:color="auto"/>
        <w:right w:val="none" w:sz="0" w:space="0" w:color="auto"/>
      </w:divBdr>
    </w:div>
    <w:div w:id="1787113549">
      <w:bodyDiv w:val="1"/>
      <w:marLeft w:val="0"/>
      <w:marRight w:val="0"/>
      <w:marTop w:val="0"/>
      <w:marBottom w:val="0"/>
      <w:divBdr>
        <w:top w:val="none" w:sz="0" w:space="0" w:color="auto"/>
        <w:left w:val="none" w:sz="0" w:space="0" w:color="auto"/>
        <w:bottom w:val="none" w:sz="0" w:space="0" w:color="auto"/>
        <w:right w:val="none" w:sz="0" w:space="0" w:color="auto"/>
      </w:divBdr>
    </w:div>
    <w:div w:id="1788700156">
      <w:bodyDiv w:val="1"/>
      <w:marLeft w:val="0"/>
      <w:marRight w:val="0"/>
      <w:marTop w:val="0"/>
      <w:marBottom w:val="0"/>
      <w:divBdr>
        <w:top w:val="none" w:sz="0" w:space="0" w:color="auto"/>
        <w:left w:val="none" w:sz="0" w:space="0" w:color="auto"/>
        <w:bottom w:val="none" w:sz="0" w:space="0" w:color="auto"/>
        <w:right w:val="none" w:sz="0" w:space="0" w:color="auto"/>
      </w:divBdr>
    </w:div>
    <w:div w:id="1791970216">
      <w:bodyDiv w:val="1"/>
      <w:marLeft w:val="0"/>
      <w:marRight w:val="0"/>
      <w:marTop w:val="0"/>
      <w:marBottom w:val="0"/>
      <w:divBdr>
        <w:top w:val="none" w:sz="0" w:space="0" w:color="auto"/>
        <w:left w:val="none" w:sz="0" w:space="0" w:color="auto"/>
        <w:bottom w:val="none" w:sz="0" w:space="0" w:color="auto"/>
        <w:right w:val="none" w:sz="0" w:space="0" w:color="auto"/>
      </w:divBdr>
    </w:div>
    <w:div w:id="1792936633">
      <w:bodyDiv w:val="1"/>
      <w:marLeft w:val="0"/>
      <w:marRight w:val="0"/>
      <w:marTop w:val="0"/>
      <w:marBottom w:val="0"/>
      <w:divBdr>
        <w:top w:val="none" w:sz="0" w:space="0" w:color="auto"/>
        <w:left w:val="none" w:sz="0" w:space="0" w:color="auto"/>
        <w:bottom w:val="none" w:sz="0" w:space="0" w:color="auto"/>
        <w:right w:val="none" w:sz="0" w:space="0" w:color="auto"/>
      </w:divBdr>
    </w:div>
    <w:div w:id="1794858532">
      <w:bodyDiv w:val="1"/>
      <w:marLeft w:val="0"/>
      <w:marRight w:val="0"/>
      <w:marTop w:val="0"/>
      <w:marBottom w:val="0"/>
      <w:divBdr>
        <w:top w:val="none" w:sz="0" w:space="0" w:color="auto"/>
        <w:left w:val="none" w:sz="0" w:space="0" w:color="auto"/>
        <w:bottom w:val="none" w:sz="0" w:space="0" w:color="auto"/>
        <w:right w:val="none" w:sz="0" w:space="0" w:color="auto"/>
      </w:divBdr>
    </w:div>
    <w:div w:id="1808083090">
      <w:bodyDiv w:val="1"/>
      <w:marLeft w:val="0"/>
      <w:marRight w:val="0"/>
      <w:marTop w:val="0"/>
      <w:marBottom w:val="0"/>
      <w:divBdr>
        <w:top w:val="none" w:sz="0" w:space="0" w:color="auto"/>
        <w:left w:val="none" w:sz="0" w:space="0" w:color="auto"/>
        <w:bottom w:val="none" w:sz="0" w:space="0" w:color="auto"/>
        <w:right w:val="none" w:sz="0" w:space="0" w:color="auto"/>
      </w:divBdr>
    </w:div>
    <w:div w:id="1812823180">
      <w:bodyDiv w:val="1"/>
      <w:marLeft w:val="0"/>
      <w:marRight w:val="0"/>
      <w:marTop w:val="0"/>
      <w:marBottom w:val="0"/>
      <w:divBdr>
        <w:top w:val="none" w:sz="0" w:space="0" w:color="auto"/>
        <w:left w:val="none" w:sz="0" w:space="0" w:color="auto"/>
        <w:bottom w:val="none" w:sz="0" w:space="0" w:color="auto"/>
        <w:right w:val="none" w:sz="0" w:space="0" w:color="auto"/>
      </w:divBdr>
    </w:div>
    <w:div w:id="1820733309">
      <w:bodyDiv w:val="1"/>
      <w:marLeft w:val="0"/>
      <w:marRight w:val="0"/>
      <w:marTop w:val="0"/>
      <w:marBottom w:val="0"/>
      <w:divBdr>
        <w:top w:val="none" w:sz="0" w:space="0" w:color="auto"/>
        <w:left w:val="none" w:sz="0" w:space="0" w:color="auto"/>
        <w:bottom w:val="none" w:sz="0" w:space="0" w:color="auto"/>
        <w:right w:val="none" w:sz="0" w:space="0" w:color="auto"/>
      </w:divBdr>
    </w:div>
    <w:div w:id="1823153644">
      <w:bodyDiv w:val="1"/>
      <w:marLeft w:val="0"/>
      <w:marRight w:val="0"/>
      <w:marTop w:val="0"/>
      <w:marBottom w:val="0"/>
      <w:divBdr>
        <w:top w:val="none" w:sz="0" w:space="0" w:color="auto"/>
        <w:left w:val="none" w:sz="0" w:space="0" w:color="auto"/>
        <w:bottom w:val="none" w:sz="0" w:space="0" w:color="auto"/>
        <w:right w:val="none" w:sz="0" w:space="0" w:color="auto"/>
      </w:divBdr>
    </w:div>
    <w:div w:id="1829438860">
      <w:bodyDiv w:val="1"/>
      <w:marLeft w:val="0"/>
      <w:marRight w:val="0"/>
      <w:marTop w:val="0"/>
      <w:marBottom w:val="0"/>
      <w:divBdr>
        <w:top w:val="none" w:sz="0" w:space="0" w:color="auto"/>
        <w:left w:val="none" w:sz="0" w:space="0" w:color="auto"/>
        <w:bottom w:val="none" w:sz="0" w:space="0" w:color="auto"/>
        <w:right w:val="none" w:sz="0" w:space="0" w:color="auto"/>
      </w:divBdr>
    </w:div>
    <w:div w:id="1832790342">
      <w:bodyDiv w:val="1"/>
      <w:marLeft w:val="0"/>
      <w:marRight w:val="0"/>
      <w:marTop w:val="0"/>
      <w:marBottom w:val="0"/>
      <w:divBdr>
        <w:top w:val="none" w:sz="0" w:space="0" w:color="auto"/>
        <w:left w:val="none" w:sz="0" w:space="0" w:color="auto"/>
        <w:bottom w:val="none" w:sz="0" w:space="0" w:color="auto"/>
        <w:right w:val="none" w:sz="0" w:space="0" w:color="auto"/>
      </w:divBdr>
    </w:div>
    <w:div w:id="1837305974">
      <w:bodyDiv w:val="1"/>
      <w:marLeft w:val="0"/>
      <w:marRight w:val="0"/>
      <w:marTop w:val="0"/>
      <w:marBottom w:val="0"/>
      <w:divBdr>
        <w:top w:val="none" w:sz="0" w:space="0" w:color="auto"/>
        <w:left w:val="none" w:sz="0" w:space="0" w:color="auto"/>
        <w:bottom w:val="none" w:sz="0" w:space="0" w:color="auto"/>
        <w:right w:val="none" w:sz="0" w:space="0" w:color="auto"/>
      </w:divBdr>
    </w:div>
    <w:div w:id="1840002097">
      <w:bodyDiv w:val="1"/>
      <w:marLeft w:val="0"/>
      <w:marRight w:val="0"/>
      <w:marTop w:val="0"/>
      <w:marBottom w:val="0"/>
      <w:divBdr>
        <w:top w:val="none" w:sz="0" w:space="0" w:color="auto"/>
        <w:left w:val="none" w:sz="0" w:space="0" w:color="auto"/>
        <w:bottom w:val="none" w:sz="0" w:space="0" w:color="auto"/>
        <w:right w:val="none" w:sz="0" w:space="0" w:color="auto"/>
      </w:divBdr>
    </w:div>
    <w:div w:id="1841965904">
      <w:bodyDiv w:val="1"/>
      <w:marLeft w:val="0"/>
      <w:marRight w:val="0"/>
      <w:marTop w:val="0"/>
      <w:marBottom w:val="0"/>
      <w:divBdr>
        <w:top w:val="none" w:sz="0" w:space="0" w:color="auto"/>
        <w:left w:val="none" w:sz="0" w:space="0" w:color="auto"/>
        <w:bottom w:val="none" w:sz="0" w:space="0" w:color="auto"/>
        <w:right w:val="none" w:sz="0" w:space="0" w:color="auto"/>
      </w:divBdr>
    </w:div>
    <w:div w:id="1847163288">
      <w:bodyDiv w:val="1"/>
      <w:marLeft w:val="0"/>
      <w:marRight w:val="0"/>
      <w:marTop w:val="0"/>
      <w:marBottom w:val="0"/>
      <w:divBdr>
        <w:top w:val="none" w:sz="0" w:space="0" w:color="auto"/>
        <w:left w:val="none" w:sz="0" w:space="0" w:color="auto"/>
        <w:bottom w:val="none" w:sz="0" w:space="0" w:color="auto"/>
        <w:right w:val="none" w:sz="0" w:space="0" w:color="auto"/>
      </w:divBdr>
    </w:div>
    <w:div w:id="1852794854">
      <w:bodyDiv w:val="1"/>
      <w:marLeft w:val="0"/>
      <w:marRight w:val="0"/>
      <w:marTop w:val="0"/>
      <w:marBottom w:val="0"/>
      <w:divBdr>
        <w:top w:val="none" w:sz="0" w:space="0" w:color="auto"/>
        <w:left w:val="none" w:sz="0" w:space="0" w:color="auto"/>
        <w:bottom w:val="none" w:sz="0" w:space="0" w:color="auto"/>
        <w:right w:val="none" w:sz="0" w:space="0" w:color="auto"/>
      </w:divBdr>
    </w:div>
    <w:div w:id="1856453923">
      <w:bodyDiv w:val="1"/>
      <w:marLeft w:val="0"/>
      <w:marRight w:val="0"/>
      <w:marTop w:val="0"/>
      <w:marBottom w:val="0"/>
      <w:divBdr>
        <w:top w:val="none" w:sz="0" w:space="0" w:color="auto"/>
        <w:left w:val="none" w:sz="0" w:space="0" w:color="auto"/>
        <w:bottom w:val="none" w:sz="0" w:space="0" w:color="auto"/>
        <w:right w:val="none" w:sz="0" w:space="0" w:color="auto"/>
      </w:divBdr>
    </w:div>
    <w:div w:id="1857842742">
      <w:bodyDiv w:val="1"/>
      <w:marLeft w:val="0"/>
      <w:marRight w:val="0"/>
      <w:marTop w:val="0"/>
      <w:marBottom w:val="0"/>
      <w:divBdr>
        <w:top w:val="none" w:sz="0" w:space="0" w:color="auto"/>
        <w:left w:val="none" w:sz="0" w:space="0" w:color="auto"/>
        <w:bottom w:val="none" w:sz="0" w:space="0" w:color="auto"/>
        <w:right w:val="none" w:sz="0" w:space="0" w:color="auto"/>
      </w:divBdr>
    </w:div>
    <w:div w:id="1858764655">
      <w:bodyDiv w:val="1"/>
      <w:marLeft w:val="0"/>
      <w:marRight w:val="0"/>
      <w:marTop w:val="0"/>
      <w:marBottom w:val="0"/>
      <w:divBdr>
        <w:top w:val="none" w:sz="0" w:space="0" w:color="auto"/>
        <w:left w:val="none" w:sz="0" w:space="0" w:color="auto"/>
        <w:bottom w:val="none" w:sz="0" w:space="0" w:color="auto"/>
        <w:right w:val="none" w:sz="0" w:space="0" w:color="auto"/>
      </w:divBdr>
    </w:div>
    <w:div w:id="1867980244">
      <w:bodyDiv w:val="1"/>
      <w:marLeft w:val="0"/>
      <w:marRight w:val="0"/>
      <w:marTop w:val="0"/>
      <w:marBottom w:val="0"/>
      <w:divBdr>
        <w:top w:val="none" w:sz="0" w:space="0" w:color="auto"/>
        <w:left w:val="none" w:sz="0" w:space="0" w:color="auto"/>
        <w:bottom w:val="none" w:sz="0" w:space="0" w:color="auto"/>
        <w:right w:val="none" w:sz="0" w:space="0" w:color="auto"/>
      </w:divBdr>
    </w:div>
    <w:div w:id="1881938829">
      <w:bodyDiv w:val="1"/>
      <w:marLeft w:val="0"/>
      <w:marRight w:val="0"/>
      <w:marTop w:val="0"/>
      <w:marBottom w:val="0"/>
      <w:divBdr>
        <w:top w:val="none" w:sz="0" w:space="0" w:color="auto"/>
        <w:left w:val="none" w:sz="0" w:space="0" w:color="auto"/>
        <w:bottom w:val="none" w:sz="0" w:space="0" w:color="auto"/>
        <w:right w:val="none" w:sz="0" w:space="0" w:color="auto"/>
      </w:divBdr>
    </w:div>
    <w:div w:id="1883125902">
      <w:bodyDiv w:val="1"/>
      <w:marLeft w:val="0"/>
      <w:marRight w:val="0"/>
      <w:marTop w:val="0"/>
      <w:marBottom w:val="0"/>
      <w:divBdr>
        <w:top w:val="none" w:sz="0" w:space="0" w:color="auto"/>
        <w:left w:val="none" w:sz="0" w:space="0" w:color="auto"/>
        <w:bottom w:val="none" w:sz="0" w:space="0" w:color="auto"/>
        <w:right w:val="none" w:sz="0" w:space="0" w:color="auto"/>
      </w:divBdr>
    </w:div>
    <w:div w:id="1888831365">
      <w:bodyDiv w:val="1"/>
      <w:marLeft w:val="0"/>
      <w:marRight w:val="0"/>
      <w:marTop w:val="0"/>
      <w:marBottom w:val="0"/>
      <w:divBdr>
        <w:top w:val="none" w:sz="0" w:space="0" w:color="auto"/>
        <w:left w:val="none" w:sz="0" w:space="0" w:color="auto"/>
        <w:bottom w:val="none" w:sz="0" w:space="0" w:color="auto"/>
        <w:right w:val="none" w:sz="0" w:space="0" w:color="auto"/>
      </w:divBdr>
    </w:div>
    <w:div w:id="1894341725">
      <w:bodyDiv w:val="1"/>
      <w:marLeft w:val="0"/>
      <w:marRight w:val="0"/>
      <w:marTop w:val="0"/>
      <w:marBottom w:val="0"/>
      <w:divBdr>
        <w:top w:val="none" w:sz="0" w:space="0" w:color="auto"/>
        <w:left w:val="none" w:sz="0" w:space="0" w:color="auto"/>
        <w:bottom w:val="none" w:sz="0" w:space="0" w:color="auto"/>
        <w:right w:val="none" w:sz="0" w:space="0" w:color="auto"/>
      </w:divBdr>
    </w:div>
    <w:div w:id="1895702313">
      <w:bodyDiv w:val="1"/>
      <w:marLeft w:val="0"/>
      <w:marRight w:val="0"/>
      <w:marTop w:val="0"/>
      <w:marBottom w:val="0"/>
      <w:divBdr>
        <w:top w:val="none" w:sz="0" w:space="0" w:color="auto"/>
        <w:left w:val="none" w:sz="0" w:space="0" w:color="auto"/>
        <w:bottom w:val="none" w:sz="0" w:space="0" w:color="auto"/>
        <w:right w:val="none" w:sz="0" w:space="0" w:color="auto"/>
      </w:divBdr>
    </w:div>
    <w:div w:id="1903363672">
      <w:bodyDiv w:val="1"/>
      <w:marLeft w:val="0"/>
      <w:marRight w:val="0"/>
      <w:marTop w:val="0"/>
      <w:marBottom w:val="0"/>
      <w:divBdr>
        <w:top w:val="none" w:sz="0" w:space="0" w:color="auto"/>
        <w:left w:val="none" w:sz="0" w:space="0" w:color="auto"/>
        <w:bottom w:val="none" w:sz="0" w:space="0" w:color="auto"/>
        <w:right w:val="none" w:sz="0" w:space="0" w:color="auto"/>
      </w:divBdr>
    </w:div>
    <w:div w:id="1906717909">
      <w:bodyDiv w:val="1"/>
      <w:marLeft w:val="0"/>
      <w:marRight w:val="0"/>
      <w:marTop w:val="0"/>
      <w:marBottom w:val="0"/>
      <w:divBdr>
        <w:top w:val="none" w:sz="0" w:space="0" w:color="auto"/>
        <w:left w:val="none" w:sz="0" w:space="0" w:color="auto"/>
        <w:bottom w:val="none" w:sz="0" w:space="0" w:color="auto"/>
        <w:right w:val="none" w:sz="0" w:space="0" w:color="auto"/>
      </w:divBdr>
    </w:div>
    <w:div w:id="1910993930">
      <w:bodyDiv w:val="1"/>
      <w:marLeft w:val="0"/>
      <w:marRight w:val="0"/>
      <w:marTop w:val="0"/>
      <w:marBottom w:val="0"/>
      <w:divBdr>
        <w:top w:val="none" w:sz="0" w:space="0" w:color="auto"/>
        <w:left w:val="none" w:sz="0" w:space="0" w:color="auto"/>
        <w:bottom w:val="none" w:sz="0" w:space="0" w:color="auto"/>
        <w:right w:val="none" w:sz="0" w:space="0" w:color="auto"/>
      </w:divBdr>
    </w:div>
    <w:div w:id="1917324178">
      <w:bodyDiv w:val="1"/>
      <w:marLeft w:val="0"/>
      <w:marRight w:val="0"/>
      <w:marTop w:val="0"/>
      <w:marBottom w:val="0"/>
      <w:divBdr>
        <w:top w:val="none" w:sz="0" w:space="0" w:color="auto"/>
        <w:left w:val="none" w:sz="0" w:space="0" w:color="auto"/>
        <w:bottom w:val="none" w:sz="0" w:space="0" w:color="auto"/>
        <w:right w:val="none" w:sz="0" w:space="0" w:color="auto"/>
      </w:divBdr>
    </w:div>
    <w:div w:id="1920820030">
      <w:bodyDiv w:val="1"/>
      <w:marLeft w:val="0"/>
      <w:marRight w:val="0"/>
      <w:marTop w:val="0"/>
      <w:marBottom w:val="0"/>
      <w:divBdr>
        <w:top w:val="none" w:sz="0" w:space="0" w:color="auto"/>
        <w:left w:val="none" w:sz="0" w:space="0" w:color="auto"/>
        <w:bottom w:val="none" w:sz="0" w:space="0" w:color="auto"/>
        <w:right w:val="none" w:sz="0" w:space="0" w:color="auto"/>
      </w:divBdr>
    </w:div>
    <w:div w:id="1924140142">
      <w:bodyDiv w:val="1"/>
      <w:marLeft w:val="0"/>
      <w:marRight w:val="0"/>
      <w:marTop w:val="0"/>
      <w:marBottom w:val="0"/>
      <w:divBdr>
        <w:top w:val="none" w:sz="0" w:space="0" w:color="auto"/>
        <w:left w:val="none" w:sz="0" w:space="0" w:color="auto"/>
        <w:bottom w:val="none" w:sz="0" w:space="0" w:color="auto"/>
        <w:right w:val="none" w:sz="0" w:space="0" w:color="auto"/>
      </w:divBdr>
    </w:div>
    <w:div w:id="1930578638">
      <w:bodyDiv w:val="1"/>
      <w:marLeft w:val="0"/>
      <w:marRight w:val="0"/>
      <w:marTop w:val="0"/>
      <w:marBottom w:val="0"/>
      <w:divBdr>
        <w:top w:val="none" w:sz="0" w:space="0" w:color="auto"/>
        <w:left w:val="none" w:sz="0" w:space="0" w:color="auto"/>
        <w:bottom w:val="none" w:sz="0" w:space="0" w:color="auto"/>
        <w:right w:val="none" w:sz="0" w:space="0" w:color="auto"/>
      </w:divBdr>
    </w:div>
    <w:div w:id="1934632224">
      <w:bodyDiv w:val="1"/>
      <w:marLeft w:val="0"/>
      <w:marRight w:val="0"/>
      <w:marTop w:val="0"/>
      <w:marBottom w:val="0"/>
      <w:divBdr>
        <w:top w:val="none" w:sz="0" w:space="0" w:color="auto"/>
        <w:left w:val="none" w:sz="0" w:space="0" w:color="auto"/>
        <w:bottom w:val="none" w:sz="0" w:space="0" w:color="auto"/>
        <w:right w:val="none" w:sz="0" w:space="0" w:color="auto"/>
      </w:divBdr>
    </w:div>
    <w:div w:id="1938244956">
      <w:bodyDiv w:val="1"/>
      <w:marLeft w:val="0"/>
      <w:marRight w:val="0"/>
      <w:marTop w:val="0"/>
      <w:marBottom w:val="0"/>
      <w:divBdr>
        <w:top w:val="none" w:sz="0" w:space="0" w:color="auto"/>
        <w:left w:val="none" w:sz="0" w:space="0" w:color="auto"/>
        <w:bottom w:val="none" w:sz="0" w:space="0" w:color="auto"/>
        <w:right w:val="none" w:sz="0" w:space="0" w:color="auto"/>
      </w:divBdr>
    </w:div>
    <w:div w:id="1939018646">
      <w:bodyDiv w:val="1"/>
      <w:marLeft w:val="0"/>
      <w:marRight w:val="0"/>
      <w:marTop w:val="0"/>
      <w:marBottom w:val="0"/>
      <w:divBdr>
        <w:top w:val="none" w:sz="0" w:space="0" w:color="auto"/>
        <w:left w:val="none" w:sz="0" w:space="0" w:color="auto"/>
        <w:bottom w:val="none" w:sz="0" w:space="0" w:color="auto"/>
        <w:right w:val="none" w:sz="0" w:space="0" w:color="auto"/>
      </w:divBdr>
    </w:div>
    <w:div w:id="1940218726">
      <w:bodyDiv w:val="1"/>
      <w:marLeft w:val="0"/>
      <w:marRight w:val="0"/>
      <w:marTop w:val="0"/>
      <w:marBottom w:val="0"/>
      <w:divBdr>
        <w:top w:val="none" w:sz="0" w:space="0" w:color="auto"/>
        <w:left w:val="none" w:sz="0" w:space="0" w:color="auto"/>
        <w:bottom w:val="none" w:sz="0" w:space="0" w:color="auto"/>
        <w:right w:val="none" w:sz="0" w:space="0" w:color="auto"/>
      </w:divBdr>
    </w:div>
    <w:div w:id="1940484835">
      <w:bodyDiv w:val="1"/>
      <w:marLeft w:val="0"/>
      <w:marRight w:val="0"/>
      <w:marTop w:val="0"/>
      <w:marBottom w:val="0"/>
      <w:divBdr>
        <w:top w:val="none" w:sz="0" w:space="0" w:color="auto"/>
        <w:left w:val="none" w:sz="0" w:space="0" w:color="auto"/>
        <w:bottom w:val="none" w:sz="0" w:space="0" w:color="auto"/>
        <w:right w:val="none" w:sz="0" w:space="0" w:color="auto"/>
      </w:divBdr>
    </w:div>
    <w:div w:id="1949071995">
      <w:bodyDiv w:val="1"/>
      <w:marLeft w:val="0"/>
      <w:marRight w:val="0"/>
      <w:marTop w:val="0"/>
      <w:marBottom w:val="0"/>
      <w:divBdr>
        <w:top w:val="none" w:sz="0" w:space="0" w:color="auto"/>
        <w:left w:val="none" w:sz="0" w:space="0" w:color="auto"/>
        <w:bottom w:val="none" w:sz="0" w:space="0" w:color="auto"/>
        <w:right w:val="none" w:sz="0" w:space="0" w:color="auto"/>
      </w:divBdr>
    </w:div>
    <w:div w:id="1949461819">
      <w:bodyDiv w:val="1"/>
      <w:marLeft w:val="0"/>
      <w:marRight w:val="0"/>
      <w:marTop w:val="0"/>
      <w:marBottom w:val="0"/>
      <w:divBdr>
        <w:top w:val="none" w:sz="0" w:space="0" w:color="auto"/>
        <w:left w:val="none" w:sz="0" w:space="0" w:color="auto"/>
        <w:bottom w:val="none" w:sz="0" w:space="0" w:color="auto"/>
        <w:right w:val="none" w:sz="0" w:space="0" w:color="auto"/>
      </w:divBdr>
    </w:div>
    <w:div w:id="1957638111">
      <w:bodyDiv w:val="1"/>
      <w:marLeft w:val="0"/>
      <w:marRight w:val="0"/>
      <w:marTop w:val="0"/>
      <w:marBottom w:val="0"/>
      <w:divBdr>
        <w:top w:val="none" w:sz="0" w:space="0" w:color="auto"/>
        <w:left w:val="none" w:sz="0" w:space="0" w:color="auto"/>
        <w:bottom w:val="none" w:sz="0" w:space="0" w:color="auto"/>
        <w:right w:val="none" w:sz="0" w:space="0" w:color="auto"/>
      </w:divBdr>
    </w:div>
    <w:div w:id="1967926243">
      <w:bodyDiv w:val="1"/>
      <w:marLeft w:val="0"/>
      <w:marRight w:val="0"/>
      <w:marTop w:val="0"/>
      <w:marBottom w:val="0"/>
      <w:divBdr>
        <w:top w:val="none" w:sz="0" w:space="0" w:color="auto"/>
        <w:left w:val="none" w:sz="0" w:space="0" w:color="auto"/>
        <w:bottom w:val="none" w:sz="0" w:space="0" w:color="auto"/>
        <w:right w:val="none" w:sz="0" w:space="0" w:color="auto"/>
      </w:divBdr>
    </w:div>
    <w:div w:id="1969124219">
      <w:bodyDiv w:val="1"/>
      <w:marLeft w:val="0"/>
      <w:marRight w:val="0"/>
      <w:marTop w:val="0"/>
      <w:marBottom w:val="0"/>
      <w:divBdr>
        <w:top w:val="none" w:sz="0" w:space="0" w:color="auto"/>
        <w:left w:val="none" w:sz="0" w:space="0" w:color="auto"/>
        <w:bottom w:val="none" w:sz="0" w:space="0" w:color="auto"/>
        <w:right w:val="none" w:sz="0" w:space="0" w:color="auto"/>
      </w:divBdr>
    </w:div>
    <w:div w:id="1974559601">
      <w:bodyDiv w:val="1"/>
      <w:marLeft w:val="0"/>
      <w:marRight w:val="0"/>
      <w:marTop w:val="0"/>
      <w:marBottom w:val="0"/>
      <w:divBdr>
        <w:top w:val="none" w:sz="0" w:space="0" w:color="auto"/>
        <w:left w:val="none" w:sz="0" w:space="0" w:color="auto"/>
        <w:bottom w:val="none" w:sz="0" w:space="0" w:color="auto"/>
        <w:right w:val="none" w:sz="0" w:space="0" w:color="auto"/>
      </w:divBdr>
    </w:div>
    <w:div w:id="1987663173">
      <w:bodyDiv w:val="1"/>
      <w:marLeft w:val="0"/>
      <w:marRight w:val="0"/>
      <w:marTop w:val="0"/>
      <w:marBottom w:val="0"/>
      <w:divBdr>
        <w:top w:val="none" w:sz="0" w:space="0" w:color="auto"/>
        <w:left w:val="none" w:sz="0" w:space="0" w:color="auto"/>
        <w:bottom w:val="none" w:sz="0" w:space="0" w:color="auto"/>
        <w:right w:val="none" w:sz="0" w:space="0" w:color="auto"/>
      </w:divBdr>
    </w:div>
    <w:div w:id="1989935138">
      <w:bodyDiv w:val="1"/>
      <w:marLeft w:val="0"/>
      <w:marRight w:val="0"/>
      <w:marTop w:val="0"/>
      <w:marBottom w:val="0"/>
      <w:divBdr>
        <w:top w:val="none" w:sz="0" w:space="0" w:color="auto"/>
        <w:left w:val="none" w:sz="0" w:space="0" w:color="auto"/>
        <w:bottom w:val="none" w:sz="0" w:space="0" w:color="auto"/>
        <w:right w:val="none" w:sz="0" w:space="0" w:color="auto"/>
      </w:divBdr>
    </w:div>
    <w:div w:id="1995571823">
      <w:bodyDiv w:val="1"/>
      <w:marLeft w:val="0"/>
      <w:marRight w:val="0"/>
      <w:marTop w:val="0"/>
      <w:marBottom w:val="0"/>
      <w:divBdr>
        <w:top w:val="none" w:sz="0" w:space="0" w:color="auto"/>
        <w:left w:val="none" w:sz="0" w:space="0" w:color="auto"/>
        <w:bottom w:val="none" w:sz="0" w:space="0" w:color="auto"/>
        <w:right w:val="none" w:sz="0" w:space="0" w:color="auto"/>
      </w:divBdr>
    </w:div>
    <w:div w:id="2007128933">
      <w:bodyDiv w:val="1"/>
      <w:marLeft w:val="0"/>
      <w:marRight w:val="0"/>
      <w:marTop w:val="0"/>
      <w:marBottom w:val="0"/>
      <w:divBdr>
        <w:top w:val="none" w:sz="0" w:space="0" w:color="auto"/>
        <w:left w:val="none" w:sz="0" w:space="0" w:color="auto"/>
        <w:bottom w:val="none" w:sz="0" w:space="0" w:color="auto"/>
        <w:right w:val="none" w:sz="0" w:space="0" w:color="auto"/>
      </w:divBdr>
    </w:div>
    <w:div w:id="2007248741">
      <w:bodyDiv w:val="1"/>
      <w:marLeft w:val="0"/>
      <w:marRight w:val="0"/>
      <w:marTop w:val="0"/>
      <w:marBottom w:val="0"/>
      <w:divBdr>
        <w:top w:val="none" w:sz="0" w:space="0" w:color="auto"/>
        <w:left w:val="none" w:sz="0" w:space="0" w:color="auto"/>
        <w:bottom w:val="none" w:sz="0" w:space="0" w:color="auto"/>
        <w:right w:val="none" w:sz="0" w:space="0" w:color="auto"/>
      </w:divBdr>
    </w:div>
    <w:div w:id="2024549409">
      <w:bodyDiv w:val="1"/>
      <w:marLeft w:val="0"/>
      <w:marRight w:val="0"/>
      <w:marTop w:val="0"/>
      <w:marBottom w:val="0"/>
      <w:divBdr>
        <w:top w:val="none" w:sz="0" w:space="0" w:color="auto"/>
        <w:left w:val="none" w:sz="0" w:space="0" w:color="auto"/>
        <w:bottom w:val="none" w:sz="0" w:space="0" w:color="auto"/>
        <w:right w:val="none" w:sz="0" w:space="0" w:color="auto"/>
      </w:divBdr>
    </w:div>
    <w:div w:id="2033916440">
      <w:bodyDiv w:val="1"/>
      <w:marLeft w:val="0"/>
      <w:marRight w:val="0"/>
      <w:marTop w:val="0"/>
      <w:marBottom w:val="0"/>
      <w:divBdr>
        <w:top w:val="none" w:sz="0" w:space="0" w:color="auto"/>
        <w:left w:val="none" w:sz="0" w:space="0" w:color="auto"/>
        <w:bottom w:val="none" w:sz="0" w:space="0" w:color="auto"/>
        <w:right w:val="none" w:sz="0" w:space="0" w:color="auto"/>
      </w:divBdr>
    </w:div>
    <w:div w:id="2037611404">
      <w:bodyDiv w:val="1"/>
      <w:marLeft w:val="0"/>
      <w:marRight w:val="0"/>
      <w:marTop w:val="0"/>
      <w:marBottom w:val="0"/>
      <w:divBdr>
        <w:top w:val="none" w:sz="0" w:space="0" w:color="auto"/>
        <w:left w:val="none" w:sz="0" w:space="0" w:color="auto"/>
        <w:bottom w:val="none" w:sz="0" w:space="0" w:color="auto"/>
        <w:right w:val="none" w:sz="0" w:space="0" w:color="auto"/>
      </w:divBdr>
    </w:div>
    <w:div w:id="2039617772">
      <w:bodyDiv w:val="1"/>
      <w:marLeft w:val="0"/>
      <w:marRight w:val="0"/>
      <w:marTop w:val="0"/>
      <w:marBottom w:val="0"/>
      <w:divBdr>
        <w:top w:val="none" w:sz="0" w:space="0" w:color="auto"/>
        <w:left w:val="none" w:sz="0" w:space="0" w:color="auto"/>
        <w:bottom w:val="none" w:sz="0" w:space="0" w:color="auto"/>
        <w:right w:val="none" w:sz="0" w:space="0" w:color="auto"/>
      </w:divBdr>
    </w:div>
    <w:div w:id="2041081351">
      <w:bodyDiv w:val="1"/>
      <w:marLeft w:val="0"/>
      <w:marRight w:val="0"/>
      <w:marTop w:val="0"/>
      <w:marBottom w:val="0"/>
      <w:divBdr>
        <w:top w:val="none" w:sz="0" w:space="0" w:color="auto"/>
        <w:left w:val="none" w:sz="0" w:space="0" w:color="auto"/>
        <w:bottom w:val="none" w:sz="0" w:space="0" w:color="auto"/>
        <w:right w:val="none" w:sz="0" w:space="0" w:color="auto"/>
      </w:divBdr>
    </w:div>
    <w:div w:id="2041512589">
      <w:bodyDiv w:val="1"/>
      <w:marLeft w:val="0"/>
      <w:marRight w:val="0"/>
      <w:marTop w:val="0"/>
      <w:marBottom w:val="0"/>
      <w:divBdr>
        <w:top w:val="none" w:sz="0" w:space="0" w:color="auto"/>
        <w:left w:val="none" w:sz="0" w:space="0" w:color="auto"/>
        <w:bottom w:val="none" w:sz="0" w:space="0" w:color="auto"/>
        <w:right w:val="none" w:sz="0" w:space="0" w:color="auto"/>
      </w:divBdr>
    </w:div>
    <w:div w:id="2048989503">
      <w:bodyDiv w:val="1"/>
      <w:marLeft w:val="0"/>
      <w:marRight w:val="0"/>
      <w:marTop w:val="0"/>
      <w:marBottom w:val="0"/>
      <w:divBdr>
        <w:top w:val="none" w:sz="0" w:space="0" w:color="auto"/>
        <w:left w:val="none" w:sz="0" w:space="0" w:color="auto"/>
        <w:bottom w:val="none" w:sz="0" w:space="0" w:color="auto"/>
        <w:right w:val="none" w:sz="0" w:space="0" w:color="auto"/>
      </w:divBdr>
    </w:div>
    <w:div w:id="2052266828">
      <w:bodyDiv w:val="1"/>
      <w:marLeft w:val="0"/>
      <w:marRight w:val="0"/>
      <w:marTop w:val="0"/>
      <w:marBottom w:val="0"/>
      <w:divBdr>
        <w:top w:val="none" w:sz="0" w:space="0" w:color="auto"/>
        <w:left w:val="none" w:sz="0" w:space="0" w:color="auto"/>
        <w:bottom w:val="none" w:sz="0" w:space="0" w:color="auto"/>
        <w:right w:val="none" w:sz="0" w:space="0" w:color="auto"/>
      </w:divBdr>
    </w:div>
    <w:div w:id="2055152424">
      <w:bodyDiv w:val="1"/>
      <w:marLeft w:val="0"/>
      <w:marRight w:val="0"/>
      <w:marTop w:val="0"/>
      <w:marBottom w:val="0"/>
      <w:divBdr>
        <w:top w:val="none" w:sz="0" w:space="0" w:color="auto"/>
        <w:left w:val="none" w:sz="0" w:space="0" w:color="auto"/>
        <w:bottom w:val="none" w:sz="0" w:space="0" w:color="auto"/>
        <w:right w:val="none" w:sz="0" w:space="0" w:color="auto"/>
      </w:divBdr>
    </w:div>
    <w:div w:id="2057195134">
      <w:bodyDiv w:val="1"/>
      <w:marLeft w:val="0"/>
      <w:marRight w:val="0"/>
      <w:marTop w:val="0"/>
      <w:marBottom w:val="0"/>
      <w:divBdr>
        <w:top w:val="none" w:sz="0" w:space="0" w:color="auto"/>
        <w:left w:val="none" w:sz="0" w:space="0" w:color="auto"/>
        <w:bottom w:val="none" w:sz="0" w:space="0" w:color="auto"/>
        <w:right w:val="none" w:sz="0" w:space="0" w:color="auto"/>
      </w:divBdr>
    </w:div>
    <w:div w:id="2061705811">
      <w:bodyDiv w:val="1"/>
      <w:marLeft w:val="0"/>
      <w:marRight w:val="0"/>
      <w:marTop w:val="0"/>
      <w:marBottom w:val="0"/>
      <w:divBdr>
        <w:top w:val="none" w:sz="0" w:space="0" w:color="auto"/>
        <w:left w:val="none" w:sz="0" w:space="0" w:color="auto"/>
        <w:bottom w:val="none" w:sz="0" w:space="0" w:color="auto"/>
        <w:right w:val="none" w:sz="0" w:space="0" w:color="auto"/>
      </w:divBdr>
    </w:div>
    <w:div w:id="2069106528">
      <w:bodyDiv w:val="1"/>
      <w:marLeft w:val="0"/>
      <w:marRight w:val="0"/>
      <w:marTop w:val="0"/>
      <w:marBottom w:val="0"/>
      <w:divBdr>
        <w:top w:val="none" w:sz="0" w:space="0" w:color="auto"/>
        <w:left w:val="none" w:sz="0" w:space="0" w:color="auto"/>
        <w:bottom w:val="none" w:sz="0" w:space="0" w:color="auto"/>
        <w:right w:val="none" w:sz="0" w:space="0" w:color="auto"/>
      </w:divBdr>
    </w:div>
    <w:div w:id="2092894648">
      <w:bodyDiv w:val="1"/>
      <w:marLeft w:val="0"/>
      <w:marRight w:val="0"/>
      <w:marTop w:val="0"/>
      <w:marBottom w:val="0"/>
      <w:divBdr>
        <w:top w:val="none" w:sz="0" w:space="0" w:color="auto"/>
        <w:left w:val="none" w:sz="0" w:space="0" w:color="auto"/>
        <w:bottom w:val="none" w:sz="0" w:space="0" w:color="auto"/>
        <w:right w:val="none" w:sz="0" w:space="0" w:color="auto"/>
      </w:divBdr>
    </w:div>
    <w:div w:id="2098595323">
      <w:bodyDiv w:val="1"/>
      <w:marLeft w:val="0"/>
      <w:marRight w:val="0"/>
      <w:marTop w:val="0"/>
      <w:marBottom w:val="0"/>
      <w:divBdr>
        <w:top w:val="none" w:sz="0" w:space="0" w:color="auto"/>
        <w:left w:val="none" w:sz="0" w:space="0" w:color="auto"/>
        <w:bottom w:val="none" w:sz="0" w:space="0" w:color="auto"/>
        <w:right w:val="none" w:sz="0" w:space="0" w:color="auto"/>
      </w:divBdr>
    </w:div>
    <w:div w:id="2112778001">
      <w:bodyDiv w:val="1"/>
      <w:marLeft w:val="0"/>
      <w:marRight w:val="0"/>
      <w:marTop w:val="0"/>
      <w:marBottom w:val="0"/>
      <w:divBdr>
        <w:top w:val="none" w:sz="0" w:space="0" w:color="auto"/>
        <w:left w:val="none" w:sz="0" w:space="0" w:color="auto"/>
        <w:bottom w:val="none" w:sz="0" w:space="0" w:color="auto"/>
        <w:right w:val="none" w:sz="0" w:space="0" w:color="auto"/>
      </w:divBdr>
    </w:div>
    <w:div w:id="2116829037">
      <w:bodyDiv w:val="1"/>
      <w:marLeft w:val="0"/>
      <w:marRight w:val="0"/>
      <w:marTop w:val="0"/>
      <w:marBottom w:val="0"/>
      <w:divBdr>
        <w:top w:val="none" w:sz="0" w:space="0" w:color="auto"/>
        <w:left w:val="none" w:sz="0" w:space="0" w:color="auto"/>
        <w:bottom w:val="none" w:sz="0" w:space="0" w:color="auto"/>
        <w:right w:val="none" w:sz="0" w:space="0" w:color="auto"/>
      </w:divBdr>
    </w:div>
    <w:div w:id="2127504647">
      <w:bodyDiv w:val="1"/>
      <w:marLeft w:val="0"/>
      <w:marRight w:val="0"/>
      <w:marTop w:val="0"/>
      <w:marBottom w:val="0"/>
      <w:divBdr>
        <w:top w:val="none" w:sz="0" w:space="0" w:color="auto"/>
        <w:left w:val="none" w:sz="0" w:space="0" w:color="auto"/>
        <w:bottom w:val="none" w:sz="0" w:space="0" w:color="auto"/>
        <w:right w:val="none" w:sz="0" w:space="0" w:color="auto"/>
      </w:divBdr>
    </w:div>
    <w:div w:id="2130659101">
      <w:bodyDiv w:val="1"/>
      <w:marLeft w:val="0"/>
      <w:marRight w:val="0"/>
      <w:marTop w:val="0"/>
      <w:marBottom w:val="0"/>
      <w:divBdr>
        <w:top w:val="none" w:sz="0" w:space="0" w:color="auto"/>
        <w:left w:val="none" w:sz="0" w:space="0" w:color="auto"/>
        <w:bottom w:val="none" w:sz="0" w:space="0" w:color="auto"/>
        <w:right w:val="none" w:sz="0" w:space="0" w:color="auto"/>
      </w:divBdr>
    </w:div>
    <w:div w:id="2136096156">
      <w:bodyDiv w:val="1"/>
      <w:marLeft w:val="0"/>
      <w:marRight w:val="0"/>
      <w:marTop w:val="0"/>
      <w:marBottom w:val="0"/>
      <w:divBdr>
        <w:top w:val="none" w:sz="0" w:space="0" w:color="auto"/>
        <w:left w:val="none" w:sz="0" w:space="0" w:color="auto"/>
        <w:bottom w:val="none" w:sz="0" w:space="0" w:color="auto"/>
        <w:right w:val="none" w:sz="0" w:space="0" w:color="auto"/>
      </w:divBdr>
    </w:div>
    <w:div w:id="2137526910">
      <w:bodyDiv w:val="1"/>
      <w:marLeft w:val="0"/>
      <w:marRight w:val="0"/>
      <w:marTop w:val="0"/>
      <w:marBottom w:val="0"/>
      <w:divBdr>
        <w:top w:val="none" w:sz="0" w:space="0" w:color="auto"/>
        <w:left w:val="none" w:sz="0" w:space="0" w:color="auto"/>
        <w:bottom w:val="none" w:sz="0" w:space="0" w:color="auto"/>
        <w:right w:val="none" w:sz="0" w:space="0" w:color="auto"/>
      </w:divBdr>
    </w:div>
    <w:div w:id="2138182781">
      <w:bodyDiv w:val="1"/>
      <w:marLeft w:val="0"/>
      <w:marRight w:val="0"/>
      <w:marTop w:val="0"/>
      <w:marBottom w:val="0"/>
      <w:divBdr>
        <w:top w:val="none" w:sz="0" w:space="0" w:color="auto"/>
        <w:left w:val="none" w:sz="0" w:space="0" w:color="auto"/>
        <w:bottom w:val="none" w:sz="0" w:space="0" w:color="auto"/>
        <w:right w:val="none" w:sz="0" w:space="0" w:color="auto"/>
      </w:divBdr>
    </w:div>
    <w:div w:id="2140494865">
      <w:bodyDiv w:val="1"/>
      <w:marLeft w:val="0"/>
      <w:marRight w:val="0"/>
      <w:marTop w:val="0"/>
      <w:marBottom w:val="0"/>
      <w:divBdr>
        <w:top w:val="none" w:sz="0" w:space="0" w:color="auto"/>
        <w:left w:val="none" w:sz="0" w:space="0" w:color="auto"/>
        <w:bottom w:val="none" w:sz="0" w:space="0" w:color="auto"/>
        <w:right w:val="none" w:sz="0" w:space="0" w:color="auto"/>
      </w:divBdr>
    </w:div>
    <w:div w:id="2145124756">
      <w:bodyDiv w:val="1"/>
      <w:marLeft w:val="0"/>
      <w:marRight w:val="0"/>
      <w:marTop w:val="0"/>
      <w:marBottom w:val="0"/>
      <w:divBdr>
        <w:top w:val="none" w:sz="0" w:space="0" w:color="auto"/>
        <w:left w:val="none" w:sz="0" w:space="0" w:color="auto"/>
        <w:bottom w:val="none" w:sz="0" w:space="0" w:color="auto"/>
        <w:right w:val="none" w:sz="0" w:space="0" w:color="auto"/>
      </w:divBdr>
    </w:div>
    <w:div w:id="214677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meps.ahrq.gov/mepsweb/survey_comp/standard_errors.jsp"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hyperlink" Target="https://meps.ahrq.gov/mepsweb/about_meps/survey_back.jsp"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hyperlink" Target="https://www.whitehouse.gov/briefing-room/statements-releases/2024/03/11/fact-sheet-the-presidents-budget-protects-and-increases-access-to-quality-affordable-healthcar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ms.gov/files/document/highlights.pdf"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www.cdc.gov/nchs/data/hus/2020-2021/HExpType.pdf"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society.asco.org/sites/new-www.asco.org/files/content-files/practice-patients/documents/2023-APC4-Certification-Standards-Manual.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medicare.gov/coverage/home-health-services" TargetMode="External"/><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remn007\Downloads\OneDrive\AG\Home%20health\Spouse%20figure%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80" b="0" i="0" u="none" strike="noStrike" kern="1200" spc="0" baseline="0">
                <a:solidFill>
                  <a:schemeClr val="tx1">
                    <a:lumMod val="65000"/>
                    <a:lumOff val="35000"/>
                  </a:schemeClr>
                </a:solidFill>
                <a:latin typeface="+mn-lt"/>
                <a:ea typeface="+mn-ea"/>
                <a:cs typeface="+mn-cs"/>
              </a:defRPr>
            </a:pPr>
            <a:r>
              <a:rPr lang="en-US"/>
              <a:t>Spousal status of Cancer survivors who received Home health Care</a:t>
            </a:r>
          </a:p>
        </c:rich>
      </c:tx>
      <c:overlay val="0"/>
      <c:spPr>
        <a:noFill/>
        <a:ln>
          <a:noFill/>
        </a:ln>
        <a:effectLst/>
      </c:spPr>
      <c:txPr>
        <a:bodyPr rot="0" spcFirstLastPara="1" vertOverflow="ellipsis" vert="horz" wrap="square" anchor="ctr" anchorCtr="1"/>
        <a:lstStyle/>
        <a:p>
          <a:pPr>
            <a:defRPr sz="138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7736949547973173E-2"/>
          <c:y val="0.18167440402262122"/>
          <c:w val="0.88352080989876269"/>
          <c:h val="0.65452790070460187"/>
        </c:manualLayout>
      </c:layout>
      <c:barChart>
        <c:barDir val="col"/>
        <c:grouping val="clustered"/>
        <c:varyColors val="0"/>
        <c:ser>
          <c:idx val="0"/>
          <c:order val="0"/>
          <c:tx>
            <c:v>Number of cancer survivors</c:v>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Sheet2!$B$1:$I$3</c:f>
              <c:multiLvlStrCache>
                <c:ptCount val="8"/>
                <c:lvl>
                  <c:pt idx="0">
                    <c:v>Male </c:v>
                  </c:pt>
                  <c:pt idx="1">
                    <c:v>F</c:v>
                  </c:pt>
                  <c:pt idx="2">
                    <c:v>Male </c:v>
                  </c:pt>
                  <c:pt idx="3">
                    <c:v>F</c:v>
                  </c:pt>
                  <c:pt idx="4">
                    <c:v>Male </c:v>
                  </c:pt>
                  <c:pt idx="5">
                    <c:v>F</c:v>
                  </c:pt>
                  <c:pt idx="6">
                    <c:v>Male </c:v>
                  </c:pt>
                  <c:pt idx="7">
                    <c:v>F</c:v>
                  </c:pt>
                </c:lvl>
                <c:lvl>
                  <c:pt idx="0">
                    <c:v>212</c:v>
                  </c:pt>
                  <c:pt idx="2">
                    <c:v>179</c:v>
                  </c:pt>
                  <c:pt idx="4">
                    <c:v>267</c:v>
                  </c:pt>
                  <c:pt idx="6">
                    <c:v>270</c:v>
                  </c:pt>
                </c:lvl>
                <c:lvl>
                  <c:pt idx="0">
                    <c:v>2016</c:v>
                  </c:pt>
                  <c:pt idx="2">
                    <c:v>2017</c:v>
                  </c:pt>
                  <c:pt idx="4">
                    <c:v>2018</c:v>
                  </c:pt>
                  <c:pt idx="6">
                    <c:v>2019</c:v>
                  </c:pt>
                </c:lvl>
              </c:multiLvlStrCache>
            </c:multiLvlStrRef>
          </c:cat>
          <c:val>
            <c:numRef>
              <c:f>Sheet2!$B$4:$I$4</c:f>
              <c:numCache>
                <c:formatCode>General</c:formatCode>
                <c:ptCount val="8"/>
                <c:pt idx="0">
                  <c:v>79</c:v>
                </c:pt>
                <c:pt idx="1">
                  <c:v>133</c:v>
                </c:pt>
                <c:pt idx="2">
                  <c:v>80</c:v>
                </c:pt>
                <c:pt idx="3">
                  <c:v>99</c:v>
                </c:pt>
                <c:pt idx="4">
                  <c:v>114</c:v>
                </c:pt>
                <c:pt idx="5">
                  <c:v>153</c:v>
                </c:pt>
                <c:pt idx="6">
                  <c:v>106</c:v>
                </c:pt>
                <c:pt idx="7">
                  <c:v>164</c:v>
                </c:pt>
              </c:numCache>
            </c:numRef>
          </c:val>
          <c:extLst>
            <c:ext xmlns:c16="http://schemas.microsoft.com/office/drawing/2014/chart" uri="{C3380CC4-5D6E-409C-BE32-E72D297353CC}">
              <c16:uniqueId val="{00000000-3C05-4627-94D2-83DEEF756EBA}"/>
            </c:ext>
          </c:extLst>
        </c:ser>
        <c:ser>
          <c:idx val="1"/>
          <c:order val="1"/>
          <c:tx>
            <c:v>Percentage of spouse living at home"</c:v>
          </c:tx>
          <c:spPr>
            <a:solidFill>
              <a:schemeClr val="accent2"/>
            </a:solidFill>
            <a:ln>
              <a:noFill/>
            </a:ln>
            <a:effectLst/>
          </c:spPr>
          <c:invertIfNegative val="0"/>
          <c:dLbls>
            <c:numFmt formatCode="General" sourceLinked="0"/>
            <c:spPr>
              <a:noFill/>
              <a:ln>
                <a:noFill/>
              </a:ln>
              <a:effectLst/>
            </c:spPr>
            <c:txPr>
              <a:bodyPr rot="0" spcFirstLastPara="1" vertOverflow="ellipsis" vert="horz" wrap="square" anchor="ctr" anchorCtr="1"/>
              <a:lstStyle/>
              <a:p>
                <a:pPr>
                  <a:defRPr sz="115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Sheet2!$B$1:$I$3</c:f>
              <c:multiLvlStrCache>
                <c:ptCount val="8"/>
                <c:lvl>
                  <c:pt idx="0">
                    <c:v>Male </c:v>
                  </c:pt>
                  <c:pt idx="1">
                    <c:v>F</c:v>
                  </c:pt>
                  <c:pt idx="2">
                    <c:v>Male </c:v>
                  </c:pt>
                  <c:pt idx="3">
                    <c:v>F</c:v>
                  </c:pt>
                  <c:pt idx="4">
                    <c:v>Male </c:v>
                  </c:pt>
                  <c:pt idx="5">
                    <c:v>F</c:v>
                  </c:pt>
                  <c:pt idx="6">
                    <c:v>Male </c:v>
                  </c:pt>
                  <c:pt idx="7">
                    <c:v>F</c:v>
                  </c:pt>
                </c:lvl>
                <c:lvl>
                  <c:pt idx="0">
                    <c:v>212</c:v>
                  </c:pt>
                  <c:pt idx="2">
                    <c:v>179</c:v>
                  </c:pt>
                  <c:pt idx="4">
                    <c:v>267</c:v>
                  </c:pt>
                  <c:pt idx="6">
                    <c:v>270</c:v>
                  </c:pt>
                </c:lvl>
                <c:lvl>
                  <c:pt idx="0">
                    <c:v>2016</c:v>
                  </c:pt>
                  <c:pt idx="2">
                    <c:v>2017</c:v>
                  </c:pt>
                  <c:pt idx="4">
                    <c:v>2018</c:v>
                  </c:pt>
                  <c:pt idx="6">
                    <c:v>2019</c:v>
                  </c:pt>
                </c:lvl>
              </c:multiLvlStrCache>
            </c:multiLvlStrRef>
          </c:cat>
          <c:val>
            <c:numRef>
              <c:f>Sheet2!$B$5:$I$5</c:f>
              <c:numCache>
                <c:formatCode>General</c:formatCode>
                <c:ptCount val="8"/>
                <c:pt idx="0">
                  <c:v>33</c:v>
                </c:pt>
                <c:pt idx="1">
                  <c:v>28</c:v>
                </c:pt>
                <c:pt idx="2">
                  <c:v>36</c:v>
                </c:pt>
                <c:pt idx="3">
                  <c:v>28</c:v>
                </c:pt>
                <c:pt idx="4">
                  <c:v>55</c:v>
                </c:pt>
                <c:pt idx="5">
                  <c:v>44</c:v>
                </c:pt>
                <c:pt idx="6">
                  <c:v>56</c:v>
                </c:pt>
                <c:pt idx="7">
                  <c:v>40</c:v>
                </c:pt>
              </c:numCache>
            </c:numRef>
          </c:val>
          <c:extLst>
            <c:ext xmlns:c16="http://schemas.microsoft.com/office/drawing/2014/chart" uri="{C3380CC4-5D6E-409C-BE32-E72D297353CC}">
              <c16:uniqueId val="{00000001-3C05-4627-94D2-83DEEF756EBA}"/>
            </c:ext>
          </c:extLst>
        </c:ser>
        <c:dLbls>
          <c:showLegendKey val="0"/>
          <c:showVal val="0"/>
          <c:showCatName val="0"/>
          <c:showSerName val="0"/>
          <c:showPercent val="0"/>
          <c:showBubbleSize val="0"/>
        </c:dLbls>
        <c:gapWidth val="219"/>
        <c:axId val="967406008"/>
        <c:axId val="967396496"/>
      </c:barChart>
      <c:catAx>
        <c:axId val="967406008"/>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crossAx val="967396496"/>
        <c:crosses val="autoZero"/>
        <c:auto val="1"/>
        <c:lblAlgn val="ctr"/>
        <c:lblOffset val="100"/>
        <c:noMultiLvlLbl val="0"/>
      </c:catAx>
      <c:valAx>
        <c:axId val="967396496"/>
        <c:scaling>
          <c:orientation val="minMax"/>
          <c:max val="18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crossAx val="967406008"/>
        <c:crosses val="autoZero"/>
        <c:crossBetween val="between"/>
      </c:valAx>
      <c:spPr>
        <a:noFill/>
        <a:ln>
          <a:noFill/>
        </a:ln>
        <a:effectLst/>
      </c:spPr>
    </c:plotArea>
    <c:legend>
      <c:legendPos val="b"/>
      <c:layout>
        <c:manualLayout>
          <c:xMode val="edge"/>
          <c:yMode val="edge"/>
          <c:x val="0.19423467899845853"/>
          <c:y val="0.11000486348088571"/>
          <c:w val="0.59698027329917092"/>
          <c:h val="7.7335616355765621E-2"/>
        </c:manualLayout>
      </c:layout>
      <c:overlay val="0"/>
      <c:spPr>
        <a:noFill/>
        <a:ln>
          <a:noFill/>
        </a:ln>
        <a:effectLst/>
      </c:spPr>
      <c:txPr>
        <a:bodyPr rot="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50" baseline="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15445</TotalTime>
  <Pages>37</Pages>
  <Words>13807</Words>
  <Characters>78704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92327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Premnath</dc:creator>
  <cp:keywords/>
  <dc:description/>
  <cp:lastModifiedBy>Adrien Le</cp:lastModifiedBy>
  <cp:revision>19</cp:revision>
  <dcterms:created xsi:type="dcterms:W3CDTF">2024-09-27T23:14:00Z</dcterms:created>
  <dcterms:modified xsi:type="dcterms:W3CDTF">2026-07-18T19:39:00Z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add6ca8030057ca33d358efca6485aef1a1b3f0fd652e1f1fdab71196a8cc85d</vt:lpwstr>
  </property>
</Properties>
</file>